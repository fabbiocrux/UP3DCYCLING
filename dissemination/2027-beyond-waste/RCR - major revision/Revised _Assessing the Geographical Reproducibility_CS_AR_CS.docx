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10B7" w14:textId="6A0C980D" w:rsidR="00D7297E" w:rsidRPr="00246CE4" w:rsidRDefault="00AD5899" w:rsidP="008C5C9F">
      <w:pPr>
        <w:jc w:val="center"/>
        <w:rPr>
          <w:rFonts w:ascii="Times New Roman" w:hAnsi="Times New Roman" w:cs="Times New Roman"/>
          <w:b/>
          <w:bCs/>
          <w:sz w:val="28"/>
          <w:szCs w:val="28"/>
        </w:rPr>
      </w:pPr>
      <w:r w:rsidRPr="00246CE4">
        <w:rPr>
          <w:rFonts w:ascii="Times New Roman" w:hAnsi="Times New Roman" w:cs="Times New Roman"/>
          <w:b/>
          <w:bCs/>
          <w:sz w:val="28"/>
          <w:szCs w:val="28"/>
        </w:rPr>
        <w:t>Assessing</w:t>
      </w:r>
      <w:r w:rsidR="00D7297E" w:rsidRPr="00246CE4">
        <w:rPr>
          <w:rFonts w:ascii="Times New Roman" w:hAnsi="Times New Roman" w:cs="Times New Roman"/>
          <w:b/>
          <w:bCs/>
          <w:sz w:val="28"/>
          <w:szCs w:val="28"/>
        </w:rPr>
        <w:t xml:space="preserve"> </w:t>
      </w:r>
      <w:r w:rsidR="00CA4F2B" w:rsidRPr="00246CE4">
        <w:rPr>
          <w:rFonts w:ascii="Times New Roman" w:hAnsi="Times New Roman" w:cs="Times New Roman"/>
          <w:b/>
          <w:bCs/>
          <w:sz w:val="28"/>
          <w:szCs w:val="28"/>
        </w:rPr>
        <w:t xml:space="preserve">the </w:t>
      </w:r>
      <w:r w:rsidR="00EB6899" w:rsidRPr="00246CE4">
        <w:rPr>
          <w:rFonts w:ascii="Times New Roman" w:hAnsi="Times New Roman" w:cs="Times New Roman"/>
          <w:b/>
          <w:bCs/>
          <w:sz w:val="28"/>
          <w:szCs w:val="28"/>
        </w:rPr>
        <w:t>G</w:t>
      </w:r>
      <w:r w:rsidR="00CA4F2B" w:rsidRPr="00246CE4">
        <w:rPr>
          <w:rFonts w:ascii="Times New Roman" w:hAnsi="Times New Roman" w:cs="Times New Roman"/>
          <w:b/>
          <w:bCs/>
          <w:sz w:val="28"/>
          <w:szCs w:val="28"/>
        </w:rPr>
        <w:t xml:space="preserve">eographical </w:t>
      </w:r>
      <w:r w:rsidR="00EB6899" w:rsidRPr="00246CE4">
        <w:rPr>
          <w:rFonts w:ascii="Times New Roman" w:hAnsi="Times New Roman" w:cs="Times New Roman"/>
          <w:b/>
          <w:bCs/>
          <w:sz w:val="28"/>
          <w:szCs w:val="28"/>
        </w:rPr>
        <w:t>R</w:t>
      </w:r>
      <w:r w:rsidR="00CA4F2B" w:rsidRPr="00246CE4">
        <w:rPr>
          <w:rFonts w:ascii="Times New Roman" w:hAnsi="Times New Roman" w:cs="Times New Roman"/>
          <w:b/>
          <w:bCs/>
          <w:sz w:val="28"/>
          <w:szCs w:val="28"/>
        </w:rPr>
        <w:t xml:space="preserve">eproducibility </w:t>
      </w:r>
      <w:r w:rsidR="00D7297E" w:rsidRPr="00246CE4">
        <w:rPr>
          <w:rFonts w:ascii="Times New Roman" w:hAnsi="Times New Roman" w:cs="Times New Roman"/>
          <w:b/>
          <w:bCs/>
          <w:sz w:val="28"/>
          <w:szCs w:val="28"/>
        </w:rPr>
        <w:t xml:space="preserve">of Large-scale </w:t>
      </w:r>
      <w:r w:rsidR="00EB6899" w:rsidRPr="00246CE4">
        <w:rPr>
          <w:rFonts w:ascii="Times New Roman" w:hAnsi="Times New Roman" w:cs="Times New Roman"/>
          <w:b/>
          <w:bCs/>
          <w:sz w:val="28"/>
          <w:szCs w:val="28"/>
        </w:rPr>
        <w:t>G</w:t>
      </w:r>
      <w:r w:rsidR="00CA4F2B" w:rsidRPr="00246CE4">
        <w:rPr>
          <w:rFonts w:ascii="Times New Roman" w:hAnsi="Times New Roman" w:cs="Times New Roman"/>
          <w:b/>
          <w:bCs/>
          <w:sz w:val="28"/>
          <w:szCs w:val="28"/>
        </w:rPr>
        <w:t xml:space="preserve">ranulate-based </w:t>
      </w:r>
      <w:r w:rsidR="00D7297E" w:rsidRPr="00246CE4">
        <w:rPr>
          <w:rFonts w:ascii="Times New Roman" w:hAnsi="Times New Roman" w:cs="Times New Roman"/>
          <w:b/>
          <w:bCs/>
          <w:sz w:val="28"/>
          <w:szCs w:val="28"/>
        </w:rPr>
        <w:t xml:space="preserve">3D </w:t>
      </w:r>
      <w:r w:rsidR="00EB6899" w:rsidRPr="00246CE4">
        <w:rPr>
          <w:rFonts w:ascii="Times New Roman" w:hAnsi="Times New Roman" w:cs="Times New Roman"/>
          <w:b/>
          <w:bCs/>
          <w:sz w:val="28"/>
          <w:szCs w:val="28"/>
        </w:rPr>
        <w:t>P</w:t>
      </w:r>
      <w:r w:rsidR="00D7297E" w:rsidRPr="00246CE4">
        <w:rPr>
          <w:rFonts w:ascii="Times New Roman" w:hAnsi="Times New Roman" w:cs="Times New Roman"/>
          <w:b/>
          <w:bCs/>
          <w:sz w:val="28"/>
          <w:szCs w:val="28"/>
        </w:rPr>
        <w:t xml:space="preserve">rinting </w:t>
      </w:r>
      <w:r w:rsidR="00CA4F2B" w:rsidRPr="00246CE4">
        <w:rPr>
          <w:rFonts w:ascii="Times New Roman" w:hAnsi="Times New Roman" w:cs="Times New Roman"/>
          <w:b/>
          <w:bCs/>
          <w:sz w:val="28"/>
          <w:szCs w:val="28"/>
        </w:rPr>
        <w:t xml:space="preserve">of </w:t>
      </w:r>
      <w:r w:rsidR="00D7297E" w:rsidRPr="00246CE4">
        <w:rPr>
          <w:rFonts w:ascii="Times New Roman" w:hAnsi="Times New Roman" w:cs="Times New Roman"/>
          <w:b/>
          <w:bCs/>
          <w:sz w:val="28"/>
          <w:szCs w:val="28"/>
        </w:rPr>
        <w:t xml:space="preserve">Recycled </w:t>
      </w:r>
      <w:r w:rsidR="00AF7F55" w:rsidRPr="00246CE4">
        <w:rPr>
          <w:rFonts w:ascii="Times New Roman" w:hAnsi="Times New Roman" w:cs="Times New Roman"/>
          <w:b/>
          <w:bCs/>
          <w:sz w:val="28"/>
          <w:szCs w:val="28"/>
        </w:rPr>
        <w:t xml:space="preserve">Polyethylene Terephthalate </w:t>
      </w:r>
      <w:r w:rsidR="00D7297E" w:rsidRPr="00246CE4">
        <w:rPr>
          <w:rFonts w:ascii="Times New Roman" w:hAnsi="Times New Roman" w:cs="Times New Roman"/>
          <w:b/>
          <w:bCs/>
          <w:sz w:val="28"/>
          <w:szCs w:val="28"/>
        </w:rPr>
        <w:t xml:space="preserve">Plastic Bottles </w:t>
      </w:r>
    </w:p>
    <w:p w14:paraId="52B79515" w14:textId="3DCBCB4D" w:rsidR="00B3622E" w:rsidRPr="00CC4886" w:rsidRDefault="00B3622E" w:rsidP="00362B96">
      <w:pPr>
        <w:spacing w:after="0" w:line="360" w:lineRule="auto"/>
        <w:jc w:val="center"/>
        <w:rPr>
          <w:rFonts w:ascii="Times New Roman" w:hAnsi="Times New Roman" w:cs="Times New Roman"/>
          <w:sz w:val="22"/>
          <w:szCs w:val="22"/>
        </w:rPr>
      </w:pPr>
      <w:r w:rsidRPr="00CC4886">
        <w:rPr>
          <w:rFonts w:ascii="Times New Roman" w:hAnsi="Times New Roman" w:cs="Times New Roman"/>
          <w:sz w:val="22"/>
          <w:szCs w:val="22"/>
        </w:rPr>
        <w:t>Catalina Suescun Gonzalez</w:t>
      </w:r>
      <w:r w:rsidRPr="00CC4886">
        <w:rPr>
          <w:rFonts w:ascii="Times New Roman" w:hAnsi="Times New Roman" w:cs="Times New Roman"/>
          <w:sz w:val="22"/>
          <w:szCs w:val="22"/>
          <w:vertAlign w:val="superscript"/>
        </w:rPr>
        <w:t>1,2</w:t>
      </w:r>
      <w:r w:rsidRPr="00CC4886">
        <w:rPr>
          <w:rFonts w:ascii="Times New Roman" w:hAnsi="Times New Roman" w:cs="Times New Roman"/>
          <w:sz w:val="22"/>
          <w:szCs w:val="22"/>
        </w:rPr>
        <w:t>, Aditi Basdeo</w:t>
      </w:r>
      <w:r w:rsidRPr="00CC4886">
        <w:rPr>
          <w:rFonts w:ascii="Times New Roman" w:hAnsi="Times New Roman" w:cs="Times New Roman"/>
          <w:sz w:val="22"/>
          <w:szCs w:val="22"/>
          <w:vertAlign w:val="superscript"/>
        </w:rPr>
        <w:t>3</w:t>
      </w:r>
      <w:r w:rsidR="00DC65EF" w:rsidRPr="00CC4886">
        <w:rPr>
          <w:rFonts w:ascii="Times New Roman" w:hAnsi="Times New Roman" w:cs="Times New Roman"/>
          <w:sz w:val="22"/>
          <w:szCs w:val="22"/>
          <w:vertAlign w:val="superscript"/>
        </w:rPr>
        <w:t>,4</w:t>
      </w:r>
      <w:r w:rsidRPr="00CC4886">
        <w:rPr>
          <w:rFonts w:ascii="Times New Roman" w:hAnsi="Times New Roman" w:cs="Times New Roman"/>
          <w:sz w:val="22"/>
          <w:szCs w:val="22"/>
        </w:rPr>
        <w:t xml:space="preserve">, </w:t>
      </w:r>
      <w:r w:rsidR="00AF7F55" w:rsidRPr="00CC4886">
        <w:rPr>
          <w:rFonts w:ascii="Times New Roman" w:hAnsi="Times New Roman" w:cs="Times New Roman"/>
          <w:sz w:val="22"/>
          <w:szCs w:val="22"/>
        </w:rPr>
        <w:t>Alessia Romani</w:t>
      </w:r>
      <w:r w:rsidR="00DC65EF" w:rsidRPr="00CC4886">
        <w:rPr>
          <w:rFonts w:ascii="Times New Roman" w:hAnsi="Times New Roman" w:cs="Times New Roman"/>
          <w:sz w:val="22"/>
          <w:szCs w:val="22"/>
          <w:vertAlign w:val="superscript"/>
        </w:rPr>
        <w:t>5</w:t>
      </w:r>
      <w:r w:rsidR="00AF7F55" w:rsidRPr="00CC4886">
        <w:rPr>
          <w:rFonts w:ascii="Times New Roman" w:hAnsi="Times New Roman" w:cs="Times New Roman"/>
          <w:sz w:val="22"/>
          <w:szCs w:val="22"/>
        </w:rPr>
        <w:t xml:space="preserve">, </w:t>
      </w:r>
      <w:r w:rsidRPr="00CC4886">
        <w:rPr>
          <w:rFonts w:ascii="Times New Roman" w:hAnsi="Times New Roman" w:cs="Times New Roman"/>
          <w:sz w:val="22"/>
          <w:szCs w:val="22"/>
        </w:rPr>
        <w:t>Fabio A. Cruz Sanchez</w:t>
      </w:r>
      <w:r w:rsidRPr="00CC4886">
        <w:rPr>
          <w:rFonts w:ascii="Times New Roman" w:hAnsi="Times New Roman" w:cs="Times New Roman"/>
          <w:sz w:val="22"/>
          <w:szCs w:val="22"/>
          <w:vertAlign w:val="superscript"/>
        </w:rPr>
        <w:t>1</w:t>
      </w:r>
      <w:r w:rsidRPr="00CC4886">
        <w:rPr>
          <w:rFonts w:ascii="Times New Roman" w:hAnsi="Times New Roman" w:cs="Times New Roman"/>
          <w:sz w:val="22"/>
          <w:szCs w:val="22"/>
        </w:rPr>
        <w:t>, Cécile Nouvel</w:t>
      </w:r>
      <w:r w:rsidRPr="00CC4886">
        <w:rPr>
          <w:rFonts w:ascii="Times New Roman" w:hAnsi="Times New Roman" w:cs="Times New Roman"/>
          <w:sz w:val="22"/>
          <w:szCs w:val="22"/>
          <w:vertAlign w:val="superscript"/>
        </w:rPr>
        <w:t>2</w:t>
      </w:r>
      <w:r w:rsidR="004A6C0F" w:rsidRPr="00CC4886">
        <w:rPr>
          <w:rFonts w:ascii="Times New Roman" w:hAnsi="Times New Roman" w:cs="Times New Roman"/>
          <w:sz w:val="22"/>
          <w:szCs w:val="22"/>
        </w:rPr>
        <w:t>, Hakim Boudaoud</w:t>
      </w:r>
      <w:r w:rsidR="004A6C0F" w:rsidRPr="00CC4886">
        <w:rPr>
          <w:rFonts w:ascii="Times New Roman" w:hAnsi="Times New Roman" w:cs="Times New Roman"/>
          <w:sz w:val="22"/>
          <w:szCs w:val="22"/>
          <w:vertAlign w:val="superscript"/>
        </w:rPr>
        <w:t>1</w:t>
      </w:r>
      <w:r w:rsidR="00362B96" w:rsidRPr="00CC4886">
        <w:rPr>
          <w:rFonts w:ascii="Times New Roman" w:hAnsi="Times New Roman" w:cs="Times New Roman"/>
          <w:sz w:val="22"/>
          <w:szCs w:val="22"/>
        </w:rPr>
        <w:t xml:space="preserve">, </w:t>
      </w:r>
      <w:r w:rsidRPr="00CC4886">
        <w:rPr>
          <w:rFonts w:ascii="Times New Roman" w:hAnsi="Times New Roman" w:cs="Times New Roman"/>
          <w:sz w:val="22"/>
          <w:szCs w:val="22"/>
        </w:rPr>
        <w:t xml:space="preserve">Joshua M. </w:t>
      </w:r>
      <w:r w:rsidR="00AF7F55" w:rsidRPr="00CC4886">
        <w:rPr>
          <w:rFonts w:ascii="Times New Roman" w:hAnsi="Times New Roman" w:cs="Times New Roman"/>
          <w:sz w:val="22"/>
          <w:szCs w:val="22"/>
        </w:rPr>
        <w:t>Pearce</w:t>
      </w:r>
      <w:r w:rsidR="00AF7F55" w:rsidRPr="00CC4886">
        <w:rPr>
          <w:rFonts w:ascii="Times New Roman" w:hAnsi="Times New Roman" w:cs="Times New Roman"/>
          <w:sz w:val="22"/>
          <w:szCs w:val="22"/>
          <w:vertAlign w:val="superscript"/>
        </w:rPr>
        <w:t>4,5</w:t>
      </w:r>
      <w:r w:rsidRPr="00CC4886">
        <w:rPr>
          <w:rFonts w:ascii="Times New Roman" w:hAnsi="Times New Roman" w:cs="Times New Roman"/>
          <w:sz w:val="22"/>
          <w:szCs w:val="22"/>
        </w:rPr>
        <w:t xml:space="preserve">, </w:t>
      </w:r>
    </w:p>
    <w:p w14:paraId="67DF1899" w14:textId="41847E8D" w:rsidR="00B3622E" w:rsidRPr="00FF48F0" w:rsidRDefault="00B3622E" w:rsidP="001A62BE">
      <w:pPr>
        <w:spacing w:after="0" w:line="360" w:lineRule="auto"/>
        <w:jc w:val="center"/>
        <w:rPr>
          <w:rFonts w:ascii="Times New Roman" w:hAnsi="Times New Roman" w:cs="Times New Roman"/>
          <w:sz w:val="22"/>
          <w:szCs w:val="22"/>
          <w:lang w:val="fr-FR"/>
        </w:rPr>
      </w:pPr>
      <w:r w:rsidRPr="00FF48F0">
        <w:rPr>
          <w:rFonts w:ascii="Times New Roman" w:hAnsi="Times New Roman" w:cs="Times New Roman"/>
          <w:sz w:val="22"/>
          <w:szCs w:val="22"/>
          <w:vertAlign w:val="superscript"/>
          <w:lang w:val="fr-FR"/>
        </w:rPr>
        <w:t>1</w:t>
      </w:r>
      <w:r w:rsidRPr="00FF48F0">
        <w:rPr>
          <w:rFonts w:ascii="Times New Roman" w:hAnsi="Times New Roman" w:cs="Times New Roman"/>
          <w:sz w:val="22"/>
          <w:szCs w:val="22"/>
          <w:lang w:val="fr-FR"/>
        </w:rPr>
        <w:t xml:space="preserve">Université de </w:t>
      </w:r>
      <w:r w:rsidR="00CA4F2B" w:rsidRPr="00FF48F0">
        <w:rPr>
          <w:rFonts w:ascii="Times New Roman" w:hAnsi="Times New Roman" w:cs="Times New Roman"/>
          <w:sz w:val="22"/>
          <w:szCs w:val="22"/>
          <w:lang w:val="fr-FR"/>
        </w:rPr>
        <w:t>Lorraine</w:t>
      </w:r>
      <w:r w:rsidRPr="00FF48F0">
        <w:rPr>
          <w:rFonts w:ascii="Times New Roman" w:hAnsi="Times New Roman" w:cs="Times New Roman"/>
          <w:sz w:val="22"/>
          <w:szCs w:val="22"/>
          <w:lang w:val="fr-FR"/>
        </w:rPr>
        <w:t>, ERPI, F-54000, Nancy, France.</w:t>
      </w:r>
    </w:p>
    <w:p w14:paraId="74BF9AD8" w14:textId="77777777" w:rsidR="00B3622E" w:rsidRPr="00FF48F0" w:rsidRDefault="00B3622E" w:rsidP="001A62BE">
      <w:pPr>
        <w:spacing w:after="0" w:line="360" w:lineRule="auto"/>
        <w:jc w:val="center"/>
        <w:rPr>
          <w:rFonts w:ascii="Times New Roman" w:hAnsi="Times New Roman" w:cs="Times New Roman"/>
          <w:sz w:val="22"/>
          <w:szCs w:val="22"/>
          <w:lang w:val="fr-FR"/>
        </w:rPr>
      </w:pPr>
      <w:r w:rsidRPr="00FF48F0">
        <w:rPr>
          <w:rFonts w:ascii="Times New Roman" w:hAnsi="Times New Roman" w:cs="Times New Roman"/>
          <w:sz w:val="22"/>
          <w:szCs w:val="22"/>
          <w:vertAlign w:val="superscript"/>
          <w:lang w:val="fr-FR"/>
        </w:rPr>
        <w:t>2</w:t>
      </w:r>
      <w:r w:rsidRPr="00FF48F0">
        <w:rPr>
          <w:rFonts w:ascii="Times New Roman" w:hAnsi="Times New Roman" w:cs="Times New Roman"/>
          <w:sz w:val="22"/>
          <w:szCs w:val="22"/>
          <w:lang w:val="fr-FR"/>
        </w:rPr>
        <w:t>Université de Lorraine, CNRS, LRGP, F-54000 Nancy, France</w:t>
      </w:r>
    </w:p>
    <w:p w14:paraId="75A43492" w14:textId="79A1CE08" w:rsidR="00B3622E" w:rsidRPr="00246CE4" w:rsidRDefault="00B3622E" w:rsidP="001A62BE">
      <w:pPr>
        <w:spacing w:after="0" w:line="360" w:lineRule="auto"/>
        <w:jc w:val="center"/>
        <w:rPr>
          <w:rFonts w:ascii="Times New Roman" w:hAnsi="Times New Roman" w:cs="Times New Roman"/>
          <w:sz w:val="22"/>
          <w:szCs w:val="22"/>
        </w:rPr>
      </w:pPr>
      <w:r w:rsidRPr="00246CE4">
        <w:rPr>
          <w:rFonts w:ascii="Times New Roman" w:hAnsi="Times New Roman" w:cs="Times New Roman"/>
          <w:sz w:val="22"/>
          <w:szCs w:val="22"/>
          <w:vertAlign w:val="superscript"/>
        </w:rPr>
        <w:t>3</w:t>
      </w:r>
      <w:r w:rsidRPr="00246CE4">
        <w:rPr>
          <w:rFonts w:ascii="Times New Roman" w:hAnsi="Times New Roman" w:cs="Times New Roman"/>
          <w:sz w:val="22"/>
          <w:szCs w:val="22"/>
        </w:rPr>
        <w:t xml:space="preserve">Department of </w:t>
      </w:r>
      <w:r w:rsidR="00DC65EF" w:rsidRPr="00246CE4">
        <w:rPr>
          <w:rFonts w:ascii="Times New Roman" w:hAnsi="Times New Roman" w:cs="Times New Roman"/>
          <w:sz w:val="22"/>
          <w:szCs w:val="22"/>
        </w:rPr>
        <w:t>Chemical and Biochemical Engineering</w:t>
      </w:r>
      <w:r w:rsidRPr="00246CE4">
        <w:rPr>
          <w:rFonts w:ascii="Times New Roman" w:hAnsi="Times New Roman" w:cs="Times New Roman"/>
          <w:sz w:val="22"/>
          <w:szCs w:val="22"/>
        </w:rPr>
        <w:t>, Western University, London, ON Canada</w:t>
      </w:r>
    </w:p>
    <w:p w14:paraId="7FDCFC4A" w14:textId="459F41AF" w:rsidR="00DC65EF" w:rsidRPr="00246CE4" w:rsidRDefault="00DC65EF" w:rsidP="001A62BE">
      <w:pPr>
        <w:spacing w:after="0" w:line="360" w:lineRule="auto"/>
        <w:jc w:val="center"/>
        <w:rPr>
          <w:rFonts w:ascii="Times New Roman" w:hAnsi="Times New Roman" w:cs="Times New Roman"/>
          <w:sz w:val="22"/>
          <w:szCs w:val="22"/>
        </w:rPr>
      </w:pPr>
      <w:r w:rsidRPr="00246CE4">
        <w:rPr>
          <w:rFonts w:ascii="Times New Roman" w:hAnsi="Times New Roman" w:cs="Times New Roman"/>
          <w:sz w:val="22"/>
          <w:szCs w:val="22"/>
          <w:vertAlign w:val="superscript"/>
        </w:rPr>
        <w:t>4</w:t>
      </w:r>
      <w:r w:rsidRPr="00246CE4">
        <w:rPr>
          <w:rFonts w:ascii="Times New Roman" w:hAnsi="Times New Roman" w:cs="Times New Roman"/>
          <w:sz w:val="22"/>
          <w:szCs w:val="22"/>
        </w:rPr>
        <w:t>Ivey Business School, Western University, London, ON Canada</w:t>
      </w:r>
    </w:p>
    <w:p w14:paraId="1F2F950B" w14:textId="51B6DBA0" w:rsidR="008C5C9F" w:rsidRPr="00246CE4" w:rsidRDefault="00DC65EF" w:rsidP="00724C9B">
      <w:pPr>
        <w:jc w:val="center"/>
        <w:rPr>
          <w:rFonts w:ascii="Times New Roman" w:hAnsi="Times New Roman" w:cs="Times New Roman"/>
          <w:b/>
          <w:bCs/>
          <w:sz w:val="28"/>
          <w:szCs w:val="28"/>
        </w:rPr>
      </w:pPr>
      <w:r w:rsidRPr="00246CE4">
        <w:rPr>
          <w:rFonts w:ascii="Times New Roman" w:hAnsi="Times New Roman" w:cs="Times New Roman"/>
          <w:sz w:val="22"/>
          <w:szCs w:val="22"/>
          <w:vertAlign w:val="superscript"/>
        </w:rPr>
        <w:t>5</w:t>
      </w:r>
      <w:r w:rsidR="00AF7F55" w:rsidRPr="00246CE4">
        <w:rPr>
          <w:rFonts w:ascii="Times New Roman" w:hAnsi="Times New Roman" w:cs="Times New Roman"/>
          <w:sz w:val="22"/>
          <w:szCs w:val="22"/>
        </w:rPr>
        <w:t>Department of Electrical &amp; Computer Engineering, Western University, London, ON Canada</w:t>
      </w:r>
    </w:p>
    <w:p w14:paraId="5F8F5C66" w14:textId="77777777" w:rsidR="00C73EF0" w:rsidRPr="00246CE4" w:rsidRDefault="00C73EF0" w:rsidP="00C73EF0">
      <w:pPr>
        <w:jc w:val="both"/>
        <w:rPr>
          <w:rFonts w:ascii="Times New Roman" w:hAnsi="Times New Roman" w:cs="Times New Roman"/>
          <w:b/>
          <w:bCs/>
        </w:rPr>
      </w:pPr>
      <w:r w:rsidRPr="00246CE4">
        <w:rPr>
          <w:rFonts w:ascii="Times New Roman" w:hAnsi="Times New Roman" w:cs="Times New Roman"/>
          <w:b/>
          <w:bCs/>
        </w:rPr>
        <w:t>Abstract</w:t>
      </w:r>
    </w:p>
    <w:p w14:paraId="04C94507" w14:textId="0221B07A" w:rsidR="00672C94" w:rsidRPr="006002D0" w:rsidRDefault="00672C94" w:rsidP="00672C94">
      <w:pPr>
        <w:jc w:val="both"/>
        <w:rPr>
          <w:rFonts w:ascii="Times New Roman" w:hAnsi="Times New Roman" w:cs="Times New Roman"/>
        </w:rPr>
      </w:pPr>
      <w:r w:rsidRPr="000F29B2">
        <w:rPr>
          <w:rFonts w:ascii="Times New Roman" w:hAnsi="Times New Roman" w:cs="Times New Roman"/>
        </w:rPr>
        <w:t xml:space="preserve">Distributed recycling for additive manufacturing (DRAM) offers a pathway to reduce manufacturing costs by transforming plastic waste into 3D printing feedstock. This study evaluates the </w:t>
      </w:r>
      <w:ins w:id="0" w:author="Catalina Suescun Gonzalez" w:date="2026-09-03T11:32:00Z" w16du:dateUtc="2026-09-03T09:32:00Z">
        <w:r w:rsidR="00680FDE" w:rsidRPr="008C706B">
          <w:rPr>
            <w:rFonts w:ascii="Times New Roman" w:hAnsi="Times New Roman" w:cs="Times New Roman"/>
            <w:highlight w:val="cyan"/>
            <w:rPrChange w:id="1" w:author="Catalina Suescun Gonzalez" w:date="2026-09-03T11:45:00Z" w16du:dateUtc="2026-09-03T09:45:00Z">
              <w:rPr>
                <w:rFonts w:ascii="Times New Roman" w:hAnsi="Times New Roman" w:cs="Times New Roman"/>
              </w:rPr>
            </w:rPrChange>
          </w:rPr>
          <w:t>geographical</w:t>
        </w:r>
      </w:ins>
      <w:ins w:id="2" w:author="Catalina Suescun Gonzalez" w:date="2026-09-03T11:33:00Z" w16du:dateUtc="2026-09-03T09:33:00Z">
        <w:r w:rsidR="00165E0B" w:rsidRPr="008C706B">
          <w:rPr>
            <w:rFonts w:ascii="Times New Roman" w:hAnsi="Times New Roman" w:cs="Times New Roman"/>
            <w:highlight w:val="cyan"/>
            <w:rPrChange w:id="3" w:author="Catalina Suescun Gonzalez" w:date="2026-09-03T11:45:00Z" w16du:dateUtc="2026-09-03T09:45:00Z">
              <w:rPr>
                <w:rFonts w:ascii="Times New Roman" w:hAnsi="Times New Roman" w:cs="Times New Roman"/>
              </w:rPr>
            </w:rPrChange>
          </w:rPr>
          <w:t xml:space="preserve"> </w:t>
        </w:r>
      </w:ins>
      <w:r w:rsidRPr="008C706B">
        <w:rPr>
          <w:rFonts w:ascii="Times New Roman" w:hAnsi="Times New Roman" w:cs="Times New Roman"/>
          <w:highlight w:val="cyan"/>
          <w:rPrChange w:id="4" w:author="Catalina Suescun Gonzalez" w:date="2026-09-03T11:45:00Z" w16du:dateUtc="2026-09-03T09:45:00Z">
            <w:rPr>
              <w:rFonts w:ascii="Times New Roman" w:hAnsi="Times New Roman" w:cs="Times New Roman"/>
            </w:rPr>
          </w:rPrChange>
        </w:rPr>
        <w:t>reproducibility</w:t>
      </w:r>
      <w:ins w:id="5" w:author="Catalina Suescun Gonzalez" w:date="2026-09-03T11:34:00Z" w16du:dateUtc="2026-09-03T09:34:00Z">
        <w:r w:rsidR="005D1638" w:rsidRPr="008C706B">
          <w:rPr>
            <w:rFonts w:ascii="Times New Roman" w:hAnsi="Times New Roman" w:cs="Times New Roman"/>
            <w:highlight w:val="cyan"/>
            <w:rPrChange w:id="6" w:author="Catalina Suescun Gonzalez" w:date="2026-09-03T11:45:00Z" w16du:dateUtc="2026-09-03T09:45:00Z">
              <w:rPr>
                <w:rFonts w:ascii="Times New Roman" w:hAnsi="Times New Roman" w:cs="Times New Roman"/>
              </w:rPr>
            </w:rPrChange>
          </w:rPr>
          <w:t xml:space="preserve"> </w:t>
        </w:r>
      </w:ins>
      <w:del w:id="7" w:author="Catalina Suescun Gonzalez" w:date="2026-09-03T11:34:00Z" w16du:dateUtc="2026-09-03T09:34:00Z">
        <w:r w:rsidRPr="008C706B" w:rsidDel="005D1638">
          <w:rPr>
            <w:rFonts w:ascii="Times New Roman" w:hAnsi="Times New Roman" w:cs="Times New Roman"/>
            <w:highlight w:val="cyan"/>
            <w:rPrChange w:id="8" w:author="Catalina Suescun Gonzalez" w:date="2026-09-03T11:45:00Z" w16du:dateUtc="2026-09-03T09:45:00Z">
              <w:rPr>
                <w:rFonts w:ascii="Times New Roman" w:hAnsi="Times New Roman" w:cs="Times New Roman"/>
              </w:rPr>
            </w:rPrChange>
          </w:rPr>
          <w:delText xml:space="preserve"> </w:delText>
        </w:r>
      </w:del>
      <w:r w:rsidRPr="008C706B">
        <w:rPr>
          <w:rFonts w:ascii="Times New Roman" w:hAnsi="Times New Roman" w:cs="Times New Roman"/>
          <w:highlight w:val="cyan"/>
          <w:rPrChange w:id="9" w:author="Catalina Suescun Gonzalez" w:date="2026-09-03T11:45:00Z" w16du:dateUtc="2026-09-03T09:45:00Z">
            <w:rPr>
              <w:rFonts w:ascii="Times New Roman" w:hAnsi="Times New Roman" w:cs="Times New Roman"/>
            </w:rPr>
          </w:rPrChange>
        </w:rPr>
        <w:t>of a</w:t>
      </w:r>
      <w:ins w:id="10" w:author="Catalina Suescun Gonzalez" w:date="2026-09-03T11:34:00Z" w16du:dateUtc="2026-09-03T09:34:00Z">
        <w:r w:rsidR="005D1638" w:rsidRPr="008C706B">
          <w:rPr>
            <w:rFonts w:ascii="Times New Roman" w:hAnsi="Times New Roman" w:cs="Times New Roman"/>
            <w:highlight w:val="cyan"/>
            <w:rPrChange w:id="11" w:author="Catalina Suescun Gonzalez" w:date="2026-09-03T11:45:00Z" w16du:dateUtc="2026-09-03T09:45:00Z">
              <w:rPr>
                <w:rFonts w:ascii="Times New Roman" w:hAnsi="Times New Roman" w:cs="Times New Roman"/>
              </w:rPr>
            </w:rPrChange>
          </w:rPr>
          <w:t xml:space="preserve"> distributed recycling </w:t>
        </w:r>
        <w:r w:rsidR="00EB64E6" w:rsidRPr="008C706B">
          <w:rPr>
            <w:rFonts w:ascii="Times New Roman" w:hAnsi="Times New Roman" w:cs="Times New Roman"/>
            <w:highlight w:val="cyan"/>
            <w:rPrChange w:id="12" w:author="Catalina Suescun Gonzalez" w:date="2026-09-03T11:45:00Z" w16du:dateUtc="2026-09-03T09:45:00Z">
              <w:rPr>
                <w:rFonts w:ascii="Times New Roman" w:hAnsi="Times New Roman" w:cs="Times New Roman"/>
              </w:rPr>
            </w:rPrChange>
          </w:rPr>
          <w:t>and open-source</w:t>
        </w:r>
      </w:ins>
      <w:ins w:id="13" w:author="Catalina Suescun Gonzalez" w:date="2026-09-03T11:35:00Z" w16du:dateUtc="2026-09-03T09:35:00Z">
        <w:r w:rsidR="00EB64E6" w:rsidRPr="008C706B">
          <w:rPr>
            <w:rFonts w:ascii="Times New Roman" w:hAnsi="Times New Roman" w:cs="Times New Roman"/>
            <w:highlight w:val="cyan"/>
            <w:rPrChange w:id="14" w:author="Catalina Suescun Gonzalez" w:date="2026-09-03T11:45:00Z" w16du:dateUtc="2026-09-03T09:45:00Z">
              <w:rPr>
                <w:rFonts w:ascii="Times New Roman" w:hAnsi="Times New Roman" w:cs="Times New Roman"/>
              </w:rPr>
            </w:rPrChange>
          </w:rPr>
          <w:t xml:space="preserve"> manufacturing approach</w:t>
        </w:r>
      </w:ins>
      <w:r w:rsidRPr="008C706B">
        <w:rPr>
          <w:rFonts w:ascii="Times New Roman" w:hAnsi="Times New Roman" w:cs="Times New Roman"/>
          <w:highlight w:val="cyan"/>
          <w:rPrChange w:id="15" w:author="Catalina Suescun Gonzalez" w:date="2026-09-03T11:45:00Z" w16du:dateUtc="2026-09-03T09:45:00Z">
            <w:rPr>
              <w:rFonts w:ascii="Times New Roman" w:hAnsi="Times New Roman" w:cs="Times New Roman"/>
            </w:rPr>
          </w:rPrChange>
        </w:rPr>
        <w:t xml:space="preserve"> </w:t>
      </w:r>
      <w:del w:id="16" w:author="Catalina Suescun Gonzalez" w:date="2026-09-03T11:36:00Z" w16du:dateUtc="2026-09-03T09:36:00Z">
        <w:r w:rsidRPr="008C706B" w:rsidDel="00283CC5">
          <w:rPr>
            <w:rFonts w:ascii="Times New Roman" w:hAnsi="Times New Roman" w:cs="Times New Roman"/>
            <w:highlight w:val="cyan"/>
            <w:rPrChange w:id="17" w:author="Catalina Suescun Gonzalez" w:date="2026-09-03T11:45:00Z" w16du:dateUtc="2026-09-03T09:45:00Z">
              <w:rPr>
                <w:rFonts w:ascii="Times New Roman" w:hAnsi="Times New Roman" w:cs="Times New Roman"/>
              </w:rPr>
            </w:rPrChange>
          </w:rPr>
          <w:delText>water-bottle recycling process for large-scale direct screw-feeding additive manufacturing</w:delText>
        </w:r>
      </w:del>
      <w:del w:id="18" w:author="Catalina Suescun Gonzalez" w:date="2026-09-03T11:35:00Z" w16du:dateUtc="2026-09-03T09:35:00Z">
        <w:r w:rsidRPr="008C706B" w:rsidDel="00EB64E6">
          <w:rPr>
            <w:rFonts w:ascii="Times New Roman" w:hAnsi="Times New Roman" w:cs="Times New Roman"/>
            <w:highlight w:val="cyan"/>
            <w:rPrChange w:id="19" w:author="Catalina Suescun Gonzalez" w:date="2026-09-03T11:45:00Z" w16du:dateUtc="2026-09-03T09:45:00Z">
              <w:rPr>
                <w:rFonts w:ascii="Times New Roman" w:hAnsi="Times New Roman" w:cs="Times New Roman"/>
              </w:rPr>
            </w:rPrChange>
          </w:rPr>
          <w:delText xml:space="preserve">, </w:delText>
        </w:r>
      </w:del>
      <w:r w:rsidRPr="008C706B">
        <w:rPr>
          <w:rFonts w:ascii="Times New Roman" w:hAnsi="Times New Roman" w:cs="Times New Roman"/>
          <w:highlight w:val="cyan"/>
          <w:rPrChange w:id="20" w:author="Catalina Suescun Gonzalez" w:date="2026-09-03T11:45:00Z" w16du:dateUtc="2026-09-03T09:45:00Z">
            <w:rPr>
              <w:rFonts w:ascii="Times New Roman" w:hAnsi="Times New Roman" w:cs="Times New Roman"/>
            </w:rPr>
          </w:rPrChange>
        </w:rPr>
        <w:t>originally developed in France</w:t>
      </w:r>
      <w:ins w:id="21" w:author="Catalina Suescun Gonzalez" w:date="2026-09-03T11:38:00Z" w16du:dateUtc="2026-09-03T09:38:00Z">
        <w:r w:rsidR="00281538" w:rsidRPr="008C706B">
          <w:rPr>
            <w:rFonts w:ascii="Times New Roman" w:hAnsi="Times New Roman" w:cs="Times New Roman"/>
            <w:highlight w:val="cyan"/>
            <w:rPrChange w:id="22" w:author="Catalina Suescun Gonzalez" w:date="2026-09-03T11:45:00Z" w16du:dateUtc="2026-09-03T09:45:00Z">
              <w:rPr>
                <w:rFonts w:ascii="Times New Roman" w:hAnsi="Times New Roman" w:cs="Times New Roman"/>
              </w:rPr>
            </w:rPrChange>
          </w:rPr>
          <w:t>.</w:t>
        </w:r>
      </w:ins>
      <w:del w:id="23" w:author="Catalina Suescun Gonzalez" w:date="2026-09-03T11:38:00Z" w16du:dateUtc="2026-09-03T09:38:00Z">
        <w:r w:rsidRPr="008C706B" w:rsidDel="00281538">
          <w:rPr>
            <w:rFonts w:ascii="Times New Roman" w:hAnsi="Times New Roman" w:cs="Times New Roman"/>
            <w:highlight w:val="cyan"/>
            <w:rPrChange w:id="24" w:author="Catalina Suescun Gonzalez" w:date="2026-09-03T11:45:00Z" w16du:dateUtc="2026-09-03T09:45:00Z">
              <w:rPr>
                <w:rFonts w:ascii="Times New Roman" w:hAnsi="Times New Roman" w:cs="Times New Roman"/>
              </w:rPr>
            </w:rPrChange>
          </w:rPr>
          <w:delText>,</w:delText>
        </w:r>
      </w:del>
      <w:ins w:id="25" w:author="Catalina Suescun Gonzalez" w:date="2026-09-03T11:35:00Z" w16du:dateUtc="2026-09-03T09:35:00Z">
        <w:r w:rsidR="00FB72D1" w:rsidRPr="008C706B">
          <w:rPr>
            <w:rFonts w:ascii="Times New Roman" w:hAnsi="Times New Roman" w:cs="Times New Roman"/>
            <w:highlight w:val="cyan"/>
            <w:rPrChange w:id="26" w:author="Catalina Suescun Gonzalez" w:date="2026-09-03T11:45:00Z" w16du:dateUtc="2026-09-03T09:45:00Z">
              <w:rPr>
                <w:rFonts w:ascii="Times New Roman" w:hAnsi="Times New Roman" w:cs="Times New Roman"/>
              </w:rPr>
            </w:rPrChange>
          </w:rPr>
          <w:t xml:space="preserve"> </w:t>
        </w:r>
      </w:ins>
      <w:ins w:id="27" w:author="Catalina Suescun Gonzalez" w:date="2026-09-03T11:39:00Z" w16du:dateUtc="2026-09-03T09:39:00Z">
        <w:r w:rsidR="00281538" w:rsidRPr="008C706B">
          <w:rPr>
            <w:rFonts w:ascii="Times New Roman" w:hAnsi="Times New Roman" w:cs="Times New Roman"/>
            <w:highlight w:val="cyan"/>
            <w:rPrChange w:id="28" w:author="Catalina Suescun Gonzalez" w:date="2026-09-03T11:45:00Z" w16du:dateUtc="2026-09-03T09:45:00Z">
              <w:rPr>
                <w:rFonts w:ascii="Times New Roman" w:hAnsi="Times New Roman" w:cs="Times New Roman"/>
              </w:rPr>
            </w:rPrChange>
          </w:rPr>
          <w:t>The approach</w:t>
        </w:r>
      </w:ins>
      <w:ins w:id="29" w:author="Catalina Suescun Gonzalez" w:date="2026-09-03T11:35:00Z" w16du:dateUtc="2026-09-03T09:35:00Z">
        <w:r w:rsidR="00FB72D1" w:rsidRPr="008C706B">
          <w:rPr>
            <w:rFonts w:ascii="Times New Roman" w:hAnsi="Times New Roman" w:cs="Times New Roman"/>
            <w:highlight w:val="cyan"/>
            <w:rPrChange w:id="30" w:author="Catalina Suescun Gonzalez" w:date="2026-09-03T11:45:00Z" w16du:dateUtc="2026-09-03T09:45:00Z">
              <w:rPr>
                <w:rFonts w:ascii="Times New Roman" w:hAnsi="Times New Roman" w:cs="Times New Roman"/>
              </w:rPr>
            </w:rPrChange>
          </w:rPr>
          <w:t xml:space="preserve"> enables the local transformation of post-consumer </w:t>
        </w:r>
      </w:ins>
      <w:ins w:id="31" w:author="Catalina Suescun Gonzalez" w:date="2026-09-03T11:36:00Z" w16du:dateUtc="2026-09-03T09:36:00Z">
        <w:r w:rsidR="00D13EF8" w:rsidRPr="008C706B">
          <w:rPr>
            <w:rFonts w:ascii="Times New Roman" w:hAnsi="Times New Roman" w:cs="Times New Roman"/>
            <w:highlight w:val="cyan"/>
            <w:rPrChange w:id="32" w:author="Catalina Suescun Gonzalez" w:date="2026-09-03T11:45:00Z" w16du:dateUtc="2026-09-03T09:45:00Z">
              <w:rPr>
                <w:rFonts w:ascii="Times New Roman" w:hAnsi="Times New Roman" w:cs="Times New Roman"/>
              </w:rPr>
            </w:rPrChange>
          </w:rPr>
          <w:t>plastic bottles into new products through</w:t>
        </w:r>
        <w:r w:rsidR="00283CC5" w:rsidRPr="008C706B">
          <w:rPr>
            <w:rFonts w:ascii="Times New Roman" w:hAnsi="Times New Roman" w:cs="Times New Roman"/>
            <w:highlight w:val="cyan"/>
            <w:rPrChange w:id="33" w:author="Catalina Suescun Gonzalez" w:date="2026-09-03T11:45:00Z" w16du:dateUtc="2026-09-03T09:45:00Z">
              <w:rPr>
                <w:rFonts w:ascii="Times New Roman" w:hAnsi="Times New Roman" w:cs="Times New Roman"/>
              </w:rPr>
            </w:rPrChange>
          </w:rPr>
          <w:t xml:space="preserve"> large-scale direct screw-feeding additive manufacturing</w:t>
        </w:r>
      </w:ins>
      <w:ins w:id="34" w:author="Catalina Suescun Gonzalez" w:date="2026-09-03T11:37:00Z" w16du:dateUtc="2026-09-03T09:37:00Z">
        <w:r w:rsidR="006969A2" w:rsidRPr="008C706B">
          <w:rPr>
            <w:rFonts w:ascii="Times New Roman" w:hAnsi="Times New Roman" w:cs="Times New Roman"/>
            <w:highlight w:val="cyan"/>
            <w:rPrChange w:id="35" w:author="Catalina Suescun Gonzalez" w:date="2026-09-03T11:45:00Z" w16du:dateUtc="2026-09-03T09:45:00Z">
              <w:rPr>
                <w:rFonts w:ascii="Times New Roman" w:hAnsi="Times New Roman" w:cs="Times New Roman"/>
              </w:rPr>
            </w:rPrChange>
          </w:rPr>
          <w:t>,</w:t>
        </w:r>
        <w:r w:rsidR="006969A2">
          <w:rPr>
            <w:rFonts w:ascii="Times New Roman" w:hAnsi="Times New Roman" w:cs="Times New Roman"/>
          </w:rPr>
          <w:t xml:space="preserve"> </w:t>
        </w:r>
      </w:ins>
      <w:r w:rsidRPr="000F29B2">
        <w:rPr>
          <w:rFonts w:ascii="Times New Roman" w:hAnsi="Times New Roman" w:cs="Times New Roman"/>
        </w:rPr>
        <w:t xml:space="preserve"> when implemented in a North American context. The results show that the operational difficulty index (ODI) increased from 1.6 to </w:t>
      </w:r>
      <w:ins w:id="36" w:author="Catalina Suescun Gonzalez" w:date="2026-08-12T01:11:00Z" w16du:dateUtc="2026-08-11T23:11:00Z">
        <w:r w:rsidR="00D10CD6" w:rsidRPr="000D1C8F">
          <w:rPr>
            <w:rFonts w:ascii="Times New Roman" w:hAnsi="Times New Roman" w:cs="Times New Roman"/>
            <w:highlight w:val="cyan"/>
            <w:rPrChange w:id="37" w:author="Catalina Suescun Gonzalez" w:date="2026-08-26T11:24:00Z" w16du:dateUtc="2026-08-26T09:24:00Z">
              <w:rPr>
                <w:rFonts w:ascii="Times New Roman" w:hAnsi="Times New Roman" w:cs="Times New Roman"/>
              </w:rPr>
            </w:rPrChange>
          </w:rPr>
          <w:t>2</w:t>
        </w:r>
      </w:ins>
      <w:r w:rsidRPr="000D1C8F">
        <w:rPr>
          <w:rFonts w:ascii="Times New Roman" w:hAnsi="Times New Roman" w:cs="Times New Roman"/>
          <w:highlight w:val="cyan"/>
          <w:rPrChange w:id="38" w:author="Catalina Suescun Gonzalez" w:date="2026-08-26T11:24:00Z" w16du:dateUtc="2026-08-26T09:24:00Z">
            <w:rPr>
              <w:rFonts w:ascii="Times New Roman" w:hAnsi="Times New Roman" w:cs="Times New Roman"/>
            </w:rPr>
          </w:rPrChange>
        </w:rPr>
        <w:t>.</w:t>
      </w:r>
      <w:ins w:id="39" w:author="Catalina Suescun Gonzalez" w:date="2026-08-12T01:11:00Z" w16du:dateUtc="2026-08-11T23:11:00Z">
        <w:r w:rsidR="00D10CD6" w:rsidRPr="000D1C8F">
          <w:rPr>
            <w:rFonts w:ascii="Times New Roman" w:hAnsi="Times New Roman" w:cs="Times New Roman"/>
            <w:highlight w:val="cyan"/>
            <w:rPrChange w:id="40" w:author="Catalina Suescun Gonzalez" w:date="2026-08-26T11:24:00Z" w16du:dateUtc="2026-08-26T09:24:00Z">
              <w:rPr>
                <w:rFonts w:ascii="Times New Roman" w:hAnsi="Times New Roman" w:cs="Times New Roman"/>
              </w:rPr>
            </w:rPrChange>
          </w:rPr>
          <w:t>2</w:t>
        </w:r>
      </w:ins>
      <w:del w:id="41" w:author="Catalina Suescun Gonzalez" w:date="2026-08-12T01:11:00Z" w16du:dateUtc="2026-08-11T23:11:00Z">
        <w:r w:rsidRPr="000D1C8F" w:rsidDel="00D10CD6">
          <w:rPr>
            <w:rFonts w:ascii="Times New Roman" w:hAnsi="Times New Roman" w:cs="Times New Roman"/>
            <w:highlight w:val="cyan"/>
            <w:rPrChange w:id="42" w:author="Catalina Suescun Gonzalez" w:date="2026-08-26T11:24:00Z" w16du:dateUtc="2026-08-26T09:24:00Z">
              <w:rPr>
                <w:rFonts w:ascii="Times New Roman" w:hAnsi="Times New Roman" w:cs="Times New Roman"/>
              </w:rPr>
            </w:rPrChange>
          </w:rPr>
          <w:delText>9</w:delText>
        </w:r>
      </w:del>
      <w:r w:rsidRPr="000F29B2">
        <w:rPr>
          <w:rFonts w:ascii="Times New Roman" w:hAnsi="Times New Roman" w:cs="Times New Roman"/>
        </w:rPr>
        <w:t xml:space="preserve">, highlighting challenges related to material collection, shredding, and printing. Different recycled feedstocks were assessed in terms of particle characteristics, extrusion behavior, and printed-part quality. Process parameter optimization improved material flow consistency and printability despite the irregular geometry of recycled particles. </w:t>
      </w:r>
      <w:r w:rsidRPr="00213CFC">
        <w:rPr>
          <w:rFonts w:ascii="Times New Roman" w:hAnsi="Times New Roman" w:cs="Times New Roman"/>
          <w:highlight w:val="cyan"/>
          <w:rPrChange w:id="43" w:author="Catalina Suescun Gonzalez" w:date="2026-08-31T14:00:00Z" w16du:dateUtc="2026-08-31T12:00:00Z">
            <w:rPr>
              <w:rFonts w:ascii="Times New Roman" w:hAnsi="Times New Roman" w:cs="Times New Roman"/>
            </w:rPr>
          </w:rPrChange>
        </w:rPr>
        <w:t xml:space="preserve">Mechanical testing demonstrated that recycled </w:t>
      </w:r>
      <w:ins w:id="44" w:author="Catalina Suescun Gonzalez" w:date="2026-08-31T13:54:00Z" w16du:dateUtc="2026-08-31T11:54:00Z">
        <w:r w:rsidR="00AC7CF0" w:rsidRPr="00213CFC">
          <w:rPr>
            <w:rFonts w:ascii="Times New Roman" w:hAnsi="Times New Roman" w:cs="Times New Roman"/>
            <w:highlight w:val="cyan"/>
            <w:rPrChange w:id="45" w:author="Catalina Suescun Gonzalez" w:date="2026-08-31T14:00:00Z" w16du:dateUtc="2026-08-31T12:00:00Z">
              <w:rPr>
                <w:rFonts w:ascii="Times New Roman" w:hAnsi="Times New Roman" w:cs="Times New Roman"/>
              </w:rPr>
            </w:rPrChange>
          </w:rPr>
          <w:t xml:space="preserve">blend </w:t>
        </w:r>
      </w:ins>
      <w:r w:rsidRPr="00213CFC">
        <w:rPr>
          <w:rFonts w:ascii="Times New Roman" w:hAnsi="Times New Roman" w:cs="Times New Roman"/>
          <w:highlight w:val="cyan"/>
          <w:rPrChange w:id="46" w:author="Catalina Suescun Gonzalez" w:date="2026-08-31T14:00:00Z" w16du:dateUtc="2026-08-31T12:00:00Z">
            <w:rPr>
              <w:rFonts w:ascii="Times New Roman" w:hAnsi="Times New Roman" w:cs="Times New Roman"/>
            </w:rPr>
          </w:rPrChange>
        </w:rPr>
        <w:t>materials</w:t>
      </w:r>
      <w:del w:id="47" w:author="Catalina Suescun Gonzalez" w:date="2026-08-31T13:54:00Z" w16du:dateUtc="2026-08-31T11:54:00Z">
        <w:r w:rsidRPr="00213CFC" w:rsidDel="00D469F8">
          <w:rPr>
            <w:rFonts w:ascii="Times New Roman" w:hAnsi="Times New Roman" w:cs="Times New Roman"/>
            <w:highlight w:val="cyan"/>
            <w:rPrChange w:id="48" w:author="Catalina Suescun Gonzalez" w:date="2026-08-31T14:00:00Z" w16du:dateUtc="2026-08-31T12:00:00Z">
              <w:rPr>
                <w:rFonts w:ascii="Times New Roman" w:hAnsi="Times New Roman" w:cs="Times New Roman"/>
              </w:rPr>
            </w:rPrChange>
          </w:rPr>
          <w:delText>, particularly those</w:delText>
        </w:r>
      </w:del>
      <w:r w:rsidRPr="00213CFC">
        <w:rPr>
          <w:rFonts w:ascii="Times New Roman" w:hAnsi="Times New Roman" w:cs="Times New Roman"/>
          <w:highlight w:val="cyan"/>
          <w:rPrChange w:id="49" w:author="Catalina Suescun Gonzalez" w:date="2026-08-31T14:00:00Z" w16du:dateUtc="2026-08-31T12:00:00Z">
            <w:rPr>
              <w:rFonts w:ascii="Times New Roman" w:hAnsi="Times New Roman" w:cs="Times New Roman"/>
            </w:rPr>
          </w:rPrChange>
        </w:rPr>
        <w:t xml:space="preserve"> compatibilized with 5 </w:t>
      </w:r>
      <w:proofErr w:type="spellStart"/>
      <w:r w:rsidRPr="00213CFC">
        <w:rPr>
          <w:rFonts w:ascii="Times New Roman" w:hAnsi="Times New Roman" w:cs="Times New Roman"/>
          <w:highlight w:val="cyan"/>
          <w:rPrChange w:id="50" w:author="Catalina Suescun Gonzalez" w:date="2026-08-31T14:00:00Z" w16du:dateUtc="2026-08-31T12:00:00Z">
            <w:rPr>
              <w:rFonts w:ascii="Times New Roman" w:hAnsi="Times New Roman" w:cs="Times New Roman"/>
            </w:rPr>
          </w:rPrChange>
        </w:rPr>
        <w:t>wt</w:t>
      </w:r>
      <w:proofErr w:type="spellEnd"/>
      <w:r w:rsidRPr="00213CFC">
        <w:rPr>
          <w:rFonts w:ascii="Times New Roman" w:hAnsi="Times New Roman" w:cs="Times New Roman"/>
          <w:highlight w:val="cyan"/>
          <w:rPrChange w:id="51" w:author="Catalina Suescun Gonzalez" w:date="2026-08-31T14:00:00Z" w16du:dateUtc="2026-08-31T12:00:00Z">
            <w:rPr>
              <w:rFonts w:ascii="Times New Roman" w:hAnsi="Times New Roman" w:cs="Times New Roman"/>
            </w:rPr>
          </w:rPrChange>
        </w:rPr>
        <w:t xml:space="preserve"> % SEBS-G1652</w:t>
      </w:r>
      <w:del w:id="52" w:author="Catalina Suescun Gonzalez" w:date="2026-08-31T13:55:00Z" w16du:dateUtc="2026-08-31T11:55:00Z">
        <w:r w:rsidRPr="00213CFC" w:rsidDel="00D469F8">
          <w:rPr>
            <w:rFonts w:ascii="Times New Roman" w:hAnsi="Times New Roman" w:cs="Times New Roman"/>
            <w:highlight w:val="cyan"/>
            <w:rPrChange w:id="53" w:author="Catalina Suescun Gonzalez" w:date="2026-08-31T14:00:00Z" w16du:dateUtc="2026-08-31T12:00:00Z">
              <w:rPr>
                <w:rFonts w:ascii="Times New Roman" w:hAnsi="Times New Roman" w:cs="Times New Roman"/>
              </w:rPr>
            </w:rPrChange>
          </w:rPr>
          <w:delText>,</w:delText>
        </w:r>
      </w:del>
      <w:r w:rsidRPr="00213CFC">
        <w:rPr>
          <w:rFonts w:ascii="Times New Roman" w:hAnsi="Times New Roman" w:cs="Times New Roman"/>
          <w:highlight w:val="cyan"/>
          <w:rPrChange w:id="54" w:author="Catalina Suescun Gonzalez" w:date="2026-08-31T14:00:00Z" w16du:dateUtc="2026-08-31T12:00:00Z">
            <w:rPr>
              <w:rFonts w:ascii="Times New Roman" w:hAnsi="Times New Roman" w:cs="Times New Roman"/>
            </w:rPr>
          </w:rPrChange>
        </w:rPr>
        <w:t xml:space="preserve"> achieved tensile strengths of </w:t>
      </w:r>
      <w:del w:id="55" w:author="Catalina Suescun Gonzalez" w:date="2026-08-31T13:55:00Z" w16du:dateUtc="2026-08-31T11:55:00Z">
        <w:r w:rsidRPr="00213CFC" w:rsidDel="00D469F8">
          <w:rPr>
            <w:rFonts w:ascii="Times New Roman" w:hAnsi="Times New Roman" w:cs="Times New Roman"/>
            <w:highlight w:val="cyan"/>
            <w:rPrChange w:id="56" w:author="Catalina Suescun Gonzalez" w:date="2026-08-31T14:00:00Z" w16du:dateUtc="2026-08-31T12:00:00Z">
              <w:rPr>
                <w:rFonts w:ascii="Times New Roman" w:hAnsi="Times New Roman" w:cs="Times New Roman"/>
              </w:rPr>
            </w:rPrChange>
          </w:rPr>
          <w:delText xml:space="preserve">up to </w:delText>
        </w:r>
      </w:del>
      <w:r w:rsidRPr="00213CFC">
        <w:rPr>
          <w:rFonts w:ascii="Times New Roman" w:hAnsi="Times New Roman" w:cs="Times New Roman"/>
          <w:highlight w:val="cyan"/>
          <w:rPrChange w:id="57" w:author="Catalina Suescun Gonzalez" w:date="2026-08-31T14:00:00Z" w16du:dateUtc="2026-08-31T12:00:00Z">
            <w:rPr>
              <w:rFonts w:ascii="Times New Roman" w:hAnsi="Times New Roman" w:cs="Times New Roman"/>
            </w:rPr>
          </w:rPrChange>
        </w:rPr>
        <w:t>19</w:t>
      </w:r>
      <w:ins w:id="58" w:author="Catalina Suescun Gonzalez" w:date="2026-08-31T13:55:00Z" w16du:dateUtc="2026-08-31T11:55:00Z">
        <w:r w:rsidR="00D469F8" w:rsidRPr="00213CFC">
          <w:rPr>
            <w:rFonts w:ascii="Times New Roman" w:hAnsi="Times New Roman" w:cs="Times New Roman"/>
            <w:highlight w:val="cyan"/>
            <w:rPrChange w:id="59" w:author="Catalina Suescun Gonzalez" w:date="2026-08-31T14:00:00Z" w16du:dateUtc="2026-08-31T12:00:00Z">
              <w:rPr>
                <w:rFonts w:ascii="Times New Roman" w:hAnsi="Times New Roman" w:cs="Times New Roman"/>
              </w:rPr>
            </w:rPrChange>
          </w:rPr>
          <w:t xml:space="preserve"> </w:t>
        </w:r>
        <w:r w:rsidR="0006560E" w:rsidRPr="00213CFC">
          <w:rPr>
            <w:rFonts w:ascii="Times New Roman" w:hAnsi="Times New Roman" w:cs="Times New Roman"/>
            <w:highlight w:val="cyan"/>
            <w:rPrChange w:id="60" w:author="Catalina Suescun Gonzalez" w:date="2026-08-31T14:00:00Z" w16du:dateUtc="2026-08-31T12:00:00Z">
              <w:rPr>
                <w:rFonts w:ascii="Times New Roman" w:hAnsi="Times New Roman" w:cs="Times New Roman"/>
              </w:rPr>
            </w:rPrChange>
          </w:rPr>
          <w:t>± 3.5</w:t>
        </w:r>
      </w:ins>
      <w:r w:rsidRPr="00213CFC">
        <w:rPr>
          <w:rFonts w:ascii="Times New Roman" w:hAnsi="Times New Roman" w:cs="Times New Roman"/>
          <w:highlight w:val="cyan"/>
          <w:rPrChange w:id="61" w:author="Catalina Suescun Gonzalez" w:date="2026-08-31T14:00:00Z" w16du:dateUtc="2026-08-31T12:00:00Z">
            <w:rPr>
              <w:rFonts w:ascii="Times New Roman" w:hAnsi="Times New Roman" w:cs="Times New Roman"/>
            </w:rPr>
          </w:rPrChange>
        </w:rPr>
        <w:t xml:space="preserve"> MPa</w:t>
      </w:r>
      <w:ins w:id="62" w:author="Catalina Suescun Gonzalez" w:date="2026-08-31T13:59:00Z" w16du:dateUtc="2026-08-31T11:59:00Z">
        <w:r w:rsidR="00213CFC" w:rsidRPr="00213CFC">
          <w:rPr>
            <w:rFonts w:ascii="Times New Roman" w:hAnsi="Times New Roman" w:cs="Times New Roman"/>
            <w:highlight w:val="cyan"/>
            <w:rPrChange w:id="63" w:author="Catalina Suescun Gonzalez" w:date="2026-08-31T14:00:00Z" w16du:dateUtc="2026-08-31T12:00:00Z">
              <w:rPr>
                <w:rFonts w:ascii="Times New Roman" w:hAnsi="Times New Roman" w:cs="Times New Roman"/>
              </w:rPr>
            </w:rPrChange>
          </w:rPr>
          <w:t>,</w:t>
        </w:r>
        <w:r w:rsidR="00213CFC" w:rsidRPr="00213CFC">
          <w:rPr>
            <w:highlight w:val="cyan"/>
            <w:rPrChange w:id="64" w:author="Catalina Suescun Gonzalez" w:date="2026-08-31T14:00:00Z" w16du:dateUtc="2026-08-31T12:00:00Z">
              <w:rPr/>
            </w:rPrChange>
          </w:rPr>
          <w:t xml:space="preserve"> </w:t>
        </w:r>
      </w:ins>
      <w:ins w:id="65" w:author="Catalina Suescun Gonzalez" w:date="2026-08-31T13:59:00Z">
        <w:r w:rsidR="00213CFC" w:rsidRPr="00213CFC">
          <w:rPr>
            <w:rFonts w:ascii="Times New Roman" w:hAnsi="Times New Roman" w:cs="Times New Roman"/>
            <w:highlight w:val="cyan"/>
            <w:rPrChange w:id="66" w:author="Catalina Suescun Gonzalez" w:date="2026-08-31T14:00:00Z" w16du:dateUtc="2026-08-31T12:00:00Z">
              <w:rPr>
                <w:rFonts w:ascii="Times New Roman" w:hAnsi="Times New Roman" w:cs="Times New Roman"/>
              </w:rPr>
            </w:rPrChange>
          </w:rPr>
          <w:t>demonstrating the mechanical performance attainable with the compatibilized recycled material.</w:t>
        </w:r>
      </w:ins>
      <w:r w:rsidRPr="00213CFC">
        <w:rPr>
          <w:rFonts w:ascii="Times New Roman" w:hAnsi="Times New Roman" w:cs="Times New Roman"/>
          <w:highlight w:val="cyan"/>
          <w:rPrChange w:id="67" w:author="Catalina Suescun Gonzalez" w:date="2026-08-31T14:00:00Z" w16du:dateUtc="2026-08-31T12:00:00Z">
            <w:rPr>
              <w:rFonts w:ascii="Times New Roman" w:hAnsi="Times New Roman" w:cs="Times New Roman"/>
            </w:rPr>
          </w:rPrChange>
        </w:rPr>
        <w:t>.</w:t>
      </w:r>
      <w:r w:rsidRPr="000F29B2">
        <w:rPr>
          <w:rFonts w:ascii="Times New Roman" w:hAnsi="Times New Roman" w:cs="Times New Roman"/>
        </w:rPr>
        <w:t xml:space="preserve"> Finally, </w:t>
      </w:r>
      <w:r w:rsidR="00B92A1E">
        <w:rPr>
          <w:rFonts w:ascii="Times New Roman" w:hAnsi="Times New Roman" w:cs="Times New Roman"/>
        </w:rPr>
        <w:t>the poten</w:t>
      </w:r>
      <w:r w:rsidR="00A16CAB">
        <w:rPr>
          <w:rFonts w:ascii="Times New Roman" w:hAnsi="Times New Roman" w:cs="Times New Roman"/>
        </w:rPr>
        <w:t xml:space="preserve">tial use of recycled feedstock was </w:t>
      </w:r>
      <w:del w:id="68" w:author="Catalina Suescun Gonzalez" w:date="2026-08-31T15:27:00Z" w16du:dateUtc="2026-08-31T13:27:00Z">
        <w:r w:rsidR="007F4A62" w:rsidRPr="00CC1077" w:rsidDel="001E1098">
          <w:rPr>
            <w:rFonts w:ascii="Times New Roman" w:hAnsi="Times New Roman" w:cs="Times New Roman"/>
            <w:highlight w:val="cyan"/>
            <w:rPrChange w:id="69" w:author="Catalina Suescun Gonzalez" w:date="2026-08-31T15:28:00Z" w16du:dateUtc="2026-08-31T13:28:00Z">
              <w:rPr>
                <w:rFonts w:ascii="Times New Roman" w:hAnsi="Times New Roman" w:cs="Times New Roman"/>
              </w:rPr>
            </w:rPrChange>
          </w:rPr>
          <w:delText>then</w:delText>
        </w:r>
      </w:del>
      <w:r w:rsidR="007F4A62">
        <w:rPr>
          <w:rFonts w:ascii="Times New Roman" w:hAnsi="Times New Roman" w:cs="Times New Roman"/>
        </w:rPr>
        <w:t xml:space="preserve"> </w:t>
      </w:r>
      <w:r w:rsidR="00D161BC">
        <w:rPr>
          <w:rFonts w:ascii="Times New Roman" w:hAnsi="Times New Roman" w:cs="Times New Roman"/>
        </w:rPr>
        <w:t xml:space="preserve">demonstrated by </w:t>
      </w:r>
      <w:r w:rsidR="00195447">
        <w:rPr>
          <w:rFonts w:ascii="Times New Roman" w:hAnsi="Times New Roman" w:cs="Times New Roman"/>
        </w:rPr>
        <w:t xml:space="preserve">3D </w:t>
      </w:r>
      <w:r w:rsidR="00D161BC">
        <w:rPr>
          <w:rFonts w:ascii="Times New Roman" w:hAnsi="Times New Roman" w:cs="Times New Roman"/>
        </w:rPr>
        <w:t xml:space="preserve">printing large-scale parts as a case study of </w:t>
      </w:r>
      <w:r w:rsidR="00F4436F">
        <w:rPr>
          <w:rFonts w:ascii="Times New Roman" w:hAnsi="Times New Roman" w:cs="Times New Roman"/>
        </w:rPr>
        <w:t>real-</w:t>
      </w:r>
      <w:r w:rsidR="00D161BC">
        <w:rPr>
          <w:rFonts w:ascii="Times New Roman" w:hAnsi="Times New Roman" w:cs="Times New Roman"/>
        </w:rPr>
        <w:t>world applications.</w:t>
      </w:r>
    </w:p>
    <w:p w14:paraId="401BEF36" w14:textId="6968EF69" w:rsidR="008C5C9F" w:rsidRDefault="00C73EF0" w:rsidP="00C73EF0">
      <w:pPr>
        <w:jc w:val="both"/>
        <w:rPr>
          <w:ins w:id="70" w:author="Catalina Suescun Gonzalez" w:date="2026-08-31T14:38:00Z" w16du:dateUtc="2026-08-31T12:38:00Z"/>
          <w:rFonts w:ascii="Times New Roman" w:hAnsi="Times New Roman" w:cs="Times New Roman"/>
        </w:rPr>
      </w:pPr>
      <w:r w:rsidRPr="00246CE4">
        <w:rPr>
          <w:rFonts w:ascii="Times New Roman" w:hAnsi="Times New Roman" w:cs="Times New Roman"/>
          <w:b/>
          <w:bCs/>
        </w:rPr>
        <w:t>Key</w:t>
      </w:r>
      <w:r w:rsidR="000A4C99" w:rsidRPr="00246CE4">
        <w:rPr>
          <w:rFonts w:ascii="Times New Roman" w:hAnsi="Times New Roman" w:cs="Times New Roman"/>
          <w:b/>
          <w:bCs/>
        </w:rPr>
        <w:t>w</w:t>
      </w:r>
      <w:r w:rsidRPr="00246CE4">
        <w:rPr>
          <w:rFonts w:ascii="Times New Roman" w:hAnsi="Times New Roman" w:cs="Times New Roman"/>
          <w:b/>
          <w:bCs/>
        </w:rPr>
        <w:t>ords:</w:t>
      </w:r>
      <w:r w:rsidRPr="00246CE4">
        <w:rPr>
          <w:rFonts w:ascii="Times New Roman" w:hAnsi="Times New Roman" w:cs="Times New Roman"/>
        </w:rPr>
        <w:t xml:space="preserve"> </w:t>
      </w:r>
      <w:r w:rsidR="00EB6899" w:rsidRPr="00246CE4">
        <w:rPr>
          <w:rFonts w:ascii="Times New Roman" w:hAnsi="Times New Roman" w:cs="Times New Roman"/>
        </w:rPr>
        <w:t>d</w:t>
      </w:r>
      <w:r w:rsidR="00AF7F55" w:rsidRPr="00246CE4">
        <w:rPr>
          <w:rFonts w:ascii="Times New Roman" w:hAnsi="Times New Roman" w:cs="Times New Roman"/>
        </w:rPr>
        <w:t xml:space="preserve">istributed </w:t>
      </w:r>
      <w:r w:rsidR="00EB6899" w:rsidRPr="00246CE4">
        <w:rPr>
          <w:rFonts w:ascii="Times New Roman" w:hAnsi="Times New Roman" w:cs="Times New Roman"/>
        </w:rPr>
        <w:t>r</w:t>
      </w:r>
      <w:r w:rsidR="00AF7F55" w:rsidRPr="00246CE4">
        <w:rPr>
          <w:rFonts w:ascii="Times New Roman" w:hAnsi="Times New Roman" w:cs="Times New Roman"/>
        </w:rPr>
        <w:t xml:space="preserve">ecycling for </w:t>
      </w:r>
      <w:r w:rsidR="00EB6899" w:rsidRPr="00246CE4">
        <w:rPr>
          <w:rFonts w:ascii="Times New Roman" w:hAnsi="Times New Roman" w:cs="Times New Roman"/>
        </w:rPr>
        <w:t>a</w:t>
      </w:r>
      <w:r w:rsidR="00AF7F55" w:rsidRPr="00246CE4">
        <w:rPr>
          <w:rFonts w:ascii="Times New Roman" w:hAnsi="Times New Roman" w:cs="Times New Roman"/>
        </w:rPr>
        <w:t xml:space="preserve">dditive </w:t>
      </w:r>
      <w:r w:rsidR="00EB6899" w:rsidRPr="00246CE4">
        <w:rPr>
          <w:rFonts w:ascii="Times New Roman" w:hAnsi="Times New Roman" w:cs="Times New Roman"/>
        </w:rPr>
        <w:t>m</w:t>
      </w:r>
      <w:r w:rsidR="00AF7F55" w:rsidRPr="00246CE4">
        <w:rPr>
          <w:rFonts w:ascii="Times New Roman" w:hAnsi="Times New Roman" w:cs="Times New Roman"/>
        </w:rPr>
        <w:t>anufacturing (</w:t>
      </w:r>
      <w:r w:rsidRPr="00246CE4">
        <w:rPr>
          <w:rFonts w:ascii="Times New Roman" w:hAnsi="Times New Roman" w:cs="Times New Roman"/>
        </w:rPr>
        <w:t>DRAM</w:t>
      </w:r>
      <w:r w:rsidR="00AF7F55" w:rsidRPr="00246CE4">
        <w:rPr>
          <w:rFonts w:ascii="Times New Roman" w:hAnsi="Times New Roman" w:cs="Times New Roman"/>
        </w:rPr>
        <w:t>)</w:t>
      </w:r>
      <w:r w:rsidRPr="00246CE4">
        <w:rPr>
          <w:rFonts w:ascii="Times New Roman" w:hAnsi="Times New Roman" w:cs="Times New Roman"/>
        </w:rPr>
        <w:t>, closed-loop</w:t>
      </w:r>
      <w:r w:rsidR="00F61A99" w:rsidRPr="00246CE4">
        <w:rPr>
          <w:rFonts w:ascii="Times New Roman" w:hAnsi="Times New Roman" w:cs="Times New Roman"/>
        </w:rPr>
        <w:t xml:space="preserve"> recycling</w:t>
      </w:r>
      <w:r w:rsidRPr="00246CE4">
        <w:rPr>
          <w:rFonts w:ascii="Times New Roman" w:hAnsi="Times New Roman" w:cs="Times New Roman"/>
        </w:rPr>
        <w:t>, upcycling,</w:t>
      </w:r>
      <w:r w:rsidR="0096292A" w:rsidRPr="00246CE4">
        <w:rPr>
          <w:rFonts w:ascii="Times New Roman" w:hAnsi="Times New Roman" w:cs="Times New Roman"/>
        </w:rPr>
        <w:t xml:space="preserve"> </w:t>
      </w:r>
      <w:r w:rsidR="00EB6899" w:rsidRPr="00246CE4">
        <w:rPr>
          <w:rFonts w:ascii="Times New Roman" w:hAnsi="Times New Roman" w:cs="Times New Roman"/>
        </w:rPr>
        <w:t>p</w:t>
      </w:r>
      <w:r w:rsidR="00AF7F55" w:rsidRPr="00246CE4">
        <w:rPr>
          <w:rFonts w:ascii="Times New Roman" w:hAnsi="Times New Roman" w:cs="Times New Roman"/>
        </w:rPr>
        <w:t xml:space="preserve">olyethylene </w:t>
      </w:r>
      <w:r w:rsidR="00EB6899" w:rsidRPr="00246CE4">
        <w:rPr>
          <w:rFonts w:ascii="Times New Roman" w:hAnsi="Times New Roman" w:cs="Times New Roman"/>
        </w:rPr>
        <w:t>t</w:t>
      </w:r>
      <w:r w:rsidR="00AF7F55" w:rsidRPr="00246CE4">
        <w:rPr>
          <w:rFonts w:ascii="Times New Roman" w:hAnsi="Times New Roman" w:cs="Times New Roman"/>
        </w:rPr>
        <w:t>erephthalate (PET)</w:t>
      </w:r>
      <w:r w:rsidR="00DC65EF" w:rsidRPr="00246CE4">
        <w:rPr>
          <w:rFonts w:ascii="Times New Roman" w:hAnsi="Times New Roman" w:cs="Times New Roman"/>
        </w:rPr>
        <w:t xml:space="preserve">, </w:t>
      </w:r>
      <w:r w:rsidR="00EB6899" w:rsidRPr="00246CE4">
        <w:rPr>
          <w:rFonts w:ascii="Times New Roman" w:hAnsi="Times New Roman" w:cs="Times New Roman"/>
        </w:rPr>
        <w:t>f</w:t>
      </w:r>
      <w:r w:rsidR="00DC65EF" w:rsidRPr="00246CE4">
        <w:rPr>
          <w:rFonts w:ascii="Times New Roman" w:hAnsi="Times New Roman" w:cs="Times New Roman"/>
        </w:rPr>
        <w:t xml:space="preserve">used </w:t>
      </w:r>
      <w:r w:rsidR="00EB6899" w:rsidRPr="00246CE4">
        <w:rPr>
          <w:rFonts w:ascii="Times New Roman" w:hAnsi="Times New Roman" w:cs="Times New Roman"/>
        </w:rPr>
        <w:t>g</w:t>
      </w:r>
      <w:r w:rsidR="00DC65EF" w:rsidRPr="00246CE4">
        <w:rPr>
          <w:rFonts w:ascii="Times New Roman" w:hAnsi="Times New Roman" w:cs="Times New Roman"/>
        </w:rPr>
        <w:t xml:space="preserve">ranular </w:t>
      </w:r>
      <w:r w:rsidR="00EB6899" w:rsidRPr="00246CE4">
        <w:rPr>
          <w:rFonts w:ascii="Times New Roman" w:hAnsi="Times New Roman" w:cs="Times New Roman"/>
        </w:rPr>
        <w:t>f</w:t>
      </w:r>
      <w:r w:rsidR="00DC65EF" w:rsidRPr="00246CE4">
        <w:rPr>
          <w:rFonts w:ascii="Times New Roman" w:hAnsi="Times New Roman" w:cs="Times New Roman"/>
        </w:rPr>
        <w:t>abrication (FGF)</w:t>
      </w:r>
      <w:r w:rsidR="00463CF4" w:rsidRPr="00246CE4">
        <w:rPr>
          <w:rFonts w:ascii="Times New Roman" w:hAnsi="Times New Roman" w:cs="Times New Roman"/>
        </w:rPr>
        <w:t xml:space="preserve">, </w:t>
      </w:r>
      <w:r w:rsidR="00EB6899" w:rsidRPr="00246CE4">
        <w:rPr>
          <w:rFonts w:ascii="Times New Roman" w:hAnsi="Times New Roman" w:cs="Times New Roman"/>
        </w:rPr>
        <w:t>f</w:t>
      </w:r>
      <w:r w:rsidR="00463CF4" w:rsidRPr="00246CE4">
        <w:rPr>
          <w:rFonts w:ascii="Times New Roman" w:hAnsi="Times New Roman" w:cs="Times New Roman"/>
        </w:rPr>
        <w:t xml:space="preserve">used </w:t>
      </w:r>
      <w:r w:rsidR="00EB6899" w:rsidRPr="00246CE4">
        <w:rPr>
          <w:rFonts w:ascii="Times New Roman" w:hAnsi="Times New Roman" w:cs="Times New Roman"/>
        </w:rPr>
        <w:t>p</w:t>
      </w:r>
      <w:r w:rsidR="00463CF4" w:rsidRPr="00246CE4">
        <w:rPr>
          <w:rFonts w:ascii="Times New Roman" w:hAnsi="Times New Roman" w:cs="Times New Roman"/>
        </w:rPr>
        <w:t xml:space="preserve">article </w:t>
      </w:r>
      <w:r w:rsidR="00EB6899" w:rsidRPr="00246CE4">
        <w:rPr>
          <w:rFonts w:ascii="Times New Roman" w:hAnsi="Times New Roman" w:cs="Times New Roman"/>
        </w:rPr>
        <w:t>f</w:t>
      </w:r>
      <w:r w:rsidR="00463CF4" w:rsidRPr="00246CE4">
        <w:rPr>
          <w:rFonts w:ascii="Times New Roman" w:hAnsi="Times New Roman" w:cs="Times New Roman"/>
        </w:rPr>
        <w:t>abrication (FPF)</w:t>
      </w:r>
      <w:r w:rsidR="00D9287B" w:rsidRPr="00246CE4">
        <w:rPr>
          <w:rFonts w:ascii="Times New Roman" w:hAnsi="Times New Roman" w:cs="Times New Roman"/>
        </w:rPr>
        <w:t>,</w:t>
      </w:r>
      <w:r w:rsidR="00463CF4" w:rsidRPr="00246CE4">
        <w:rPr>
          <w:rFonts w:ascii="Times New Roman" w:hAnsi="Times New Roman" w:cs="Times New Roman"/>
        </w:rPr>
        <w:t xml:space="preserve"> </w:t>
      </w:r>
      <w:r w:rsidR="00EB6899" w:rsidRPr="00246CE4">
        <w:rPr>
          <w:rFonts w:ascii="Times New Roman" w:hAnsi="Times New Roman" w:cs="Times New Roman"/>
        </w:rPr>
        <w:t>m</w:t>
      </w:r>
      <w:r w:rsidR="00463CF4" w:rsidRPr="00246CE4">
        <w:rPr>
          <w:rFonts w:ascii="Times New Roman" w:hAnsi="Times New Roman" w:cs="Times New Roman"/>
        </w:rPr>
        <w:t xml:space="preserve">aterial </w:t>
      </w:r>
      <w:r w:rsidR="00EB6899" w:rsidRPr="00246CE4">
        <w:rPr>
          <w:rFonts w:ascii="Times New Roman" w:hAnsi="Times New Roman" w:cs="Times New Roman"/>
        </w:rPr>
        <w:t>e</w:t>
      </w:r>
      <w:r w:rsidR="00463CF4" w:rsidRPr="00246CE4">
        <w:rPr>
          <w:rFonts w:ascii="Times New Roman" w:hAnsi="Times New Roman" w:cs="Times New Roman"/>
        </w:rPr>
        <w:t>xtrusion (MEX)</w:t>
      </w:r>
      <w:r w:rsidR="00DF55E8" w:rsidRPr="00246CE4">
        <w:rPr>
          <w:rFonts w:ascii="Times New Roman" w:hAnsi="Times New Roman" w:cs="Times New Roman"/>
        </w:rPr>
        <w:t>.</w:t>
      </w:r>
    </w:p>
    <w:p w14:paraId="3AD6C413" w14:textId="77777777" w:rsidR="00B76861" w:rsidRPr="00846661" w:rsidRDefault="00B76861" w:rsidP="00B76861">
      <w:pPr>
        <w:jc w:val="center"/>
        <w:rPr>
          <w:ins w:id="71" w:author="Catalina Suescun Gonzalez" w:date="2026-08-31T14:38:00Z" w16du:dateUtc="2026-08-31T12:38:00Z"/>
          <w:rFonts w:ascii="Times New Roman" w:hAnsi="Times New Roman" w:cs="Times New Roman"/>
          <w:highlight w:val="cyan"/>
          <w:rPrChange w:id="72" w:author="Catalina Suescun Gonzalez" w:date="2026-08-31T15:20:00Z" w16du:dateUtc="2026-08-31T13:20:00Z">
            <w:rPr>
              <w:ins w:id="73" w:author="Catalina Suescun Gonzalez" w:date="2026-08-31T14:38:00Z" w16du:dateUtc="2026-08-31T12:38:00Z"/>
              <w:rFonts w:ascii="Times New Roman" w:hAnsi="Times New Roman" w:cs="Times New Roman"/>
            </w:rPr>
          </w:rPrChange>
        </w:rPr>
      </w:pPr>
      <w:ins w:id="74" w:author="Catalina Suescun Gonzalez" w:date="2026-08-31T14:38:00Z" w16du:dateUtc="2026-08-31T12:38:00Z">
        <w:r w:rsidRPr="00846661">
          <w:rPr>
            <w:rFonts w:ascii="Times New Roman" w:hAnsi="Times New Roman" w:cs="Times New Roman"/>
            <w:b/>
            <w:bCs/>
            <w:highlight w:val="cyan"/>
            <w:rPrChange w:id="75" w:author="Catalina Suescun Gonzalez" w:date="2026-08-31T15:20:00Z" w16du:dateUtc="2026-08-31T13:20:00Z">
              <w:rPr>
                <w:rFonts w:ascii="Times New Roman" w:hAnsi="Times New Roman" w:cs="Times New Roman"/>
                <w:b/>
                <w:bCs/>
              </w:rPr>
            </w:rPrChange>
          </w:rPr>
          <w:t>List of Abbreviations</w:t>
        </w:r>
      </w:ins>
    </w:p>
    <w:tbl>
      <w:tblPr>
        <w:tblW w:w="8980" w:type="dxa"/>
        <w:tblCellMar>
          <w:left w:w="70" w:type="dxa"/>
          <w:right w:w="70" w:type="dxa"/>
        </w:tblCellMar>
        <w:tblLook w:val="04A0" w:firstRow="1" w:lastRow="0" w:firstColumn="1" w:lastColumn="0" w:noHBand="0" w:noVBand="1"/>
      </w:tblPr>
      <w:tblGrid>
        <w:gridCol w:w="1700"/>
        <w:gridCol w:w="7280"/>
        <w:tblGridChange w:id="76">
          <w:tblGrid>
            <w:gridCol w:w="10"/>
            <w:gridCol w:w="1690"/>
            <w:gridCol w:w="10"/>
            <w:gridCol w:w="7270"/>
            <w:gridCol w:w="10"/>
          </w:tblGrid>
        </w:tblGridChange>
      </w:tblGrid>
      <w:tr w:rsidR="00B76861" w:rsidRPr="00846661" w14:paraId="33DDA289" w14:textId="77777777" w:rsidTr="00BC563A">
        <w:trPr>
          <w:trHeight w:val="348"/>
          <w:ins w:id="77" w:author="Catalina Suescun Gonzalez" w:date="2026-08-31T14:38:00Z"/>
        </w:trPr>
        <w:tc>
          <w:tcPr>
            <w:tcW w:w="1700" w:type="dxa"/>
            <w:tcBorders>
              <w:top w:val="single" w:sz="8" w:space="0" w:color="auto"/>
              <w:left w:val="single" w:sz="8" w:space="0" w:color="auto"/>
              <w:bottom w:val="nil"/>
              <w:right w:val="nil"/>
            </w:tcBorders>
            <w:noWrap/>
            <w:vAlign w:val="bottom"/>
            <w:hideMark/>
          </w:tcPr>
          <w:p w14:paraId="5C2CD761" w14:textId="77777777" w:rsidR="00B76861" w:rsidRPr="00846661" w:rsidRDefault="00B76861" w:rsidP="00BC563A">
            <w:pPr>
              <w:spacing w:after="0" w:line="240" w:lineRule="auto"/>
              <w:rPr>
                <w:ins w:id="78" w:author="Catalina Suescun Gonzalez" w:date="2026-08-31T14:38:00Z" w16du:dateUtc="2026-08-31T12:38:00Z"/>
                <w:rFonts w:ascii="Times New Roman" w:eastAsia="Times New Roman" w:hAnsi="Times New Roman" w:cs="Times New Roman"/>
                <w:b/>
                <w:bCs/>
                <w:color w:val="000000"/>
                <w:highlight w:val="cyan"/>
                <w:lang w:eastAsia="fr-FR"/>
                <w:rPrChange w:id="79" w:author="Catalina Suescun Gonzalez" w:date="2026-08-31T15:20:00Z" w16du:dateUtc="2026-08-31T13:20:00Z">
                  <w:rPr>
                    <w:ins w:id="80" w:author="Catalina Suescun Gonzalez" w:date="2026-08-31T14:38:00Z" w16du:dateUtc="2026-08-31T12:38:00Z"/>
                    <w:rFonts w:ascii="Times New Roman" w:eastAsia="Times New Roman" w:hAnsi="Times New Roman" w:cs="Times New Roman"/>
                    <w:b/>
                    <w:bCs/>
                    <w:color w:val="000000"/>
                    <w:lang w:eastAsia="fr-FR"/>
                  </w:rPr>
                </w:rPrChange>
              </w:rPr>
            </w:pPr>
            <w:ins w:id="81" w:author="Catalina Suescun Gonzalez" w:date="2026-08-31T14:38:00Z" w16du:dateUtc="2026-08-31T12:38:00Z">
              <w:r w:rsidRPr="00846661">
                <w:rPr>
                  <w:rFonts w:ascii="Times New Roman" w:eastAsia="Times New Roman" w:hAnsi="Times New Roman" w:cs="Times New Roman"/>
                  <w:b/>
                  <w:bCs/>
                  <w:color w:val="000000"/>
                  <w:highlight w:val="cyan"/>
                  <w:lang w:eastAsia="fr-FR"/>
                  <w:rPrChange w:id="82" w:author="Catalina Suescun Gonzalez" w:date="2026-08-31T15:20:00Z" w16du:dateUtc="2026-08-31T13:20:00Z">
                    <w:rPr>
                      <w:rFonts w:ascii="Times New Roman" w:eastAsia="Times New Roman" w:hAnsi="Times New Roman" w:cs="Times New Roman"/>
                      <w:b/>
                      <w:bCs/>
                      <w:color w:val="000000"/>
                      <w:lang w:eastAsia="fr-FR"/>
                    </w:rPr>
                  </w:rPrChange>
                </w:rPr>
                <w:t xml:space="preserve">Acronym </w:t>
              </w:r>
            </w:ins>
          </w:p>
          <w:p w14:paraId="3F4F9335" w14:textId="17B806BE" w:rsidR="00B76861" w:rsidRPr="00846661" w:rsidRDefault="00D026BE" w:rsidP="00BC563A">
            <w:pPr>
              <w:spacing w:after="0" w:line="240" w:lineRule="auto"/>
              <w:rPr>
                <w:ins w:id="83" w:author="Catalina Suescun Gonzalez" w:date="2026-08-31T14:38:00Z" w16du:dateUtc="2026-08-31T12:38:00Z"/>
                <w:rFonts w:ascii="Times New Roman" w:eastAsia="Times New Roman" w:hAnsi="Times New Roman" w:cs="Times New Roman"/>
                <w:b/>
                <w:bCs/>
                <w:color w:val="000000"/>
                <w:highlight w:val="cyan"/>
                <w:lang w:eastAsia="fr-FR"/>
                <w:rPrChange w:id="84" w:author="Catalina Suescun Gonzalez" w:date="2026-08-31T15:20:00Z" w16du:dateUtc="2026-08-31T13:20:00Z">
                  <w:rPr>
                    <w:ins w:id="85" w:author="Catalina Suescun Gonzalez" w:date="2026-08-31T14:38:00Z" w16du:dateUtc="2026-08-31T12:38:00Z"/>
                    <w:rFonts w:ascii="Times New Roman" w:eastAsia="Times New Roman" w:hAnsi="Times New Roman" w:cs="Times New Roman"/>
                    <w:b/>
                    <w:bCs/>
                    <w:color w:val="000000"/>
                    <w:lang w:eastAsia="fr-FR"/>
                  </w:rPr>
                </w:rPrChange>
              </w:rPr>
            </w:pPr>
            <w:proofErr w:type="spellStart"/>
            <w:ins w:id="86" w:author="Catalina Suescun Gonzalez" w:date="2026-08-31T15:06:00Z" w16du:dateUtc="2026-08-31T13:06:00Z">
              <w:r w:rsidRPr="00846661">
                <w:rPr>
                  <w:rFonts w:ascii="Times New Roman" w:eastAsia="Times New Roman" w:hAnsi="Times New Roman" w:cs="Times New Roman"/>
                  <w:b/>
                  <w:bCs/>
                  <w:color w:val="000000"/>
                  <w:highlight w:val="cyan"/>
                  <w:lang w:eastAsia="fr-FR"/>
                  <w:rPrChange w:id="87" w:author="Catalina Suescun Gonzalez" w:date="2026-08-31T15:20:00Z" w16du:dateUtc="2026-08-31T13:20:00Z">
                    <w:rPr>
                      <w:rFonts w:ascii="Times New Roman" w:eastAsia="Times New Roman" w:hAnsi="Times New Roman" w:cs="Times New Roman"/>
                      <w:b/>
                      <w:bCs/>
                      <w:color w:val="000000"/>
                      <w:lang w:eastAsia="fr-FR"/>
                    </w:rPr>
                  </w:rPrChange>
                </w:rPr>
                <w:t>A</w:t>
              </w:r>
            </w:ins>
            <w:ins w:id="88" w:author="Catalina Suescun Gonzalez" w:date="2026-08-31T15:07:00Z" w16du:dateUtc="2026-08-31T13:07:00Z">
              <w:r w:rsidR="00987AD9" w:rsidRPr="00846661">
                <w:rPr>
                  <w:rFonts w:ascii="Times New Roman" w:eastAsia="Times New Roman" w:hAnsi="Times New Roman" w:cs="Times New Roman"/>
                  <w:b/>
                  <w:bCs/>
                  <w:color w:val="000000"/>
                  <w:highlight w:val="cyan"/>
                  <w:lang w:eastAsia="fr-FR"/>
                  <w:rPrChange w:id="89" w:author="Catalina Suescun Gonzalez" w:date="2026-08-31T15:20:00Z" w16du:dateUtc="2026-08-31T13:20:00Z">
                    <w:rPr>
                      <w:rFonts w:ascii="Times New Roman" w:eastAsia="Times New Roman" w:hAnsi="Times New Roman" w:cs="Times New Roman"/>
                      <w:b/>
                      <w:bCs/>
                      <w:color w:val="000000"/>
                      <w:lang w:eastAsia="fr-FR"/>
                    </w:rPr>
                  </w:rPrChange>
                </w:rPr>
                <w:t>dI</w:t>
              </w:r>
            </w:ins>
            <w:proofErr w:type="spellEnd"/>
          </w:p>
          <w:p w14:paraId="6ACF3277" w14:textId="78CF2144" w:rsidR="00B76861" w:rsidRPr="00846661" w:rsidRDefault="00D026BE" w:rsidP="00BC563A">
            <w:pPr>
              <w:spacing w:after="0" w:line="240" w:lineRule="auto"/>
              <w:rPr>
                <w:ins w:id="90" w:author="Catalina Suescun Gonzalez" w:date="2026-08-31T14:38:00Z" w16du:dateUtc="2026-08-31T12:38:00Z"/>
                <w:rFonts w:ascii="Times New Roman" w:eastAsia="Times New Roman" w:hAnsi="Times New Roman" w:cs="Times New Roman"/>
                <w:b/>
                <w:bCs/>
                <w:color w:val="000000"/>
                <w:highlight w:val="cyan"/>
                <w:lang w:eastAsia="fr-FR"/>
                <w:rPrChange w:id="91" w:author="Catalina Suescun Gonzalez" w:date="2026-08-31T15:20:00Z" w16du:dateUtc="2026-08-31T13:20:00Z">
                  <w:rPr>
                    <w:ins w:id="92" w:author="Catalina Suescun Gonzalez" w:date="2026-08-31T14:38:00Z" w16du:dateUtc="2026-08-31T12:38:00Z"/>
                    <w:rFonts w:ascii="Times New Roman" w:eastAsia="Times New Roman" w:hAnsi="Times New Roman" w:cs="Times New Roman"/>
                    <w:b/>
                    <w:bCs/>
                    <w:color w:val="000000"/>
                    <w:lang w:eastAsia="fr-FR"/>
                  </w:rPr>
                </w:rPrChange>
              </w:rPr>
            </w:pPr>
            <w:ins w:id="93" w:author="Catalina Suescun Gonzalez" w:date="2026-08-31T15:06:00Z" w16du:dateUtc="2026-08-31T13:06:00Z">
              <w:r w:rsidRPr="00846661">
                <w:rPr>
                  <w:rFonts w:ascii="Times New Roman" w:eastAsia="Times New Roman" w:hAnsi="Times New Roman" w:cs="Times New Roman"/>
                  <w:b/>
                  <w:bCs/>
                  <w:color w:val="000000"/>
                  <w:highlight w:val="cyan"/>
                  <w:lang w:eastAsia="fr-FR"/>
                  <w:rPrChange w:id="94" w:author="Catalina Suescun Gonzalez" w:date="2026-08-31T15:20:00Z" w16du:dateUtc="2026-08-31T13:20:00Z">
                    <w:rPr>
                      <w:rFonts w:ascii="Times New Roman" w:eastAsia="Times New Roman" w:hAnsi="Times New Roman" w:cs="Times New Roman"/>
                      <w:b/>
                      <w:bCs/>
                      <w:color w:val="000000"/>
                      <w:lang w:eastAsia="fr-FR"/>
                    </w:rPr>
                  </w:rPrChange>
                </w:rPr>
                <w:t>AM</w:t>
              </w:r>
            </w:ins>
          </w:p>
          <w:p w14:paraId="58953582" w14:textId="65A8E232" w:rsidR="00EB1892" w:rsidRPr="00846661" w:rsidRDefault="00D026BE" w:rsidP="00EB1892">
            <w:pPr>
              <w:spacing w:after="0" w:line="240" w:lineRule="auto"/>
              <w:rPr>
                <w:ins w:id="95" w:author="Catalina Suescun Gonzalez" w:date="2026-08-31T15:00:00Z" w16du:dateUtc="2026-08-31T13:00:00Z"/>
                <w:rFonts w:ascii="Times New Roman" w:eastAsia="Times New Roman" w:hAnsi="Times New Roman" w:cs="Times New Roman"/>
                <w:b/>
                <w:bCs/>
                <w:color w:val="000000"/>
                <w:highlight w:val="cyan"/>
                <w:lang w:eastAsia="fr-FR"/>
                <w:rPrChange w:id="96" w:author="Catalina Suescun Gonzalez" w:date="2026-08-31T15:20:00Z" w16du:dateUtc="2026-08-31T13:20:00Z">
                  <w:rPr>
                    <w:ins w:id="97" w:author="Catalina Suescun Gonzalez" w:date="2026-08-31T15:00:00Z" w16du:dateUtc="2026-08-31T13:00:00Z"/>
                    <w:rFonts w:ascii="Times New Roman" w:eastAsia="Times New Roman" w:hAnsi="Times New Roman" w:cs="Times New Roman"/>
                    <w:b/>
                    <w:bCs/>
                    <w:color w:val="000000"/>
                    <w:lang w:eastAsia="fr-FR"/>
                  </w:rPr>
                </w:rPrChange>
              </w:rPr>
            </w:pPr>
            <w:ins w:id="98" w:author="Catalina Suescun Gonzalez" w:date="2026-08-31T15:06:00Z" w16du:dateUtc="2026-08-31T13:06:00Z">
              <w:r w:rsidRPr="00846661">
                <w:rPr>
                  <w:rFonts w:ascii="Times New Roman" w:eastAsia="Times New Roman" w:hAnsi="Times New Roman" w:cs="Times New Roman"/>
                  <w:b/>
                  <w:bCs/>
                  <w:color w:val="000000"/>
                  <w:highlight w:val="cyan"/>
                  <w:lang w:eastAsia="fr-FR"/>
                  <w:rPrChange w:id="99" w:author="Catalina Suescun Gonzalez" w:date="2026-08-31T15:20:00Z" w16du:dateUtc="2026-08-31T13:20:00Z">
                    <w:rPr>
                      <w:rFonts w:ascii="Times New Roman" w:eastAsia="Times New Roman" w:hAnsi="Times New Roman" w:cs="Times New Roman"/>
                      <w:b/>
                      <w:bCs/>
                      <w:color w:val="000000"/>
                      <w:lang w:eastAsia="fr-FR"/>
                    </w:rPr>
                  </w:rPrChange>
                </w:rPr>
                <w:t>CAD</w:t>
              </w:r>
            </w:ins>
          </w:p>
          <w:p w14:paraId="29C6AB3F" w14:textId="36F24FEE" w:rsidR="00B76861" w:rsidRPr="00846661" w:rsidRDefault="00D026BE" w:rsidP="00BC563A">
            <w:pPr>
              <w:spacing w:after="0" w:line="240" w:lineRule="auto"/>
              <w:rPr>
                <w:ins w:id="100" w:author="Catalina Suescun Gonzalez" w:date="2026-08-31T14:38:00Z" w16du:dateUtc="2026-08-31T12:38:00Z"/>
                <w:rFonts w:ascii="Times New Roman" w:eastAsia="Times New Roman" w:hAnsi="Times New Roman" w:cs="Times New Roman"/>
                <w:b/>
                <w:bCs/>
                <w:color w:val="000000"/>
                <w:highlight w:val="cyan"/>
                <w:lang w:eastAsia="fr-FR"/>
                <w:rPrChange w:id="101" w:author="Catalina Suescun Gonzalez" w:date="2026-08-31T15:20:00Z" w16du:dateUtc="2026-08-31T13:20:00Z">
                  <w:rPr>
                    <w:ins w:id="102" w:author="Catalina Suescun Gonzalez" w:date="2026-08-31T14:38:00Z" w16du:dateUtc="2026-08-31T12:38:00Z"/>
                    <w:rFonts w:ascii="Times New Roman" w:eastAsia="Times New Roman" w:hAnsi="Times New Roman" w:cs="Times New Roman"/>
                    <w:b/>
                    <w:bCs/>
                    <w:color w:val="000000"/>
                    <w:lang w:eastAsia="fr-FR"/>
                  </w:rPr>
                </w:rPrChange>
              </w:rPr>
            </w:pPr>
            <w:ins w:id="103" w:author="Catalina Suescun Gonzalez" w:date="2026-08-31T15:06:00Z" w16du:dateUtc="2026-08-31T13:06:00Z">
              <w:r w:rsidRPr="00846661">
                <w:rPr>
                  <w:rFonts w:ascii="Times New Roman" w:eastAsia="Times New Roman" w:hAnsi="Times New Roman" w:cs="Times New Roman"/>
                  <w:b/>
                  <w:bCs/>
                  <w:color w:val="000000"/>
                  <w:highlight w:val="cyan"/>
                  <w:lang w:eastAsia="fr-FR"/>
                  <w:rPrChange w:id="104" w:author="Catalina Suescun Gonzalez" w:date="2026-08-31T15:20:00Z" w16du:dateUtc="2026-08-31T13:20:00Z">
                    <w:rPr>
                      <w:rFonts w:ascii="Times New Roman" w:eastAsia="Times New Roman" w:hAnsi="Times New Roman" w:cs="Times New Roman"/>
                      <w:b/>
                      <w:bCs/>
                      <w:color w:val="000000"/>
                      <w:lang w:eastAsia="fr-FR"/>
                    </w:rPr>
                  </w:rPrChange>
                </w:rPr>
                <w:t>CS</w:t>
              </w:r>
            </w:ins>
          </w:p>
        </w:tc>
        <w:tc>
          <w:tcPr>
            <w:tcW w:w="7280" w:type="dxa"/>
            <w:tcBorders>
              <w:top w:val="single" w:sz="8" w:space="0" w:color="auto"/>
              <w:left w:val="nil"/>
              <w:bottom w:val="nil"/>
              <w:right w:val="single" w:sz="8" w:space="0" w:color="auto"/>
            </w:tcBorders>
            <w:noWrap/>
            <w:vAlign w:val="bottom"/>
            <w:hideMark/>
          </w:tcPr>
          <w:p w14:paraId="45A466F4" w14:textId="6897AC4E" w:rsidR="00B76861" w:rsidRPr="00846661" w:rsidRDefault="00B76861" w:rsidP="00BC563A">
            <w:pPr>
              <w:spacing w:after="0" w:line="240" w:lineRule="auto"/>
              <w:rPr>
                <w:ins w:id="105" w:author="Catalina Suescun Gonzalez" w:date="2026-08-31T14:38:00Z" w16du:dateUtc="2026-08-31T12:38:00Z"/>
                <w:rFonts w:ascii="Times New Roman" w:eastAsia="Times New Roman" w:hAnsi="Times New Roman" w:cs="Times New Roman"/>
                <w:b/>
                <w:bCs/>
                <w:color w:val="000000"/>
                <w:highlight w:val="cyan"/>
                <w:lang w:eastAsia="fr-FR"/>
                <w:rPrChange w:id="106" w:author="Catalina Suescun Gonzalez" w:date="2026-08-31T15:20:00Z" w16du:dateUtc="2026-08-31T13:20:00Z">
                  <w:rPr>
                    <w:ins w:id="107" w:author="Catalina Suescun Gonzalez" w:date="2026-08-31T14:38:00Z" w16du:dateUtc="2026-08-31T12:38:00Z"/>
                    <w:rFonts w:ascii="Times New Roman" w:eastAsia="Times New Roman" w:hAnsi="Times New Roman" w:cs="Times New Roman"/>
                    <w:b/>
                    <w:bCs/>
                    <w:color w:val="000000"/>
                    <w:lang w:eastAsia="fr-FR"/>
                  </w:rPr>
                </w:rPrChange>
              </w:rPr>
            </w:pPr>
            <w:ins w:id="108" w:author="Catalina Suescun Gonzalez" w:date="2026-08-31T14:38:00Z" w16du:dateUtc="2026-08-31T12:38:00Z">
              <w:r w:rsidRPr="00846661">
                <w:rPr>
                  <w:rFonts w:ascii="Times New Roman" w:eastAsia="Times New Roman" w:hAnsi="Times New Roman" w:cs="Times New Roman"/>
                  <w:b/>
                  <w:bCs/>
                  <w:color w:val="000000"/>
                  <w:highlight w:val="cyan"/>
                  <w:lang w:eastAsia="fr-FR"/>
                  <w:rPrChange w:id="109" w:author="Catalina Suescun Gonzalez" w:date="2026-08-31T15:20:00Z" w16du:dateUtc="2026-08-31T13:20:00Z">
                    <w:rPr>
                      <w:rFonts w:ascii="Times New Roman" w:eastAsia="Times New Roman" w:hAnsi="Times New Roman" w:cs="Times New Roman"/>
                      <w:b/>
                      <w:bCs/>
                      <w:color w:val="000000"/>
                      <w:lang w:eastAsia="fr-FR"/>
                    </w:rPr>
                  </w:rPrChange>
                </w:rPr>
                <w:t>Definition</w:t>
              </w:r>
            </w:ins>
          </w:p>
          <w:p w14:paraId="4F0E7B07" w14:textId="2FF0ADAF" w:rsidR="00B76861" w:rsidRPr="00846661" w:rsidRDefault="006838AC" w:rsidP="00BC563A">
            <w:pPr>
              <w:spacing w:after="0" w:line="240" w:lineRule="auto"/>
              <w:rPr>
                <w:ins w:id="110" w:author="Catalina Suescun Gonzalez" w:date="2026-08-31T14:38:00Z" w16du:dateUtc="2026-08-31T12:38:00Z"/>
                <w:rFonts w:ascii="Times New Roman" w:eastAsia="Times New Roman" w:hAnsi="Times New Roman" w:cs="Times New Roman"/>
                <w:color w:val="000000"/>
                <w:highlight w:val="cyan"/>
                <w:lang w:eastAsia="fr-FR"/>
                <w:rPrChange w:id="111" w:author="Catalina Suescun Gonzalez" w:date="2026-08-31T15:20:00Z" w16du:dateUtc="2026-08-31T13:20:00Z">
                  <w:rPr>
                    <w:ins w:id="112" w:author="Catalina Suescun Gonzalez" w:date="2026-08-31T14:38:00Z" w16du:dateUtc="2026-08-31T12:38:00Z"/>
                    <w:rFonts w:ascii="Times New Roman" w:eastAsia="Times New Roman" w:hAnsi="Times New Roman" w:cs="Times New Roman"/>
                    <w:color w:val="000000"/>
                    <w:lang w:eastAsia="fr-FR"/>
                  </w:rPr>
                </w:rPrChange>
              </w:rPr>
            </w:pPr>
            <w:ins w:id="113" w:author="Catalina Suescun Gonzalez" w:date="2026-08-31T14:51:00Z" w16du:dateUtc="2026-08-31T12:51:00Z">
              <w:r w:rsidRPr="00846661">
                <w:rPr>
                  <w:rFonts w:ascii="Times New Roman" w:eastAsia="Times New Roman" w:hAnsi="Times New Roman" w:cs="Times New Roman"/>
                  <w:color w:val="000000"/>
                  <w:highlight w:val="cyan"/>
                  <w:lang w:eastAsia="fr-FR"/>
                  <w:rPrChange w:id="114" w:author="Catalina Suescun Gonzalez" w:date="2026-08-31T15:20:00Z" w16du:dateUtc="2026-08-31T13:20:00Z">
                    <w:rPr>
                      <w:rFonts w:ascii="Times New Roman" w:eastAsia="Times New Roman" w:hAnsi="Times New Roman" w:cs="Times New Roman"/>
                      <w:color w:val="000000"/>
                      <w:lang w:eastAsia="fr-FR"/>
                    </w:rPr>
                  </w:rPrChange>
                </w:rPr>
                <w:t>Ad</w:t>
              </w:r>
            </w:ins>
            <w:ins w:id="115" w:author="Catalina Suescun Gonzalez" w:date="2026-08-31T15:08:00Z" w16du:dateUtc="2026-08-31T13:08:00Z">
              <w:r w:rsidR="00987AD9" w:rsidRPr="00846661">
                <w:rPr>
                  <w:rFonts w:ascii="Times New Roman" w:eastAsia="Times New Roman" w:hAnsi="Times New Roman" w:cs="Times New Roman"/>
                  <w:color w:val="000000"/>
                  <w:highlight w:val="cyan"/>
                  <w:lang w:eastAsia="fr-FR"/>
                  <w:rPrChange w:id="116" w:author="Catalina Suescun Gonzalez" w:date="2026-08-31T15:20:00Z" w16du:dateUtc="2026-08-31T13:20:00Z">
                    <w:rPr>
                      <w:rFonts w:ascii="Times New Roman" w:eastAsia="Times New Roman" w:hAnsi="Times New Roman" w:cs="Times New Roman"/>
                      <w:color w:val="000000"/>
                      <w:lang w:eastAsia="fr-FR"/>
                    </w:rPr>
                  </w:rPrChange>
                </w:rPr>
                <w:t xml:space="preserve">aptability </w:t>
              </w:r>
              <w:r w:rsidR="005E1045" w:rsidRPr="00846661">
                <w:rPr>
                  <w:rFonts w:ascii="Times New Roman" w:eastAsia="Times New Roman" w:hAnsi="Times New Roman" w:cs="Times New Roman"/>
                  <w:color w:val="000000"/>
                  <w:highlight w:val="cyan"/>
                  <w:lang w:eastAsia="fr-FR"/>
                  <w:rPrChange w:id="117" w:author="Catalina Suescun Gonzalez" w:date="2026-08-31T15:20:00Z" w16du:dateUtc="2026-08-31T13:20:00Z">
                    <w:rPr>
                      <w:rFonts w:ascii="Times New Roman" w:eastAsia="Times New Roman" w:hAnsi="Times New Roman" w:cs="Times New Roman"/>
                      <w:color w:val="000000"/>
                      <w:lang w:eastAsia="fr-FR"/>
                    </w:rPr>
                  </w:rPrChange>
                </w:rPr>
                <w:t>Index</w:t>
              </w:r>
            </w:ins>
          </w:p>
          <w:p w14:paraId="0EEE7A16" w14:textId="77777777" w:rsidR="00987AD9" w:rsidRPr="00846661" w:rsidRDefault="00987AD9" w:rsidP="00BC563A">
            <w:pPr>
              <w:spacing w:after="0" w:line="240" w:lineRule="auto"/>
              <w:rPr>
                <w:ins w:id="118" w:author="Catalina Suescun Gonzalez" w:date="2026-08-31T15:08:00Z" w16du:dateUtc="2026-08-31T13:08:00Z"/>
                <w:rFonts w:ascii="Times New Roman" w:hAnsi="Times New Roman" w:cs="Times New Roman"/>
                <w:highlight w:val="cyan"/>
                <w:rPrChange w:id="119" w:author="Catalina Suescun Gonzalez" w:date="2026-08-31T15:20:00Z" w16du:dateUtc="2026-08-31T13:20:00Z">
                  <w:rPr>
                    <w:ins w:id="120" w:author="Catalina Suescun Gonzalez" w:date="2026-08-31T15:08:00Z" w16du:dateUtc="2026-08-31T13:08:00Z"/>
                    <w:rFonts w:ascii="Times New Roman" w:hAnsi="Times New Roman" w:cs="Times New Roman"/>
                  </w:rPr>
                </w:rPrChange>
              </w:rPr>
            </w:pPr>
            <w:ins w:id="121" w:author="Catalina Suescun Gonzalez" w:date="2026-08-31T15:08:00Z" w16du:dateUtc="2026-08-31T13:08:00Z">
              <w:r w:rsidRPr="00846661">
                <w:rPr>
                  <w:rFonts w:ascii="Times New Roman" w:hAnsi="Times New Roman" w:cs="Times New Roman"/>
                  <w:highlight w:val="cyan"/>
                  <w:rPrChange w:id="122" w:author="Catalina Suescun Gonzalez" w:date="2026-08-31T15:20:00Z" w16du:dateUtc="2026-08-31T13:20:00Z">
                    <w:rPr>
                      <w:rFonts w:ascii="Times New Roman" w:hAnsi="Times New Roman" w:cs="Times New Roman"/>
                    </w:rPr>
                  </w:rPrChange>
                </w:rPr>
                <w:t>Additive Manufacturing</w:t>
              </w:r>
            </w:ins>
          </w:p>
          <w:p w14:paraId="02A45DE5" w14:textId="5160F045" w:rsidR="00987AD9" w:rsidRPr="00846661" w:rsidRDefault="00987AD9" w:rsidP="00BC563A">
            <w:pPr>
              <w:spacing w:after="0" w:line="240" w:lineRule="auto"/>
              <w:rPr>
                <w:ins w:id="123" w:author="Catalina Suescun Gonzalez" w:date="2026-08-31T15:07:00Z" w16du:dateUtc="2026-08-31T13:07:00Z"/>
                <w:rFonts w:ascii="Times New Roman" w:hAnsi="Times New Roman" w:cs="Times New Roman"/>
                <w:highlight w:val="cyan"/>
                <w:rPrChange w:id="124" w:author="Catalina Suescun Gonzalez" w:date="2026-08-31T15:20:00Z" w16du:dateUtc="2026-08-31T13:20:00Z">
                  <w:rPr>
                    <w:ins w:id="125" w:author="Catalina Suescun Gonzalez" w:date="2026-08-31T15:07:00Z" w16du:dateUtc="2026-08-31T13:07:00Z"/>
                    <w:rFonts w:ascii="Times New Roman" w:hAnsi="Times New Roman" w:cs="Times New Roman"/>
                  </w:rPr>
                </w:rPrChange>
              </w:rPr>
            </w:pPr>
            <w:ins w:id="126" w:author="Catalina Suescun Gonzalez" w:date="2026-08-31T15:07:00Z" w16du:dateUtc="2026-08-31T13:07:00Z">
              <w:r w:rsidRPr="00846661">
                <w:rPr>
                  <w:rFonts w:ascii="Times New Roman" w:hAnsi="Times New Roman" w:cs="Times New Roman"/>
                  <w:highlight w:val="cyan"/>
                  <w:rPrChange w:id="127" w:author="Catalina Suescun Gonzalez" w:date="2026-08-31T15:20:00Z" w16du:dateUtc="2026-08-31T13:20:00Z">
                    <w:rPr>
                      <w:rFonts w:ascii="Times New Roman" w:hAnsi="Times New Roman" w:cs="Times New Roman"/>
                    </w:rPr>
                  </w:rPrChange>
                </w:rPr>
                <w:t>Computer-aided design</w:t>
              </w:r>
            </w:ins>
          </w:p>
          <w:p w14:paraId="311954F9" w14:textId="35FB3EC8" w:rsidR="00B76861" w:rsidRPr="00846661" w:rsidRDefault="00987AD9" w:rsidP="00BC563A">
            <w:pPr>
              <w:spacing w:after="0" w:line="240" w:lineRule="auto"/>
              <w:rPr>
                <w:ins w:id="128" w:author="Catalina Suescun Gonzalez" w:date="2026-08-31T14:38:00Z" w16du:dateUtc="2026-08-31T12:38:00Z"/>
                <w:rFonts w:ascii="Times New Roman" w:eastAsia="Times New Roman" w:hAnsi="Times New Roman" w:cs="Times New Roman"/>
                <w:color w:val="000000"/>
                <w:highlight w:val="cyan"/>
                <w:lang w:eastAsia="fr-FR"/>
                <w:rPrChange w:id="129" w:author="Catalina Suescun Gonzalez" w:date="2026-08-31T15:20:00Z" w16du:dateUtc="2026-08-31T13:20:00Z">
                  <w:rPr>
                    <w:ins w:id="130" w:author="Catalina Suescun Gonzalez" w:date="2026-08-31T14:38:00Z" w16du:dateUtc="2026-08-31T12:38:00Z"/>
                    <w:rFonts w:ascii="Times New Roman" w:eastAsia="Times New Roman" w:hAnsi="Times New Roman" w:cs="Times New Roman"/>
                    <w:color w:val="000000"/>
                    <w:lang w:eastAsia="fr-FR"/>
                  </w:rPr>
                </w:rPrChange>
              </w:rPr>
            </w:pPr>
            <w:ins w:id="131" w:author="Catalina Suescun Gonzalez" w:date="2026-08-31T15:07:00Z" w16du:dateUtc="2026-08-31T13:07:00Z">
              <w:r w:rsidRPr="00846661">
                <w:rPr>
                  <w:rFonts w:ascii="Times New Roman" w:eastAsia="Times New Roman" w:hAnsi="Times New Roman" w:cs="Times New Roman"/>
                  <w:color w:val="000000"/>
                  <w:highlight w:val="cyan"/>
                  <w:lang w:eastAsia="fr-FR"/>
                  <w:rPrChange w:id="132" w:author="Catalina Suescun Gonzalez" w:date="2026-08-31T15:20:00Z" w16du:dateUtc="2026-08-31T13:20:00Z">
                    <w:rPr>
                      <w:rFonts w:ascii="Times New Roman" w:eastAsia="Times New Roman" w:hAnsi="Times New Roman" w:cs="Times New Roman"/>
                      <w:color w:val="000000"/>
                      <w:lang w:eastAsia="fr-FR"/>
                    </w:rPr>
                  </w:rPrChange>
                </w:rPr>
                <w:t>Critical stage</w:t>
              </w:r>
            </w:ins>
          </w:p>
        </w:tc>
      </w:tr>
      <w:tr w:rsidR="00B76861" w:rsidRPr="00846661" w14:paraId="7BD8F56A" w14:textId="77777777" w:rsidTr="00BC563A">
        <w:trPr>
          <w:trHeight w:val="288"/>
          <w:ins w:id="133" w:author="Catalina Suescun Gonzalez" w:date="2026-08-31T14:38:00Z"/>
        </w:trPr>
        <w:tc>
          <w:tcPr>
            <w:tcW w:w="1700" w:type="dxa"/>
            <w:tcBorders>
              <w:top w:val="nil"/>
              <w:left w:val="single" w:sz="8" w:space="0" w:color="auto"/>
              <w:bottom w:val="nil"/>
              <w:right w:val="nil"/>
            </w:tcBorders>
            <w:noWrap/>
            <w:vAlign w:val="bottom"/>
            <w:hideMark/>
          </w:tcPr>
          <w:p w14:paraId="73552F5B" w14:textId="77777777" w:rsidR="00D026BE" w:rsidRPr="00846661" w:rsidRDefault="00D026BE" w:rsidP="00BC563A">
            <w:pPr>
              <w:spacing w:after="0" w:line="240" w:lineRule="auto"/>
              <w:rPr>
                <w:ins w:id="134" w:author="Catalina Suescun Gonzalez" w:date="2026-08-31T15:06:00Z" w16du:dateUtc="2026-08-31T13:06:00Z"/>
                <w:rFonts w:ascii="Times New Roman" w:hAnsi="Times New Roman" w:cs="Times New Roman"/>
                <w:b/>
                <w:bCs/>
                <w:highlight w:val="cyan"/>
                <w:rPrChange w:id="135" w:author="Catalina Suescun Gonzalez" w:date="2026-08-31T15:20:00Z" w16du:dateUtc="2026-08-31T13:20:00Z">
                  <w:rPr>
                    <w:ins w:id="136" w:author="Catalina Suescun Gonzalez" w:date="2026-08-31T15:06:00Z" w16du:dateUtc="2026-08-31T13:06:00Z"/>
                    <w:rFonts w:ascii="Times New Roman" w:hAnsi="Times New Roman" w:cs="Times New Roman"/>
                    <w:b/>
                    <w:bCs/>
                  </w:rPr>
                </w:rPrChange>
              </w:rPr>
            </w:pPr>
            <w:ins w:id="137" w:author="Catalina Suescun Gonzalez" w:date="2026-08-31T15:06:00Z" w16du:dateUtc="2026-08-31T13:06:00Z">
              <w:r w:rsidRPr="00846661">
                <w:rPr>
                  <w:rFonts w:ascii="Times New Roman" w:eastAsia="Times New Roman" w:hAnsi="Times New Roman" w:cs="Times New Roman"/>
                  <w:b/>
                  <w:bCs/>
                  <w:color w:val="000000"/>
                  <w:highlight w:val="cyan"/>
                  <w:lang w:eastAsia="fr-FR"/>
                  <w:rPrChange w:id="138" w:author="Catalina Suescun Gonzalez" w:date="2026-08-31T15:20:00Z" w16du:dateUtc="2026-08-31T13:20:00Z">
                    <w:rPr>
                      <w:rFonts w:ascii="Times New Roman" w:eastAsia="Times New Roman" w:hAnsi="Times New Roman" w:cs="Times New Roman"/>
                      <w:b/>
                      <w:bCs/>
                      <w:color w:val="000000"/>
                      <w:lang w:eastAsia="fr-FR"/>
                    </w:rPr>
                  </w:rPrChange>
                </w:rPr>
                <w:t>DRAM</w:t>
              </w:r>
              <w:r w:rsidRPr="00846661">
                <w:rPr>
                  <w:rFonts w:ascii="Times New Roman" w:hAnsi="Times New Roman" w:cs="Times New Roman"/>
                  <w:b/>
                  <w:bCs/>
                  <w:highlight w:val="cyan"/>
                  <w:rPrChange w:id="139" w:author="Catalina Suescun Gonzalez" w:date="2026-08-31T15:20:00Z" w16du:dateUtc="2026-08-31T13:20:00Z">
                    <w:rPr>
                      <w:rFonts w:ascii="Times New Roman" w:hAnsi="Times New Roman" w:cs="Times New Roman"/>
                      <w:b/>
                      <w:bCs/>
                    </w:rPr>
                  </w:rPrChange>
                </w:rPr>
                <w:t xml:space="preserve"> </w:t>
              </w:r>
            </w:ins>
          </w:p>
          <w:p w14:paraId="1E1591B7" w14:textId="5285D550" w:rsidR="00B76861" w:rsidRPr="00846661" w:rsidRDefault="0009195F" w:rsidP="00BC563A">
            <w:pPr>
              <w:spacing w:after="0" w:line="240" w:lineRule="auto"/>
              <w:rPr>
                <w:ins w:id="140" w:author="Catalina Suescun Gonzalez" w:date="2026-08-31T14:38:00Z" w16du:dateUtc="2026-08-31T12:38:00Z"/>
                <w:rFonts w:ascii="Times New Roman" w:eastAsia="Times New Roman" w:hAnsi="Times New Roman" w:cs="Times New Roman"/>
                <w:b/>
                <w:bCs/>
                <w:color w:val="000000"/>
                <w:highlight w:val="cyan"/>
                <w:lang w:eastAsia="fr-FR"/>
                <w:rPrChange w:id="141" w:author="Catalina Suescun Gonzalez" w:date="2026-08-31T15:20:00Z" w16du:dateUtc="2026-08-31T13:20:00Z">
                  <w:rPr>
                    <w:ins w:id="142" w:author="Catalina Suescun Gonzalez" w:date="2026-08-31T14:38:00Z" w16du:dateUtc="2026-08-31T12:38:00Z"/>
                    <w:rFonts w:ascii="Times New Roman" w:eastAsia="Times New Roman" w:hAnsi="Times New Roman" w:cs="Times New Roman"/>
                    <w:b/>
                    <w:bCs/>
                    <w:color w:val="000000"/>
                    <w:lang w:eastAsia="fr-FR"/>
                  </w:rPr>
                </w:rPrChange>
              </w:rPr>
            </w:pPr>
            <w:ins w:id="143" w:author="Catalina Suescun Gonzalez" w:date="2026-08-31T14:56:00Z" w16du:dateUtc="2026-08-31T12:56:00Z">
              <w:r w:rsidRPr="00846661">
                <w:rPr>
                  <w:rFonts w:ascii="Times New Roman" w:hAnsi="Times New Roman" w:cs="Times New Roman"/>
                  <w:b/>
                  <w:bCs/>
                  <w:highlight w:val="cyan"/>
                  <w:rPrChange w:id="144" w:author="Catalina Suescun Gonzalez" w:date="2026-08-31T15:20:00Z" w16du:dateUtc="2026-08-31T13:20:00Z">
                    <w:rPr>
                      <w:rFonts w:ascii="Times New Roman" w:hAnsi="Times New Roman" w:cs="Times New Roman"/>
                      <w:b/>
                      <w:bCs/>
                    </w:rPr>
                  </w:rPrChange>
                </w:rPr>
                <w:t>FDM</w:t>
              </w:r>
            </w:ins>
          </w:p>
        </w:tc>
        <w:tc>
          <w:tcPr>
            <w:tcW w:w="7280" w:type="dxa"/>
            <w:tcBorders>
              <w:top w:val="nil"/>
              <w:left w:val="nil"/>
              <w:bottom w:val="nil"/>
              <w:right w:val="single" w:sz="8" w:space="0" w:color="auto"/>
            </w:tcBorders>
            <w:noWrap/>
            <w:vAlign w:val="bottom"/>
            <w:hideMark/>
          </w:tcPr>
          <w:p w14:paraId="129C8F75" w14:textId="77777777" w:rsidR="00D026BE" w:rsidRPr="00846661" w:rsidRDefault="00D026BE" w:rsidP="00BC563A">
            <w:pPr>
              <w:spacing w:after="0" w:line="240" w:lineRule="auto"/>
              <w:rPr>
                <w:ins w:id="145" w:author="Catalina Suescun Gonzalez" w:date="2026-08-31T15:06:00Z" w16du:dateUtc="2026-08-31T13:06:00Z"/>
                <w:rFonts w:ascii="Times New Roman" w:hAnsi="Times New Roman" w:cs="Times New Roman"/>
                <w:highlight w:val="cyan"/>
                <w:rPrChange w:id="146" w:author="Catalina Suescun Gonzalez" w:date="2026-08-31T15:20:00Z" w16du:dateUtc="2026-08-31T13:20:00Z">
                  <w:rPr>
                    <w:ins w:id="147" w:author="Catalina Suescun Gonzalez" w:date="2026-08-31T15:06:00Z" w16du:dateUtc="2026-08-31T13:06:00Z"/>
                    <w:rFonts w:ascii="Times New Roman" w:hAnsi="Times New Roman" w:cs="Times New Roman"/>
                  </w:rPr>
                </w:rPrChange>
              </w:rPr>
            </w:pPr>
            <w:ins w:id="148" w:author="Catalina Suescun Gonzalez" w:date="2026-08-31T15:06:00Z" w16du:dateUtc="2026-08-31T13:06:00Z">
              <w:r w:rsidRPr="00846661">
                <w:rPr>
                  <w:rFonts w:ascii="Times New Roman" w:eastAsia="Times New Roman" w:hAnsi="Times New Roman" w:cs="Times New Roman"/>
                  <w:color w:val="000000"/>
                  <w:highlight w:val="cyan"/>
                  <w:lang w:eastAsia="fr-FR"/>
                  <w:rPrChange w:id="149" w:author="Catalina Suescun Gonzalez" w:date="2026-08-31T15:20:00Z" w16du:dateUtc="2026-08-31T13:20:00Z">
                    <w:rPr>
                      <w:rFonts w:ascii="Times New Roman" w:eastAsia="Times New Roman" w:hAnsi="Times New Roman" w:cs="Times New Roman"/>
                      <w:color w:val="000000"/>
                      <w:lang w:eastAsia="fr-FR"/>
                    </w:rPr>
                  </w:rPrChange>
                </w:rPr>
                <w:t>Distributed recycling and additive manufacturing</w:t>
              </w:r>
              <w:r w:rsidRPr="00846661">
                <w:rPr>
                  <w:rFonts w:ascii="Times New Roman" w:hAnsi="Times New Roman" w:cs="Times New Roman"/>
                  <w:highlight w:val="cyan"/>
                  <w:rPrChange w:id="150" w:author="Catalina Suescun Gonzalez" w:date="2026-08-31T15:20:00Z" w16du:dateUtc="2026-08-31T13:20:00Z">
                    <w:rPr>
                      <w:rFonts w:ascii="Times New Roman" w:hAnsi="Times New Roman" w:cs="Times New Roman"/>
                    </w:rPr>
                  </w:rPrChange>
                </w:rPr>
                <w:t xml:space="preserve"> </w:t>
              </w:r>
            </w:ins>
          </w:p>
          <w:p w14:paraId="0A87190E" w14:textId="30ADB243" w:rsidR="00B76861" w:rsidRPr="00846661" w:rsidRDefault="0009195F" w:rsidP="00BC563A">
            <w:pPr>
              <w:spacing w:after="0" w:line="240" w:lineRule="auto"/>
              <w:rPr>
                <w:ins w:id="151" w:author="Catalina Suescun Gonzalez" w:date="2026-08-31T14:38:00Z" w16du:dateUtc="2026-08-31T12:38:00Z"/>
                <w:rFonts w:ascii="Times New Roman" w:eastAsia="Times New Roman" w:hAnsi="Times New Roman" w:cs="Times New Roman"/>
                <w:color w:val="000000"/>
                <w:highlight w:val="cyan"/>
                <w:lang w:eastAsia="fr-FR"/>
                <w:rPrChange w:id="152" w:author="Catalina Suescun Gonzalez" w:date="2026-08-31T15:20:00Z" w16du:dateUtc="2026-08-31T13:20:00Z">
                  <w:rPr>
                    <w:ins w:id="153" w:author="Catalina Suescun Gonzalez" w:date="2026-08-31T14:38:00Z" w16du:dateUtc="2026-08-31T12:38:00Z"/>
                    <w:rFonts w:ascii="Times New Roman" w:eastAsia="Times New Roman" w:hAnsi="Times New Roman" w:cs="Times New Roman"/>
                    <w:color w:val="000000"/>
                    <w:lang w:eastAsia="fr-FR"/>
                  </w:rPr>
                </w:rPrChange>
              </w:rPr>
            </w:pPr>
            <w:ins w:id="154" w:author="Catalina Suescun Gonzalez" w:date="2026-08-31T14:56:00Z" w16du:dateUtc="2026-08-31T12:56:00Z">
              <w:r w:rsidRPr="00846661">
                <w:rPr>
                  <w:rFonts w:ascii="Times New Roman" w:hAnsi="Times New Roman" w:cs="Times New Roman"/>
                  <w:highlight w:val="cyan"/>
                  <w:rPrChange w:id="155" w:author="Catalina Suescun Gonzalez" w:date="2026-08-31T15:20:00Z" w16du:dateUtc="2026-08-31T13:20:00Z">
                    <w:rPr>
                      <w:rFonts w:ascii="Times New Roman" w:hAnsi="Times New Roman" w:cs="Times New Roman"/>
                    </w:rPr>
                  </w:rPrChange>
                </w:rPr>
                <w:t xml:space="preserve">Fused deposition modeling </w:t>
              </w:r>
            </w:ins>
          </w:p>
        </w:tc>
      </w:tr>
      <w:tr w:rsidR="00B76861" w:rsidRPr="00846661" w14:paraId="4A8F0227" w14:textId="77777777" w:rsidTr="00BC563A">
        <w:trPr>
          <w:trHeight w:val="288"/>
          <w:ins w:id="156" w:author="Catalina Suescun Gonzalez" w:date="2026-08-31T14:38:00Z"/>
        </w:trPr>
        <w:tc>
          <w:tcPr>
            <w:tcW w:w="1700" w:type="dxa"/>
            <w:tcBorders>
              <w:top w:val="nil"/>
              <w:left w:val="single" w:sz="8" w:space="0" w:color="auto"/>
              <w:bottom w:val="nil"/>
              <w:right w:val="nil"/>
            </w:tcBorders>
            <w:noWrap/>
            <w:vAlign w:val="bottom"/>
            <w:hideMark/>
          </w:tcPr>
          <w:p w14:paraId="4D4BE0B6" w14:textId="5B93DB82" w:rsidR="00B76861" w:rsidRPr="00846661" w:rsidRDefault="004C273D" w:rsidP="00BC563A">
            <w:pPr>
              <w:spacing w:after="0" w:line="240" w:lineRule="auto"/>
              <w:rPr>
                <w:ins w:id="157" w:author="Catalina Suescun Gonzalez" w:date="2026-08-31T14:38:00Z" w16du:dateUtc="2026-08-31T12:38:00Z"/>
                <w:rFonts w:ascii="Times New Roman" w:eastAsia="Times New Roman" w:hAnsi="Times New Roman" w:cs="Times New Roman"/>
                <w:b/>
                <w:bCs/>
                <w:color w:val="000000"/>
                <w:highlight w:val="cyan"/>
                <w:lang w:eastAsia="fr-FR"/>
                <w:rPrChange w:id="158" w:author="Catalina Suescun Gonzalez" w:date="2026-08-31T15:20:00Z" w16du:dateUtc="2026-08-31T13:20:00Z">
                  <w:rPr>
                    <w:ins w:id="159" w:author="Catalina Suescun Gonzalez" w:date="2026-08-31T14:38:00Z" w16du:dateUtc="2026-08-31T12:38:00Z"/>
                    <w:rFonts w:ascii="Times New Roman" w:eastAsia="Times New Roman" w:hAnsi="Times New Roman" w:cs="Times New Roman"/>
                    <w:b/>
                    <w:bCs/>
                    <w:color w:val="000000"/>
                    <w:lang w:eastAsia="fr-FR"/>
                  </w:rPr>
                </w:rPrChange>
              </w:rPr>
            </w:pPr>
            <w:ins w:id="160" w:author="Catalina Suescun Gonzalez" w:date="2026-08-31T14:49:00Z" w16du:dateUtc="2026-08-31T12:49:00Z">
              <w:r w:rsidRPr="00846661">
                <w:rPr>
                  <w:rFonts w:ascii="Times New Roman" w:eastAsia="Times New Roman" w:hAnsi="Times New Roman" w:cs="Times New Roman"/>
                  <w:b/>
                  <w:bCs/>
                  <w:color w:val="000000"/>
                  <w:highlight w:val="cyan"/>
                  <w:lang w:eastAsia="fr-FR"/>
                  <w:rPrChange w:id="161" w:author="Catalina Suescun Gonzalez" w:date="2026-08-31T15:20:00Z" w16du:dateUtc="2026-08-31T13:20:00Z">
                    <w:rPr>
                      <w:rFonts w:ascii="Times New Roman" w:eastAsia="Times New Roman" w:hAnsi="Times New Roman" w:cs="Times New Roman"/>
                      <w:b/>
                      <w:bCs/>
                      <w:color w:val="000000"/>
                      <w:lang w:eastAsia="fr-FR"/>
                    </w:rPr>
                  </w:rPrChange>
                </w:rPr>
                <w:t>FFF</w:t>
              </w:r>
            </w:ins>
          </w:p>
          <w:p w14:paraId="72F89409" w14:textId="77777777" w:rsidR="00B76861" w:rsidRPr="00846661" w:rsidRDefault="00B76861" w:rsidP="00BC563A">
            <w:pPr>
              <w:spacing w:after="0" w:line="240" w:lineRule="auto"/>
              <w:rPr>
                <w:ins w:id="162" w:author="Catalina Suescun Gonzalez" w:date="2026-08-31T14:38:00Z" w16du:dateUtc="2026-08-31T12:38:00Z"/>
                <w:rFonts w:ascii="Times New Roman" w:eastAsia="Times New Roman" w:hAnsi="Times New Roman" w:cs="Times New Roman"/>
                <w:b/>
                <w:bCs/>
                <w:color w:val="000000"/>
                <w:highlight w:val="cyan"/>
                <w:lang w:eastAsia="fr-FR"/>
                <w:rPrChange w:id="163" w:author="Catalina Suescun Gonzalez" w:date="2026-08-31T15:20:00Z" w16du:dateUtc="2026-08-31T13:20:00Z">
                  <w:rPr>
                    <w:ins w:id="164" w:author="Catalina Suescun Gonzalez" w:date="2026-08-31T14:38:00Z" w16du:dateUtc="2026-08-31T12:38:00Z"/>
                    <w:rFonts w:ascii="Times New Roman" w:eastAsia="Times New Roman" w:hAnsi="Times New Roman" w:cs="Times New Roman"/>
                    <w:b/>
                    <w:bCs/>
                    <w:color w:val="000000"/>
                    <w:lang w:eastAsia="fr-FR"/>
                  </w:rPr>
                </w:rPrChange>
              </w:rPr>
            </w:pPr>
            <w:ins w:id="165" w:author="Catalina Suescun Gonzalez" w:date="2026-08-31T14:38:00Z" w16du:dateUtc="2026-08-31T12:38:00Z">
              <w:r w:rsidRPr="00846661">
                <w:rPr>
                  <w:rFonts w:ascii="Times New Roman" w:eastAsia="Times New Roman" w:hAnsi="Times New Roman" w:cs="Times New Roman"/>
                  <w:b/>
                  <w:bCs/>
                  <w:color w:val="000000"/>
                  <w:highlight w:val="cyan"/>
                  <w:lang w:eastAsia="fr-FR"/>
                  <w:rPrChange w:id="166" w:author="Catalina Suescun Gonzalez" w:date="2026-08-31T15:20:00Z" w16du:dateUtc="2026-08-31T13:20:00Z">
                    <w:rPr>
                      <w:rFonts w:ascii="Times New Roman" w:eastAsia="Times New Roman" w:hAnsi="Times New Roman" w:cs="Times New Roman"/>
                      <w:b/>
                      <w:bCs/>
                      <w:color w:val="000000"/>
                      <w:lang w:eastAsia="fr-FR"/>
                    </w:rPr>
                  </w:rPrChange>
                </w:rPr>
                <w:t>FGF</w:t>
              </w:r>
            </w:ins>
          </w:p>
          <w:p w14:paraId="45540904" w14:textId="2349C349" w:rsidR="00B76861" w:rsidRPr="00846661" w:rsidRDefault="004C273D" w:rsidP="00BC563A">
            <w:pPr>
              <w:spacing w:after="0" w:line="240" w:lineRule="auto"/>
              <w:rPr>
                <w:ins w:id="167" w:author="Catalina Suescun Gonzalez" w:date="2026-08-31T14:38:00Z" w16du:dateUtc="2026-08-31T12:38:00Z"/>
                <w:rFonts w:ascii="Times New Roman" w:eastAsia="Times New Roman" w:hAnsi="Times New Roman" w:cs="Times New Roman"/>
                <w:b/>
                <w:bCs/>
                <w:color w:val="000000"/>
                <w:highlight w:val="cyan"/>
                <w:lang w:eastAsia="fr-FR"/>
                <w:rPrChange w:id="168" w:author="Catalina Suescun Gonzalez" w:date="2026-08-31T15:20:00Z" w16du:dateUtc="2026-08-31T13:20:00Z">
                  <w:rPr>
                    <w:ins w:id="169" w:author="Catalina Suescun Gonzalez" w:date="2026-08-31T14:38:00Z" w16du:dateUtc="2026-08-31T12:38:00Z"/>
                    <w:rFonts w:ascii="Times New Roman" w:eastAsia="Times New Roman" w:hAnsi="Times New Roman" w:cs="Times New Roman"/>
                    <w:b/>
                    <w:bCs/>
                    <w:color w:val="000000"/>
                    <w:lang w:eastAsia="fr-FR"/>
                  </w:rPr>
                </w:rPrChange>
              </w:rPr>
            </w:pPr>
            <w:ins w:id="170" w:author="Catalina Suescun Gonzalez" w:date="2026-08-31T14:49:00Z" w16du:dateUtc="2026-08-31T12:49:00Z">
              <w:r w:rsidRPr="00846661">
                <w:rPr>
                  <w:rFonts w:ascii="Times New Roman" w:eastAsia="Times New Roman" w:hAnsi="Times New Roman" w:cs="Times New Roman"/>
                  <w:b/>
                  <w:bCs/>
                  <w:color w:val="000000"/>
                  <w:highlight w:val="cyan"/>
                  <w:lang w:eastAsia="fr-FR"/>
                  <w:rPrChange w:id="171" w:author="Catalina Suescun Gonzalez" w:date="2026-08-31T15:20:00Z" w16du:dateUtc="2026-08-31T13:20:00Z">
                    <w:rPr>
                      <w:rFonts w:ascii="Times New Roman" w:eastAsia="Times New Roman" w:hAnsi="Times New Roman" w:cs="Times New Roman"/>
                      <w:b/>
                      <w:bCs/>
                      <w:color w:val="000000"/>
                      <w:lang w:eastAsia="fr-FR"/>
                    </w:rPr>
                  </w:rPrChange>
                </w:rPr>
                <w:t>FPF</w:t>
              </w:r>
            </w:ins>
          </w:p>
        </w:tc>
        <w:tc>
          <w:tcPr>
            <w:tcW w:w="7280" w:type="dxa"/>
            <w:tcBorders>
              <w:top w:val="nil"/>
              <w:left w:val="nil"/>
              <w:bottom w:val="nil"/>
              <w:right w:val="single" w:sz="8" w:space="0" w:color="auto"/>
            </w:tcBorders>
            <w:noWrap/>
            <w:vAlign w:val="bottom"/>
            <w:hideMark/>
          </w:tcPr>
          <w:p w14:paraId="617045FE" w14:textId="78F30FE7" w:rsidR="004C273D" w:rsidRPr="00846661" w:rsidRDefault="004C273D" w:rsidP="004C273D">
            <w:pPr>
              <w:spacing w:after="0" w:line="240" w:lineRule="auto"/>
              <w:rPr>
                <w:ins w:id="172" w:author="Catalina Suescun Gonzalez" w:date="2026-08-31T14:49:00Z" w16du:dateUtc="2026-08-31T12:49:00Z"/>
                <w:rFonts w:ascii="Times New Roman" w:eastAsia="Times New Roman" w:hAnsi="Times New Roman" w:cs="Times New Roman"/>
                <w:color w:val="000000"/>
                <w:highlight w:val="cyan"/>
                <w:lang w:eastAsia="fr-FR"/>
                <w:rPrChange w:id="173" w:author="Catalina Suescun Gonzalez" w:date="2026-08-31T15:20:00Z" w16du:dateUtc="2026-08-31T13:20:00Z">
                  <w:rPr>
                    <w:ins w:id="174" w:author="Catalina Suescun Gonzalez" w:date="2026-08-31T14:49:00Z" w16du:dateUtc="2026-08-31T12:49:00Z"/>
                    <w:rFonts w:ascii="Times New Roman" w:eastAsia="Times New Roman" w:hAnsi="Times New Roman" w:cs="Times New Roman"/>
                    <w:color w:val="000000"/>
                    <w:lang w:eastAsia="fr-FR"/>
                  </w:rPr>
                </w:rPrChange>
              </w:rPr>
            </w:pPr>
            <w:ins w:id="175" w:author="Catalina Suescun Gonzalez" w:date="2026-08-31T14:49:00Z" w16du:dateUtc="2026-08-31T12:49:00Z">
              <w:r w:rsidRPr="00846661">
                <w:rPr>
                  <w:rFonts w:ascii="Times New Roman" w:eastAsia="Times New Roman" w:hAnsi="Times New Roman" w:cs="Times New Roman"/>
                  <w:color w:val="000000"/>
                  <w:highlight w:val="cyan"/>
                  <w:lang w:eastAsia="fr-FR"/>
                  <w:rPrChange w:id="176" w:author="Catalina Suescun Gonzalez" w:date="2026-08-31T15:20:00Z" w16du:dateUtc="2026-08-31T13:20:00Z">
                    <w:rPr>
                      <w:rFonts w:ascii="Times New Roman" w:eastAsia="Times New Roman" w:hAnsi="Times New Roman" w:cs="Times New Roman"/>
                      <w:color w:val="000000"/>
                      <w:lang w:eastAsia="fr-FR"/>
                    </w:rPr>
                  </w:rPrChange>
                </w:rPr>
                <w:t xml:space="preserve">Fused </w:t>
              </w:r>
            </w:ins>
            <w:ins w:id="177" w:author="Catalina Suescun Gonzalez" w:date="2026-08-31T14:56:00Z" w16du:dateUtc="2026-08-31T12:56:00Z">
              <w:r w:rsidR="0009195F" w:rsidRPr="00846661">
                <w:rPr>
                  <w:rFonts w:ascii="Times New Roman" w:eastAsia="Times New Roman" w:hAnsi="Times New Roman" w:cs="Times New Roman"/>
                  <w:color w:val="000000"/>
                  <w:highlight w:val="cyan"/>
                  <w:lang w:eastAsia="fr-FR"/>
                  <w:rPrChange w:id="178" w:author="Catalina Suescun Gonzalez" w:date="2026-08-31T15:20:00Z" w16du:dateUtc="2026-08-31T13:20:00Z">
                    <w:rPr>
                      <w:rFonts w:ascii="Times New Roman" w:eastAsia="Times New Roman" w:hAnsi="Times New Roman" w:cs="Times New Roman"/>
                      <w:color w:val="000000"/>
                      <w:lang w:eastAsia="fr-FR"/>
                    </w:rPr>
                  </w:rPrChange>
                </w:rPr>
                <w:t>filament</w:t>
              </w:r>
            </w:ins>
            <w:ins w:id="179" w:author="Catalina Suescun Gonzalez" w:date="2026-08-31T14:49:00Z" w16du:dateUtc="2026-08-31T12:49:00Z">
              <w:r w:rsidRPr="00846661">
                <w:rPr>
                  <w:rFonts w:ascii="Times New Roman" w:eastAsia="Times New Roman" w:hAnsi="Times New Roman" w:cs="Times New Roman"/>
                  <w:color w:val="000000"/>
                  <w:highlight w:val="cyan"/>
                  <w:lang w:eastAsia="fr-FR"/>
                  <w:rPrChange w:id="180" w:author="Catalina Suescun Gonzalez" w:date="2026-08-31T15:20:00Z" w16du:dateUtc="2026-08-31T13:20:00Z">
                    <w:rPr>
                      <w:rFonts w:ascii="Times New Roman" w:eastAsia="Times New Roman" w:hAnsi="Times New Roman" w:cs="Times New Roman"/>
                      <w:color w:val="000000"/>
                      <w:lang w:eastAsia="fr-FR"/>
                    </w:rPr>
                  </w:rPrChange>
                </w:rPr>
                <w:t xml:space="preserve"> fabrication</w:t>
              </w:r>
            </w:ins>
          </w:p>
          <w:p w14:paraId="1FD7D978" w14:textId="77777777" w:rsidR="00B76861" w:rsidRPr="00846661" w:rsidRDefault="00B76861" w:rsidP="00BC563A">
            <w:pPr>
              <w:spacing w:after="0" w:line="240" w:lineRule="auto"/>
              <w:rPr>
                <w:ins w:id="181" w:author="Catalina Suescun Gonzalez" w:date="2026-08-31T14:38:00Z" w16du:dateUtc="2026-08-31T12:38:00Z"/>
                <w:rFonts w:ascii="Times New Roman" w:eastAsia="Times New Roman" w:hAnsi="Times New Roman" w:cs="Times New Roman"/>
                <w:color w:val="000000"/>
                <w:highlight w:val="cyan"/>
                <w:lang w:eastAsia="fr-FR"/>
                <w:rPrChange w:id="182" w:author="Catalina Suescun Gonzalez" w:date="2026-08-31T15:20:00Z" w16du:dateUtc="2026-08-31T13:20:00Z">
                  <w:rPr>
                    <w:ins w:id="183" w:author="Catalina Suescun Gonzalez" w:date="2026-08-31T14:38:00Z" w16du:dateUtc="2026-08-31T12:38:00Z"/>
                    <w:rFonts w:ascii="Times New Roman" w:eastAsia="Times New Roman" w:hAnsi="Times New Roman" w:cs="Times New Roman"/>
                    <w:color w:val="000000"/>
                    <w:lang w:eastAsia="fr-FR"/>
                  </w:rPr>
                </w:rPrChange>
              </w:rPr>
            </w:pPr>
            <w:ins w:id="184" w:author="Catalina Suescun Gonzalez" w:date="2026-08-31T14:38:00Z" w16du:dateUtc="2026-08-31T12:38:00Z">
              <w:r w:rsidRPr="00846661">
                <w:rPr>
                  <w:rFonts w:ascii="Times New Roman" w:eastAsia="Times New Roman" w:hAnsi="Times New Roman" w:cs="Times New Roman"/>
                  <w:color w:val="000000"/>
                  <w:highlight w:val="cyan"/>
                  <w:lang w:eastAsia="fr-FR"/>
                  <w:rPrChange w:id="185" w:author="Catalina Suescun Gonzalez" w:date="2026-08-31T15:20:00Z" w16du:dateUtc="2026-08-31T13:20:00Z">
                    <w:rPr>
                      <w:rFonts w:ascii="Times New Roman" w:eastAsia="Times New Roman" w:hAnsi="Times New Roman" w:cs="Times New Roman"/>
                      <w:color w:val="000000"/>
                      <w:lang w:eastAsia="fr-FR"/>
                    </w:rPr>
                  </w:rPrChange>
                </w:rPr>
                <w:t>Fused granular fabrication</w:t>
              </w:r>
            </w:ins>
          </w:p>
          <w:p w14:paraId="36BEA364" w14:textId="43D4A370" w:rsidR="00B76861" w:rsidRPr="00846661" w:rsidRDefault="004C273D" w:rsidP="00BC563A">
            <w:pPr>
              <w:spacing w:after="0" w:line="240" w:lineRule="auto"/>
              <w:rPr>
                <w:ins w:id="186" w:author="Catalina Suescun Gonzalez" w:date="2026-08-31T14:38:00Z" w16du:dateUtc="2026-08-31T12:38:00Z"/>
                <w:rFonts w:ascii="Times New Roman" w:eastAsia="Times New Roman" w:hAnsi="Times New Roman" w:cs="Times New Roman"/>
                <w:color w:val="000000"/>
                <w:highlight w:val="cyan"/>
                <w:lang w:eastAsia="fr-FR"/>
                <w:rPrChange w:id="187" w:author="Catalina Suescun Gonzalez" w:date="2026-08-31T15:20:00Z" w16du:dateUtc="2026-08-31T13:20:00Z">
                  <w:rPr>
                    <w:ins w:id="188" w:author="Catalina Suescun Gonzalez" w:date="2026-08-31T14:38:00Z" w16du:dateUtc="2026-08-31T12:38:00Z"/>
                    <w:rFonts w:ascii="Times New Roman" w:eastAsia="Times New Roman" w:hAnsi="Times New Roman" w:cs="Times New Roman"/>
                    <w:color w:val="000000"/>
                    <w:lang w:eastAsia="fr-FR"/>
                  </w:rPr>
                </w:rPrChange>
              </w:rPr>
            </w:pPr>
            <w:ins w:id="189" w:author="Catalina Suescun Gonzalez" w:date="2026-08-31T14:49:00Z" w16du:dateUtc="2026-08-31T12:49:00Z">
              <w:r w:rsidRPr="00846661">
                <w:rPr>
                  <w:rFonts w:ascii="Times New Roman" w:eastAsia="Times New Roman" w:hAnsi="Times New Roman" w:cs="Times New Roman"/>
                  <w:color w:val="000000"/>
                  <w:highlight w:val="cyan"/>
                  <w:lang w:eastAsia="fr-FR"/>
                  <w:rPrChange w:id="190" w:author="Catalina Suescun Gonzalez" w:date="2026-08-31T15:20:00Z" w16du:dateUtc="2026-08-31T13:20:00Z">
                    <w:rPr>
                      <w:rFonts w:ascii="Times New Roman" w:eastAsia="Times New Roman" w:hAnsi="Times New Roman" w:cs="Times New Roman"/>
                      <w:color w:val="000000"/>
                      <w:lang w:eastAsia="fr-FR"/>
                    </w:rPr>
                  </w:rPrChange>
                </w:rPr>
                <w:t>Fused parti</w:t>
              </w:r>
              <w:r w:rsidR="00A53D6B" w:rsidRPr="00846661">
                <w:rPr>
                  <w:rFonts w:ascii="Times New Roman" w:eastAsia="Times New Roman" w:hAnsi="Times New Roman" w:cs="Times New Roman"/>
                  <w:color w:val="000000"/>
                  <w:highlight w:val="cyan"/>
                  <w:lang w:eastAsia="fr-FR"/>
                  <w:rPrChange w:id="191" w:author="Catalina Suescun Gonzalez" w:date="2026-08-31T15:20:00Z" w16du:dateUtc="2026-08-31T13:20:00Z">
                    <w:rPr>
                      <w:rFonts w:ascii="Times New Roman" w:eastAsia="Times New Roman" w:hAnsi="Times New Roman" w:cs="Times New Roman"/>
                      <w:color w:val="000000"/>
                      <w:lang w:eastAsia="fr-FR"/>
                    </w:rPr>
                  </w:rPrChange>
                </w:rPr>
                <w:t>cle fabrication</w:t>
              </w:r>
            </w:ins>
          </w:p>
        </w:tc>
      </w:tr>
      <w:tr w:rsidR="00B76861" w:rsidRPr="00846661" w14:paraId="06E107C9" w14:textId="77777777" w:rsidTr="00BC563A">
        <w:trPr>
          <w:trHeight w:val="288"/>
          <w:ins w:id="192" w:author="Catalina Suescun Gonzalez" w:date="2026-08-31T14:38:00Z"/>
        </w:trPr>
        <w:tc>
          <w:tcPr>
            <w:tcW w:w="1700" w:type="dxa"/>
            <w:tcBorders>
              <w:top w:val="nil"/>
              <w:left w:val="single" w:sz="8" w:space="0" w:color="auto"/>
              <w:bottom w:val="nil"/>
              <w:right w:val="nil"/>
            </w:tcBorders>
            <w:noWrap/>
            <w:vAlign w:val="bottom"/>
            <w:hideMark/>
          </w:tcPr>
          <w:p w14:paraId="6B526F4D" w14:textId="6AF0629D" w:rsidR="00B76861" w:rsidRPr="00846661" w:rsidRDefault="00590B15" w:rsidP="00BC563A">
            <w:pPr>
              <w:spacing w:after="0" w:line="240" w:lineRule="auto"/>
              <w:rPr>
                <w:ins w:id="193" w:author="Catalina Suescun Gonzalez" w:date="2026-08-31T14:38:00Z" w16du:dateUtc="2026-08-31T12:38:00Z"/>
                <w:rFonts w:ascii="Times New Roman" w:eastAsia="Times New Roman" w:hAnsi="Times New Roman" w:cs="Times New Roman"/>
                <w:b/>
                <w:bCs/>
                <w:color w:val="000000"/>
                <w:highlight w:val="cyan"/>
                <w:lang w:eastAsia="fr-FR"/>
                <w:rPrChange w:id="194" w:author="Catalina Suescun Gonzalez" w:date="2026-08-31T15:20:00Z" w16du:dateUtc="2026-08-31T13:20:00Z">
                  <w:rPr>
                    <w:ins w:id="195" w:author="Catalina Suescun Gonzalez" w:date="2026-08-31T14:38:00Z" w16du:dateUtc="2026-08-31T12:38:00Z"/>
                    <w:rFonts w:ascii="Times New Roman" w:eastAsia="Times New Roman" w:hAnsi="Times New Roman" w:cs="Times New Roman"/>
                    <w:b/>
                    <w:bCs/>
                    <w:color w:val="000000"/>
                    <w:lang w:eastAsia="fr-FR"/>
                  </w:rPr>
                </w:rPrChange>
              </w:rPr>
            </w:pPr>
            <w:ins w:id="196" w:author="Catalina Suescun Gonzalez" w:date="2026-08-31T15:15:00Z" w16du:dateUtc="2026-08-31T13:15:00Z">
              <w:r w:rsidRPr="00846661">
                <w:rPr>
                  <w:rFonts w:ascii="Times New Roman" w:eastAsia="Times New Roman" w:hAnsi="Times New Roman" w:cs="Times New Roman"/>
                  <w:b/>
                  <w:bCs/>
                  <w:color w:val="000000"/>
                  <w:highlight w:val="cyan"/>
                  <w:lang w:eastAsia="fr-FR"/>
                  <w:rPrChange w:id="197" w:author="Catalina Suescun Gonzalez" w:date="2026-08-31T15:20:00Z" w16du:dateUtc="2026-08-31T13:20:00Z">
                    <w:rPr>
                      <w:rFonts w:ascii="Times New Roman" w:eastAsia="Times New Roman" w:hAnsi="Times New Roman" w:cs="Times New Roman"/>
                      <w:b/>
                      <w:bCs/>
                      <w:color w:val="000000"/>
                      <w:lang w:eastAsia="fr-FR"/>
                    </w:rPr>
                  </w:rPrChange>
                </w:rPr>
                <w:lastRenderedPageBreak/>
                <w:t>HDPE</w:t>
              </w:r>
            </w:ins>
          </w:p>
        </w:tc>
        <w:tc>
          <w:tcPr>
            <w:tcW w:w="7280" w:type="dxa"/>
            <w:tcBorders>
              <w:top w:val="nil"/>
              <w:left w:val="nil"/>
              <w:bottom w:val="nil"/>
              <w:right w:val="single" w:sz="8" w:space="0" w:color="auto"/>
            </w:tcBorders>
            <w:noWrap/>
            <w:vAlign w:val="bottom"/>
            <w:hideMark/>
          </w:tcPr>
          <w:p w14:paraId="5484D4B5" w14:textId="55FFE09C" w:rsidR="00B76861" w:rsidRPr="00846661" w:rsidRDefault="00590B15" w:rsidP="00BC563A">
            <w:pPr>
              <w:spacing w:after="0" w:line="240" w:lineRule="auto"/>
              <w:rPr>
                <w:ins w:id="198" w:author="Catalina Suescun Gonzalez" w:date="2026-08-31T14:38:00Z" w16du:dateUtc="2026-08-31T12:38:00Z"/>
                <w:rFonts w:ascii="Times New Roman" w:eastAsia="Times New Roman" w:hAnsi="Times New Roman" w:cs="Times New Roman"/>
                <w:color w:val="000000"/>
                <w:highlight w:val="cyan"/>
                <w:lang w:eastAsia="fr-FR"/>
                <w:rPrChange w:id="199" w:author="Catalina Suescun Gonzalez" w:date="2026-08-31T15:20:00Z" w16du:dateUtc="2026-08-31T13:20:00Z">
                  <w:rPr>
                    <w:ins w:id="200" w:author="Catalina Suescun Gonzalez" w:date="2026-08-31T14:38:00Z" w16du:dateUtc="2026-08-31T12:38:00Z"/>
                    <w:rFonts w:ascii="Times New Roman" w:eastAsia="Times New Roman" w:hAnsi="Times New Roman" w:cs="Times New Roman"/>
                    <w:color w:val="000000"/>
                    <w:lang w:eastAsia="fr-FR"/>
                  </w:rPr>
                </w:rPrChange>
              </w:rPr>
            </w:pPr>
            <w:ins w:id="201" w:author="Catalina Suescun Gonzalez" w:date="2026-08-31T15:16:00Z" w16du:dateUtc="2026-08-31T13:16:00Z">
              <w:r w:rsidRPr="00846661">
                <w:rPr>
                  <w:rFonts w:ascii="Times New Roman" w:eastAsia="Times New Roman" w:hAnsi="Times New Roman" w:cs="Times New Roman"/>
                  <w:color w:val="000000"/>
                  <w:highlight w:val="cyan"/>
                  <w:lang w:eastAsia="fr-FR"/>
                  <w:rPrChange w:id="202" w:author="Catalina Suescun Gonzalez" w:date="2026-08-31T15:20:00Z" w16du:dateUtc="2026-08-31T13:20:00Z">
                    <w:rPr>
                      <w:rFonts w:ascii="Times New Roman" w:eastAsia="Times New Roman" w:hAnsi="Times New Roman" w:cs="Times New Roman"/>
                      <w:color w:val="000000"/>
                      <w:lang w:eastAsia="fr-FR"/>
                    </w:rPr>
                  </w:rPrChange>
                </w:rPr>
                <w:t>High density polyethylene</w:t>
              </w:r>
            </w:ins>
          </w:p>
        </w:tc>
      </w:tr>
      <w:tr w:rsidR="00B76861" w:rsidRPr="00846661" w14:paraId="23838B26" w14:textId="77777777" w:rsidTr="00BC563A">
        <w:trPr>
          <w:trHeight w:val="288"/>
          <w:ins w:id="203" w:author="Catalina Suescun Gonzalez" w:date="2026-08-31T14:38:00Z"/>
        </w:trPr>
        <w:tc>
          <w:tcPr>
            <w:tcW w:w="1700" w:type="dxa"/>
            <w:tcBorders>
              <w:top w:val="nil"/>
              <w:left w:val="single" w:sz="8" w:space="0" w:color="auto"/>
              <w:bottom w:val="nil"/>
              <w:right w:val="nil"/>
            </w:tcBorders>
            <w:noWrap/>
            <w:vAlign w:val="bottom"/>
            <w:hideMark/>
          </w:tcPr>
          <w:p w14:paraId="01F4704E" w14:textId="248FC185" w:rsidR="00B76861" w:rsidRPr="00846661" w:rsidRDefault="00590B15" w:rsidP="00BC563A">
            <w:pPr>
              <w:spacing w:after="0" w:line="240" w:lineRule="auto"/>
              <w:rPr>
                <w:ins w:id="204" w:author="Catalina Suescun Gonzalez" w:date="2026-08-31T14:38:00Z" w16du:dateUtc="2026-08-31T12:38:00Z"/>
                <w:rFonts w:ascii="Times New Roman" w:eastAsia="Times New Roman" w:hAnsi="Times New Roman" w:cs="Times New Roman"/>
                <w:b/>
                <w:bCs/>
                <w:color w:val="000000"/>
                <w:highlight w:val="cyan"/>
                <w:lang w:eastAsia="fr-FR"/>
                <w:rPrChange w:id="205" w:author="Catalina Suescun Gonzalez" w:date="2026-08-31T15:20:00Z" w16du:dateUtc="2026-08-31T13:20:00Z">
                  <w:rPr>
                    <w:ins w:id="206" w:author="Catalina Suescun Gonzalez" w:date="2026-08-31T14:38:00Z" w16du:dateUtc="2026-08-31T12:38:00Z"/>
                    <w:rFonts w:ascii="Times New Roman" w:eastAsia="Times New Roman" w:hAnsi="Times New Roman" w:cs="Times New Roman"/>
                    <w:b/>
                    <w:bCs/>
                    <w:color w:val="000000"/>
                    <w:lang w:eastAsia="fr-FR"/>
                  </w:rPr>
                </w:rPrChange>
              </w:rPr>
            </w:pPr>
            <w:ins w:id="207" w:author="Catalina Suescun Gonzalez" w:date="2026-08-31T15:16:00Z" w16du:dateUtc="2026-08-31T13:16:00Z">
              <w:r w:rsidRPr="00846661">
                <w:rPr>
                  <w:rFonts w:ascii="Times New Roman" w:eastAsia="Times New Roman" w:hAnsi="Times New Roman" w:cs="Times New Roman"/>
                  <w:b/>
                  <w:bCs/>
                  <w:color w:val="000000"/>
                  <w:highlight w:val="cyan"/>
                  <w:lang w:eastAsia="fr-FR"/>
                  <w:rPrChange w:id="208" w:author="Catalina Suescun Gonzalez" w:date="2026-08-31T15:20:00Z" w16du:dateUtc="2026-08-31T13:20:00Z">
                    <w:rPr>
                      <w:rFonts w:ascii="Times New Roman" w:eastAsia="Times New Roman" w:hAnsi="Times New Roman" w:cs="Times New Roman"/>
                      <w:b/>
                      <w:bCs/>
                      <w:color w:val="000000"/>
                      <w:lang w:eastAsia="fr-FR"/>
                    </w:rPr>
                  </w:rPrChange>
                </w:rPr>
                <w:t>KPIs</w:t>
              </w:r>
            </w:ins>
          </w:p>
        </w:tc>
        <w:tc>
          <w:tcPr>
            <w:tcW w:w="7280" w:type="dxa"/>
            <w:tcBorders>
              <w:top w:val="nil"/>
              <w:left w:val="nil"/>
              <w:bottom w:val="nil"/>
              <w:right w:val="single" w:sz="8" w:space="0" w:color="auto"/>
            </w:tcBorders>
            <w:noWrap/>
            <w:vAlign w:val="bottom"/>
            <w:hideMark/>
          </w:tcPr>
          <w:p w14:paraId="1985225A" w14:textId="7712A108" w:rsidR="00B76861" w:rsidRPr="00846661" w:rsidRDefault="00590B15" w:rsidP="00BC563A">
            <w:pPr>
              <w:spacing w:after="0" w:line="240" w:lineRule="auto"/>
              <w:rPr>
                <w:ins w:id="209" w:author="Catalina Suescun Gonzalez" w:date="2026-08-31T14:38:00Z" w16du:dateUtc="2026-08-31T12:38:00Z"/>
                <w:rFonts w:ascii="Times New Roman" w:eastAsia="Times New Roman" w:hAnsi="Times New Roman" w:cs="Times New Roman"/>
                <w:color w:val="000000"/>
                <w:highlight w:val="cyan"/>
                <w:lang w:eastAsia="fr-FR"/>
                <w:rPrChange w:id="210" w:author="Catalina Suescun Gonzalez" w:date="2026-08-31T15:20:00Z" w16du:dateUtc="2026-08-31T13:20:00Z">
                  <w:rPr>
                    <w:ins w:id="211" w:author="Catalina Suescun Gonzalez" w:date="2026-08-31T14:38:00Z" w16du:dateUtc="2026-08-31T12:38:00Z"/>
                    <w:rFonts w:ascii="Times New Roman" w:eastAsia="Times New Roman" w:hAnsi="Times New Roman" w:cs="Times New Roman"/>
                    <w:color w:val="000000"/>
                    <w:lang w:eastAsia="fr-FR"/>
                  </w:rPr>
                </w:rPrChange>
              </w:rPr>
            </w:pPr>
            <w:ins w:id="212" w:author="Catalina Suescun Gonzalez" w:date="2026-08-31T15:16:00Z" w16du:dateUtc="2026-08-31T13:16:00Z">
              <w:r w:rsidRPr="00846661">
                <w:rPr>
                  <w:rFonts w:ascii="Times New Roman" w:eastAsia="Times New Roman" w:hAnsi="Times New Roman" w:cs="Times New Roman"/>
                  <w:color w:val="000000"/>
                  <w:highlight w:val="cyan"/>
                  <w:lang w:eastAsia="fr-FR"/>
                  <w:rPrChange w:id="213" w:author="Catalina Suescun Gonzalez" w:date="2026-08-31T15:20:00Z" w16du:dateUtc="2026-08-31T13:20:00Z">
                    <w:rPr>
                      <w:rFonts w:ascii="Times New Roman" w:eastAsia="Times New Roman" w:hAnsi="Times New Roman" w:cs="Times New Roman"/>
                      <w:color w:val="000000"/>
                      <w:lang w:eastAsia="fr-FR"/>
                    </w:rPr>
                  </w:rPrChange>
                </w:rPr>
                <w:t>Key performance indicators</w:t>
              </w:r>
            </w:ins>
          </w:p>
        </w:tc>
      </w:tr>
      <w:tr w:rsidR="00B76861" w:rsidRPr="00EC4A0B" w14:paraId="27465D88" w14:textId="77777777" w:rsidTr="00590B15">
        <w:tblPrEx>
          <w:tblW w:w="8980" w:type="dxa"/>
          <w:tblCellMar>
            <w:left w:w="70" w:type="dxa"/>
            <w:right w:w="70" w:type="dxa"/>
          </w:tblCellMar>
          <w:tblPrExChange w:id="214" w:author="Catalina Suescun Gonzalez" w:date="2026-08-31T15:15:00Z" w16du:dateUtc="2026-08-31T13:15:00Z">
            <w:tblPrEx>
              <w:tblW w:w="8980" w:type="dxa"/>
              <w:tblCellMar>
                <w:left w:w="70" w:type="dxa"/>
                <w:right w:w="70" w:type="dxa"/>
              </w:tblCellMar>
            </w:tblPrEx>
          </w:tblPrExChange>
        </w:tblPrEx>
        <w:trPr>
          <w:trHeight w:val="288"/>
          <w:ins w:id="215" w:author="Catalina Suescun Gonzalez" w:date="2026-08-31T14:38:00Z"/>
          <w:trPrChange w:id="216" w:author="Catalina Suescun Gonzalez" w:date="2026-08-31T15:15:00Z" w16du:dateUtc="2026-08-31T13:15:00Z">
            <w:trPr>
              <w:gridAfter w:val="0"/>
              <w:trHeight w:val="288"/>
            </w:trPr>
          </w:trPrChange>
        </w:trPr>
        <w:tc>
          <w:tcPr>
            <w:tcW w:w="1700" w:type="dxa"/>
            <w:tcBorders>
              <w:top w:val="nil"/>
              <w:left w:val="single" w:sz="8" w:space="0" w:color="auto"/>
              <w:bottom w:val="nil"/>
              <w:right w:val="nil"/>
            </w:tcBorders>
            <w:noWrap/>
            <w:vAlign w:val="bottom"/>
            <w:tcPrChange w:id="217" w:author="Catalina Suescun Gonzalez" w:date="2026-08-31T15:15:00Z" w16du:dateUtc="2026-08-31T13:15:00Z">
              <w:tcPr>
                <w:tcW w:w="1700" w:type="dxa"/>
                <w:gridSpan w:val="2"/>
                <w:tcBorders>
                  <w:top w:val="nil"/>
                  <w:left w:val="single" w:sz="8" w:space="0" w:color="auto"/>
                  <w:bottom w:val="nil"/>
                  <w:right w:val="nil"/>
                </w:tcBorders>
                <w:noWrap/>
                <w:vAlign w:val="bottom"/>
              </w:tcPr>
            </w:tcPrChange>
          </w:tcPr>
          <w:p w14:paraId="526BFFB0" w14:textId="77777777" w:rsidR="00590B15" w:rsidRPr="00822F36" w:rsidRDefault="00590B15" w:rsidP="00590B15">
            <w:pPr>
              <w:spacing w:after="0" w:line="240" w:lineRule="auto"/>
              <w:rPr>
                <w:ins w:id="218" w:author="Catalina Suescun Gonzalez" w:date="2026-08-31T15:16:00Z" w16du:dateUtc="2026-08-31T13:16:00Z"/>
                <w:rFonts w:ascii="Times New Roman" w:eastAsia="Times New Roman" w:hAnsi="Times New Roman" w:cs="Times New Roman"/>
                <w:b/>
                <w:bCs/>
                <w:color w:val="000000"/>
                <w:highlight w:val="cyan"/>
                <w:lang w:eastAsia="fr-FR"/>
                <w:rPrChange w:id="219" w:author="Catalina Suescun Gonzalez" w:date="2026-09-03T11:26:00Z" w16du:dateUtc="2026-09-03T09:26:00Z">
                  <w:rPr>
                    <w:ins w:id="220" w:author="Catalina Suescun Gonzalez" w:date="2026-08-31T15:16:00Z" w16du:dateUtc="2026-08-31T13:16:00Z"/>
                    <w:rFonts w:ascii="Times New Roman" w:eastAsia="Times New Roman" w:hAnsi="Times New Roman" w:cs="Times New Roman"/>
                    <w:b/>
                    <w:bCs/>
                    <w:color w:val="000000"/>
                    <w:lang w:val="it-IT" w:eastAsia="fr-FR"/>
                  </w:rPr>
                </w:rPrChange>
              </w:rPr>
            </w:pPr>
            <w:ins w:id="221" w:author="Catalina Suescun Gonzalez" w:date="2026-08-31T15:16:00Z" w16du:dateUtc="2026-08-31T13:16:00Z">
              <w:r w:rsidRPr="00822F36">
                <w:rPr>
                  <w:rFonts w:ascii="Times New Roman" w:eastAsia="Times New Roman" w:hAnsi="Times New Roman" w:cs="Times New Roman"/>
                  <w:b/>
                  <w:bCs/>
                  <w:color w:val="000000"/>
                  <w:highlight w:val="cyan"/>
                  <w:lang w:eastAsia="fr-FR"/>
                  <w:rPrChange w:id="222" w:author="Catalina Suescun Gonzalez" w:date="2026-09-03T11:26:00Z" w16du:dateUtc="2026-09-03T09:26:00Z">
                    <w:rPr>
                      <w:rFonts w:ascii="Times New Roman" w:eastAsia="Times New Roman" w:hAnsi="Times New Roman" w:cs="Times New Roman"/>
                      <w:b/>
                      <w:bCs/>
                      <w:color w:val="000000"/>
                      <w:lang w:val="it-IT" w:eastAsia="fr-FR"/>
                    </w:rPr>
                  </w:rPrChange>
                </w:rPr>
                <w:t>MEX</w:t>
              </w:r>
            </w:ins>
          </w:p>
          <w:p w14:paraId="3C31D085" w14:textId="77777777" w:rsidR="00590B15" w:rsidRPr="00822F36" w:rsidRDefault="00590B15" w:rsidP="00590B15">
            <w:pPr>
              <w:spacing w:after="0" w:line="240" w:lineRule="auto"/>
              <w:rPr>
                <w:ins w:id="223" w:author="Catalina Suescun Gonzalez" w:date="2026-08-31T15:16:00Z" w16du:dateUtc="2026-08-31T13:16:00Z"/>
                <w:rFonts w:ascii="Times New Roman" w:eastAsia="Times New Roman" w:hAnsi="Times New Roman" w:cs="Times New Roman"/>
                <w:b/>
                <w:bCs/>
                <w:color w:val="000000"/>
                <w:highlight w:val="cyan"/>
                <w:lang w:eastAsia="fr-FR"/>
                <w:rPrChange w:id="224" w:author="Catalina Suescun Gonzalez" w:date="2026-09-03T11:26:00Z" w16du:dateUtc="2026-09-03T09:26:00Z">
                  <w:rPr>
                    <w:ins w:id="225" w:author="Catalina Suescun Gonzalez" w:date="2026-08-31T15:16:00Z" w16du:dateUtc="2026-08-31T13:16:00Z"/>
                    <w:rFonts w:ascii="Times New Roman" w:eastAsia="Times New Roman" w:hAnsi="Times New Roman" w:cs="Times New Roman"/>
                    <w:b/>
                    <w:bCs/>
                    <w:color w:val="000000"/>
                    <w:lang w:val="it-IT" w:eastAsia="fr-FR"/>
                  </w:rPr>
                </w:rPrChange>
              </w:rPr>
            </w:pPr>
            <w:ins w:id="226" w:author="Catalina Suescun Gonzalez" w:date="2026-08-31T15:16:00Z" w16du:dateUtc="2026-08-31T13:16:00Z">
              <w:r w:rsidRPr="00822F36">
                <w:rPr>
                  <w:rFonts w:ascii="Times New Roman" w:eastAsia="Times New Roman" w:hAnsi="Times New Roman" w:cs="Times New Roman"/>
                  <w:b/>
                  <w:bCs/>
                  <w:color w:val="000000"/>
                  <w:highlight w:val="cyan"/>
                  <w:lang w:eastAsia="fr-FR"/>
                  <w:rPrChange w:id="227" w:author="Catalina Suescun Gonzalez" w:date="2026-09-03T11:26:00Z" w16du:dateUtc="2026-09-03T09:26:00Z">
                    <w:rPr>
                      <w:rFonts w:ascii="Times New Roman" w:eastAsia="Times New Roman" w:hAnsi="Times New Roman" w:cs="Times New Roman"/>
                      <w:b/>
                      <w:bCs/>
                      <w:color w:val="000000"/>
                      <w:lang w:val="it-IT" w:eastAsia="fr-FR"/>
                    </w:rPr>
                  </w:rPrChange>
                </w:rPr>
                <w:t>ODI</w:t>
              </w:r>
            </w:ins>
          </w:p>
          <w:p w14:paraId="5B92854B" w14:textId="77777777" w:rsidR="00B76861" w:rsidRPr="00822F36" w:rsidRDefault="00590B15" w:rsidP="00BC563A">
            <w:pPr>
              <w:spacing w:after="0" w:line="240" w:lineRule="auto"/>
              <w:rPr>
                <w:ins w:id="228" w:author="Catalina Suescun Gonzalez" w:date="2026-08-31T15:17:00Z" w16du:dateUtc="2026-08-31T13:17:00Z"/>
                <w:rFonts w:ascii="Times New Roman" w:eastAsia="Times New Roman" w:hAnsi="Times New Roman" w:cs="Times New Roman"/>
                <w:b/>
                <w:bCs/>
                <w:color w:val="000000"/>
                <w:highlight w:val="cyan"/>
                <w:lang w:eastAsia="fr-FR"/>
                <w:rPrChange w:id="229" w:author="Catalina Suescun Gonzalez" w:date="2026-09-03T11:26:00Z" w16du:dateUtc="2026-09-03T09:26:00Z">
                  <w:rPr>
                    <w:ins w:id="230" w:author="Catalina Suescun Gonzalez" w:date="2026-08-31T15:17:00Z" w16du:dateUtc="2026-08-31T13:17:00Z"/>
                    <w:rFonts w:ascii="Times New Roman" w:eastAsia="Times New Roman" w:hAnsi="Times New Roman" w:cs="Times New Roman"/>
                    <w:b/>
                    <w:bCs/>
                    <w:color w:val="000000"/>
                    <w:lang w:val="it-IT" w:eastAsia="fr-FR"/>
                  </w:rPr>
                </w:rPrChange>
              </w:rPr>
            </w:pPr>
            <w:ins w:id="231" w:author="Catalina Suescun Gonzalez" w:date="2026-08-31T15:16:00Z" w16du:dateUtc="2026-08-31T13:16:00Z">
              <w:r w:rsidRPr="00822F36">
                <w:rPr>
                  <w:rFonts w:ascii="Times New Roman" w:eastAsia="Times New Roman" w:hAnsi="Times New Roman" w:cs="Times New Roman"/>
                  <w:b/>
                  <w:bCs/>
                  <w:color w:val="000000"/>
                  <w:highlight w:val="cyan"/>
                  <w:lang w:eastAsia="fr-FR"/>
                  <w:rPrChange w:id="232" w:author="Catalina Suescun Gonzalez" w:date="2026-09-03T11:26:00Z" w16du:dateUtc="2026-09-03T09:26:00Z">
                    <w:rPr>
                      <w:rFonts w:ascii="Times New Roman" w:eastAsia="Times New Roman" w:hAnsi="Times New Roman" w:cs="Times New Roman"/>
                      <w:b/>
                      <w:bCs/>
                      <w:color w:val="000000"/>
                      <w:lang w:val="it-IT" w:eastAsia="fr-FR"/>
                    </w:rPr>
                  </w:rPrChange>
                </w:rPr>
                <w:t>OSF</w:t>
              </w:r>
            </w:ins>
          </w:p>
          <w:p w14:paraId="3E7FE995" w14:textId="77777777" w:rsidR="00590B15" w:rsidRPr="00846661" w:rsidRDefault="00590B15" w:rsidP="00BC563A">
            <w:pPr>
              <w:spacing w:after="0" w:line="240" w:lineRule="auto"/>
              <w:rPr>
                <w:ins w:id="233" w:author="Catalina Suescun Gonzalez" w:date="2026-08-31T15:17:00Z" w16du:dateUtc="2026-08-31T13:17:00Z"/>
                <w:rFonts w:ascii="Times New Roman" w:eastAsia="Times New Roman" w:hAnsi="Times New Roman" w:cs="Times New Roman"/>
                <w:b/>
                <w:bCs/>
                <w:color w:val="000000"/>
                <w:highlight w:val="cyan"/>
                <w:lang w:eastAsia="fr-FR"/>
                <w:rPrChange w:id="234" w:author="Catalina Suescun Gonzalez" w:date="2026-08-31T15:20:00Z" w16du:dateUtc="2026-08-31T13:20:00Z">
                  <w:rPr>
                    <w:ins w:id="235" w:author="Catalina Suescun Gonzalez" w:date="2026-08-31T15:17:00Z" w16du:dateUtc="2026-08-31T13:17:00Z"/>
                    <w:rFonts w:ascii="Times New Roman" w:eastAsia="Times New Roman" w:hAnsi="Times New Roman" w:cs="Times New Roman"/>
                    <w:b/>
                    <w:bCs/>
                    <w:color w:val="000000"/>
                    <w:lang w:eastAsia="fr-FR"/>
                  </w:rPr>
                </w:rPrChange>
              </w:rPr>
            </w:pPr>
            <w:ins w:id="236" w:author="Catalina Suescun Gonzalez" w:date="2026-08-31T15:17:00Z" w16du:dateUtc="2026-08-31T13:17:00Z">
              <w:r w:rsidRPr="00846661">
                <w:rPr>
                  <w:rFonts w:ascii="Times New Roman" w:eastAsia="Times New Roman" w:hAnsi="Times New Roman" w:cs="Times New Roman"/>
                  <w:b/>
                  <w:bCs/>
                  <w:color w:val="000000"/>
                  <w:highlight w:val="cyan"/>
                  <w:lang w:eastAsia="fr-FR"/>
                  <w:rPrChange w:id="237" w:author="Catalina Suescun Gonzalez" w:date="2026-08-31T15:20:00Z" w16du:dateUtc="2026-08-31T13:20:00Z">
                    <w:rPr>
                      <w:rFonts w:ascii="Times New Roman" w:eastAsia="Times New Roman" w:hAnsi="Times New Roman" w:cs="Times New Roman"/>
                      <w:b/>
                      <w:bCs/>
                      <w:color w:val="000000"/>
                      <w:lang w:eastAsia="fr-FR"/>
                    </w:rPr>
                  </w:rPrChange>
                </w:rPr>
                <w:t>PET</w:t>
              </w:r>
            </w:ins>
          </w:p>
          <w:p w14:paraId="1FE750BB" w14:textId="77777777" w:rsidR="00590B15" w:rsidRPr="00846661" w:rsidRDefault="00590B15" w:rsidP="00590B15">
            <w:pPr>
              <w:spacing w:after="0" w:line="240" w:lineRule="auto"/>
              <w:rPr>
                <w:ins w:id="238" w:author="Catalina Suescun Gonzalez" w:date="2026-08-31T15:17:00Z" w16du:dateUtc="2026-08-31T13:17:00Z"/>
                <w:rFonts w:ascii="Times New Roman" w:eastAsia="Times New Roman" w:hAnsi="Times New Roman" w:cs="Times New Roman"/>
                <w:b/>
                <w:bCs/>
                <w:color w:val="000000"/>
                <w:highlight w:val="cyan"/>
                <w:lang w:eastAsia="fr-FR"/>
                <w:rPrChange w:id="239" w:author="Catalina Suescun Gonzalez" w:date="2026-08-31T15:20:00Z" w16du:dateUtc="2026-08-31T13:20:00Z">
                  <w:rPr>
                    <w:ins w:id="240" w:author="Catalina Suescun Gonzalez" w:date="2026-08-31T15:17:00Z" w16du:dateUtc="2026-08-31T13:17:00Z"/>
                    <w:rFonts w:ascii="Times New Roman" w:eastAsia="Times New Roman" w:hAnsi="Times New Roman" w:cs="Times New Roman"/>
                    <w:b/>
                    <w:bCs/>
                    <w:color w:val="000000"/>
                    <w:lang w:eastAsia="fr-FR"/>
                  </w:rPr>
                </w:rPrChange>
              </w:rPr>
            </w:pPr>
            <w:ins w:id="241" w:author="Catalina Suescun Gonzalez" w:date="2026-08-31T15:17:00Z" w16du:dateUtc="2026-08-31T13:17:00Z">
              <w:r w:rsidRPr="00846661">
                <w:rPr>
                  <w:rFonts w:ascii="Times New Roman" w:eastAsia="Times New Roman" w:hAnsi="Times New Roman" w:cs="Times New Roman"/>
                  <w:b/>
                  <w:bCs/>
                  <w:color w:val="000000"/>
                  <w:highlight w:val="cyan"/>
                  <w:lang w:eastAsia="fr-FR"/>
                  <w:rPrChange w:id="242" w:author="Catalina Suescun Gonzalez" w:date="2026-08-31T15:20:00Z" w16du:dateUtc="2026-08-31T13:20:00Z">
                    <w:rPr>
                      <w:rFonts w:ascii="Times New Roman" w:eastAsia="Times New Roman" w:hAnsi="Times New Roman" w:cs="Times New Roman"/>
                      <w:b/>
                      <w:bCs/>
                      <w:color w:val="000000"/>
                      <w:lang w:eastAsia="fr-FR"/>
                    </w:rPr>
                  </w:rPrChange>
                </w:rPr>
                <w:t>PLA</w:t>
              </w:r>
            </w:ins>
          </w:p>
          <w:p w14:paraId="0722A27C" w14:textId="77777777" w:rsidR="00590B15" w:rsidRPr="00846661" w:rsidRDefault="00590B15" w:rsidP="00BC563A">
            <w:pPr>
              <w:spacing w:after="0" w:line="240" w:lineRule="auto"/>
              <w:rPr>
                <w:ins w:id="243" w:author="Catalina Suescun Gonzalez" w:date="2026-08-31T15:17:00Z" w16du:dateUtc="2026-08-31T13:17:00Z"/>
                <w:rFonts w:ascii="Times New Roman" w:eastAsia="Times New Roman" w:hAnsi="Times New Roman" w:cs="Times New Roman"/>
                <w:b/>
                <w:bCs/>
                <w:color w:val="000000"/>
                <w:highlight w:val="cyan"/>
                <w:lang w:eastAsia="fr-FR"/>
                <w:rPrChange w:id="244" w:author="Catalina Suescun Gonzalez" w:date="2026-08-31T15:20:00Z" w16du:dateUtc="2026-08-31T13:20:00Z">
                  <w:rPr>
                    <w:ins w:id="245" w:author="Catalina Suescun Gonzalez" w:date="2026-08-31T15:17:00Z" w16du:dateUtc="2026-08-31T13:17:00Z"/>
                    <w:rFonts w:ascii="Times New Roman" w:eastAsia="Times New Roman" w:hAnsi="Times New Roman" w:cs="Times New Roman"/>
                    <w:b/>
                    <w:bCs/>
                    <w:color w:val="000000"/>
                    <w:lang w:eastAsia="fr-FR"/>
                  </w:rPr>
                </w:rPrChange>
              </w:rPr>
            </w:pPr>
            <w:ins w:id="246" w:author="Catalina Suescun Gonzalez" w:date="2026-08-31T15:17:00Z" w16du:dateUtc="2026-08-31T13:17:00Z">
              <w:r w:rsidRPr="00846661">
                <w:rPr>
                  <w:rFonts w:ascii="Times New Roman" w:eastAsia="Times New Roman" w:hAnsi="Times New Roman" w:cs="Times New Roman"/>
                  <w:b/>
                  <w:bCs/>
                  <w:color w:val="000000"/>
                  <w:highlight w:val="cyan"/>
                  <w:lang w:eastAsia="fr-FR"/>
                  <w:rPrChange w:id="247" w:author="Catalina Suescun Gonzalez" w:date="2026-08-31T15:20:00Z" w16du:dateUtc="2026-08-31T13:20:00Z">
                    <w:rPr>
                      <w:rFonts w:ascii="Times New Roman" w:eastAsia="Times New Roman" w:hAnsi="Times New Roman" w:cs="Times New Roman"/>
                      <w:b/>
                      <w:bCs/>
                      <w:color w:val="000000"/>
                      <w:lang w:eastAsia="fr-FR"/>
                    </w:rPr>
                  </w:rPrChange>
                </w:rPr>
                <w:t>PP</w:t>
              </w:r>
            </w:ins>
          </w:p>
          <w:p w14:paraId="4F801E74" w14:textId="77777777" w:rsidR="00590B15" w:rsidRPr="00846661" w:rsidRDefault="007A0754" w:rsidP="00BC563A">
            <w:pPr>
              <w:spacing w:after="0" w:line="240" w:lineRule="auto"/>
              <w:rPr>
                <w:ins w:id="248" w:author="Catalina Suescun Gonzalez" w:date="2026-08-31T15:18:00Z" w16du:dateUtc="2026-08-31T13:18:00Z"/>
                <w:rFonts w:ascii="Times New Roman" w:eastAsia="Times New Roman" w:hAnsi="Times New Roman" w:cs="Times New Roman"/>
                <w:b/>
                <w:bCs/>
                <w:color w:val="000000"/>
                <w:highlight w:val="cyan"/>
                <w:lang w:eastAsia="fr-FR"/>
                <w:rPrChange w:id="249" w:author="Catalina Suescun Gonzalez" w:date="2026-08-31T15:20:00Z" w16du:dateUtc="2026-08-31T13:20:00Z">
                  <w:rPr>
                    <w:ins w:id="250" w:author="Catalina Suescun Gonzalez" w:date="2026-08-31T15:18:00Z" w16du:dateUtc="2026-08-31T13:18:00Z"/>
                    <w:rFonts w:ascii="Times New Roman" w:eastAsia="Times New Roman" w:hAnsi="Times New Roman" w:cs="Times New Roman"/>
                    <w:b/>
                    <w:bCs/>
                    <w:color w:val="000000"/>
                    <w:lang w:eastAsia="fr-FR"/>
                  </w:rPr>
                </w:rPrChange>
              </w:rPr>
            </w:pPr>
            <w:ins w:id="251" w:author="Catalina Suescun Gonzalez" w:date="2026-08-31T15:17:00Z" w16du:dateUtc="2026-08-31T13:17:00Z">
              <w:r w:rsidRPr="00846661">
                <w:rPr>
                  <w:rFonts w:ascii="Times New Roman" w:eastAsia="Times New Roman" w:hAnsi="Times New Roman" w:cs="Times New Roman"/>
                  <w:b/>
                  <w:bCs/>
                  <w:color w:val="000000"/>
                  <w:highlight w:val="cyan"/>
                  <w:lang w:eastAsia="fr-FR"/>
                  <w:rPrChange w:id="252" w:author="Catalina Suescun Gonzalez" w:date="2026-08-31T15:20:00Z" w16du:dateUtc="2026-08-31T13:20:00Z">
                    <w:rPr>
                      <w:rFonts w:ascii="Times New Roman" w:eastAsia="Times New Roman" w:hAnsi="Times New Roman" w:cs="Times New Roman"/>
                      <w:b/>
                      <w:bCs/>
                      <w:color w:val="000000"/>
                      <w:lang w:eastAsia="fr-FR"/>
                    </w:rPr>
                  </w:rPrChange>
                </w:rPr>
                <w:t>SEBS</w:t>
              </w:r>
            </w:ins>
          </w:p>
          <w:p w14:paraId="6BE57EFB" w14:textId="77777777" w:rsidR="007A0754" w:rsidRPr="00846661" w:rsidRDefault="007A0754" w:rsidP="007A0754">
            <w:pPr>
              <w:spacing w:after="0" w:line="240" w:lineRule="auto"/>
              <w:rPr>
                <w:ins w:id="253" w:author="Catalina Suescun Gonzalez" w:date="2026-08-31T15:18:00Z" w16du:dateUtc="2026-08-31T13:18:00Z"/>
                <w:rFonts w:ascii="Times New Roman" w:eastAsia="Times New Roman" w:hAnsi="Times New Roman" w:cs="Times New Roman"/>
                <w:b/>
                <w:bCs/>
                <w:color w:val="000000"/>
                <w:highlight w:val="cyan"/>
                <w:lang w:val="it-IT" w:eastAsia="fr-FR"/>
                <w:rPrChange w:id="254" w:author="Catalina Suescun Gonzalez" w:date="2026-08-31T15:20:00Z" w16du:dateUtc="2026-08-31T13:20:00Z">
                  <w:rPr>
                    <w:ins w:id="255" w:author="Catalina Suescun Gonzalez" w:date="2026-08-31T15:18:00Z" w16du:dateUtc="2026-08-31T13:18:00Z"/>
                    <w:rFonts w:ascii="Times New Roman" w:eastAsia="Times New Roman" w:hAnsi="Times New Roman" w:cs="Times New Roman"/>
                    <w:b/>
                    <w:bCs/>
                    <w:color w:val="000000"/>
                    <w:lang w:val="it-IT" w:eastAsia="fr-FR"/>
                  </w:rPr>
                </w:rPrChange>
              </w:rPr>
            </w:pPr>
            <w:ins w:id="256" w:author="Catalina Suescun Gonzalez" w:date="2026-08-31T15:18:00Z" w16du:dateUtc="2026-08-31T13:18:00Z">
              <w:r w:rsidRPr="00846661">
                <w:rPr>
                  <w:rFonts w:ascii="Times New Roman" w:eastAsia="Times New Roman" w:hAnsi="Times New Roman" w:cs="Times New Roman"/>
                  <w:b/>
                  <w:bCs/>
                  <w:color w:val="000000"/>
                  <w:highlight w:val="cyan"/>
                  <w:lang w:val="it-IT" w:eastAsia="fr-FR"/>
                  <w:rPrChange w:id="257" w:author="Catalina Suescun Gonzalez" w:date="2026-08-31T15:20:00Z" w16du:dateUtc="2026-08-31T13:20:00Z">
                    <w:rPr>
                      <w:rFonts w:ascii="Times New Roman" w:eastAsia="Times New Roman" w:hAnsi="Times New Roman" w:cs="Times New Roman"/>
                      <w:b/>
                      <w:bCs/>
                      <w:color w:val="000000"/>
                      <w:lang w:val="it-IT" w:eastAsia="fr-FR"/>
                    </w:rPr>
                  </w:rPrChange>
                </w:rPr>
                <w:t>SEBS-g-MA</w:t>
              </w:r>
            </w:ins>
          </w:p>
          <w:p w14:paraId="0FA5D6AD" w14:textId="77777777" w:rsidR="007A0754" w:rsidRPr="00846661" w:rsidRDefault="007A0754" w:rsidP="00BC563A">
            <w:pPr>
              <w:spacing w:after="0" w:line="240" w:lineRule="auto"/>
              <w:rPr>
                <w:ins w:id="258" w:author="Catalina Suescun Gonzalez" w:date="2026-08-31T15:18:00Z" w16du:dateUtc="2026-08-31T13:18:00Z"/>
                <w:rFonts w:ascii="Times New Roman" w:eastAsia="Times New Roman" w:hAnsi="Times New Roman" w:cs="Times New Roman"/>
                <w:b/>
                <w:bCs/>
                <w:color w:val="000000"/>
                <w:highlight w:val="cyan"/>
                <w:lang w:val="it-IT" w:eastAsia="fr-FR"/>
                <w:rPrChange w:id="259" w:author="Catalina Suescun Gonzalez" w:date="2026-08-31T15:20:00Z" w16du:dateUtc="2026-08-31T13:20:00Z">
                  <w:rPr>
                    <w:ins w:id="260" w:author="Catalina Suescun Gonzalez" w:date="2026-08-31T15:18:00Z" w16du:dateUtc="2026-08-31T13:18:00Z"/>
                    <w:rFonts w:ascii="Times New Roman" w:eastAsia="Times New Roman" w:hAnsi="Times New Roman" w:cs="Times New Roman"/>
                    <w:b/>
                    <w:bCs/>
                    <w:color w:val="000000"/>
                    <w:lang w:val="it-IT" w:eastAsia="fr-FR"/>
                  </w:rPr>
                </w:rPrChange>
              </w:rPr>
            </w:pPr>
            <w:ins w:id="261" w:author="Catalina Suescun Gonzalez" w:date="2026-08-31T15:18:00Z" w16du:dateUtc="2026-08-31T13:18:00Z">
              <w:r w:rsidRPr="00846661">
                <w:rPr>
                  <w:rFonts w:ascii="Times New Roman" w:eastAsia="Times New Roman" w:hAnsi="Times New Roman" w:cs="Times New Roman"/>
                  <w:b/>
                  <w:bCs/>
                  <w:color w:val="000000"/>
                  <w:highlight w:val="cyan"/>
                  <w:lang w:val="it-IT" w:eastAsia="fr-FR"/>
                  <w:rPrChange w:id="262" w:author="Catalina Suescun Gonzalez" w:date="2026-08-31T15:20:00Z" w16du:dateUtc="2026-08-31T13:20:00Z">
                    <w:rPr>
                      <w:rFonts w:ascii="Times New Roman" w:eastAsia="Times New Roman" w:hAnsi="Times New Roman" w:cs="Times New Roman"/>
                      <w:b/>
                      <w:bCs/>
                      <w:color w:val="000000"/>
                      <w:lang w:val="it-IT" w:eastAsia="fr-FR"/>
                    </w:rPr>
                  </w:rPrChange>
                </w:rPr>
                <w:t>SLM</w:t>
              </w:r>
            </w:ins>
          </w:p>
          <w:p w14:paraId="087E00FB" w14:textId="2AAD886E" w:rsidR="007A0754" w:rsidRPr="00822F36" w:rsidRDefault="007A0754" w:rsidP="00BC563A">
            <w:pPr>
              <w:spacing w:after="0" w:line="240" w:lineRule="auto"/>
              <w:rPr>
                <w:ins w:id="263" w:author="Catalina Suescun Gonzalez" w:date="2026-08-31T14:38:00Z" w16du:dateUtc="2026-08-31T12:38:00Z"/>
                <w:rFonts w:ascii="Times New Roman" w:eastAsia="Times New Roman" w:hAnsi="Times New Roman" w:cs="Times New Roman"/>
                <w:b/>
                <w:bCs/>
                <w:color w:val="000000"/>
                <w:highlight w:val="cyan"/>
                <w:lang w:val="it-IT" w:eastAsia="fr-FR"/>
                <w:rPrChange w:id="264" w:author="Catalina Suescun Gonzalez" w:date="2026-09-03T11:26:00Z" w16du:dateUtc="2026-09-03T09:26:00Z">
                  <w:rPr>
                    <w:ins w:id="265" w:author="Catalina Suescun Gonzalez" w:date="2026-08-31T14:38:00Z" w16du:dateUtc="2026-08-31T12:38:00Z"/>
                    <w:rFonts w:ascii="Times New Roman" w:eastAsia="Times New Roman" w:hAnsi="Times New Roman" w:cs="Times New Roman"/>
                    <w:b/>
                    <w:bCs/>
                    <w:color w:val="000000"/>
                    <w:lang w:eastAsia="fr-FR"/>
                  </w:rPr>
                </w:rPrChange>
              </w:rPr>
            </w:pPr>
            <w:ins w:id="266" w:author="Catalina Suescun Gonzalez" w:date="2026-08-31T15:18:00Z" w16du:dateUtc="2026-08-31T13:18:00Z">
              <w:r w:rsidRPr="00822F36">
                <w:rPr>
                  <w:rFonts w:ascii="Times New Roman" w:hAnsi="Times New Roman" w:cs="Times New Roman"/>
                  <w:b/>
                  <w:bCs/>
                  <w:highlight w:val="cyan"/>
                  <w:lang w:val="it-IT"/>
                  <w:rPrChange w:id="267" w:author="Catalina Suescun Gonzalez" w:date="2026-09-03T11:26:00Z" w16du:dateUtc="2026-09-03T09:26:00Z">
                    <w:rPr>
                      <w:rFonts w:ascii="Times New Roman" w:hAnsi="Times New Roman" w:cs="Times New Roman"/>
                      <w:b/>
                      <w:bCs/>
                    </w:rPr>
                  </w:rPrChange>
                </w:rPr>
                <w:t>STL</w:t>
              </w:r>
            </w:ins>
          </w:p>
        </w:tc>
        <w:tc>
          <w:tcPr>
            <w:tcW w:w="7280" w:type="dxa"/>
            <w:tcBorders>
              <w:top w:val="nil"/>
              <w:left w:val="nil"/>
              <w:bottom w:val="nil"/>
              <w:right w:val="single" w:sz="8" w:space="0" w:color="auto"/>
            </w:tcBorders>
            <w:noWrap/>
            <w:vAlign w:val="bottom"/>
            <w:tcPrChange w:id="268" w:author="Catalina Suescun Gonzalez" w:date="2026-08-31T15:15:00Z" w16du:dateUtc="2026-08-31T13:15:00Z">
              <w:tcPr>
                <w:tcW w:w="7280" w:type="dxa"/>
                <w:gridSpan w:val="2"/>
                <w:tcBorders>
                  <w:top w:val="nil"/>
                  <w:left w:val="nil"/>
                  <w:bottom w:val="nil"/>
                  <w:right w:val="single" w:sz="8" w:space="0" w:color="auto"/>
                </w:tcBorders>
                <w:noWrap/>
                <w:vAlign w:val="bottom"/>
              </w:tcPr>
            </w:tcPrChange>
          </w:tcPr>
          <w:p w14:paraId="6693CA7A" w14:textId="77777777" w:rsidR="00590B15" w:rsidRPr="00846661" w:rsidRDefault="00590B15" w:rsidP="00590B15">
            <w:pPr>
              <w:spacing w:after="0" w:line="240" w:lineRule="auto"/>
              <w:rPr>
                <w:ins w:id="269" w:author="Catalina Suescun Gonzalez" w:date="2026-08-31T15:16:00Z" w16du:dateUtc="2026-08-31T13:16:00Z"/>
                <w:rFonts w:ascii="Times New Roman" w:hAnsi="Times New Roman" w:cs="Times New Roman"/>
                <w:highlight w:val="cyan"/>
                <w:rPrChange w:id="270" w:author="Catalina Suescun Gonzalez" w:date="2026-08-31T15:20:00Z" w16du:dateUtc="2026-08-31T13:20:00Z">
                  <w:rPr>
                    <w:ins w:id="271" w:author="Catalina Suescun Gonzalez" w:date="2026-08-31T15:16:00Z" w16du:dateUtc="2026-08-31T13:16:00Z"/>
                    <w:rFonts w:ascii="Times New Roman" w:hAnsi="Times New Roman" w:cs="Times New Roman"/>
                  </w:rPr>
                </w:rPrChange>
              </w:rPr>
            </w:pPr>
            <w:ins w:id="272" w:author="Catalina Suescun Gonzalez" w:date="2026-08-31T15:16:00Z" w16du:dateUtc="2026-08-31T13:16:00Z">
              <w:r w:rsidRPr="00846661">
                <w:rPr>
                  <w:rFonts w:ascii="Times New Roman" w:hAnsi="Times New Roman" w:cs="Times New Roman"/>
                  <w:highlight w:val="cyan"/>
                  <w:rPrChange w:id="273" w:author="Catalina Suescun Gonzalez" w:date="2026-08-31T15:20:00Z" w16du:dateUtc="2026-08-31T13:20:00Z">
                    <w:rPr>
                      <w:rFonts w:ascii="Times New Roman" w:hAnsi="Times New Roman" w:cs="Times New Roman"/>
                    </w:rPr>
                  </w:rPrChange>
                </w:rPr>
                <w:t>Material Extrusion</w:t>
              </w:r>
            </w:ins>
          </w:p>
          <w:p w14:paraId="2596C8B5" w14:textId="77777777" w:rsidR="00590B15" w:rsidRPr="00846661" w:rsidRDefault="00590B15" w:rsidP="00590B15">
            <w:pPr>
              <w:spacing w:after="0" w:line="240" w:lineRule="auto"/>
              <w:rPr>
                <w:ins w:id="274" w:author="Catalina Suescun Gonzalez" w:date="2026-08-31T15:16:00Z" w16du:dateUtc="2026-08-31T13:16:00Z"/>
                <w:rFonts w:ascii="Times New Roman" w:eastAsia="Times New Roman" w:hAnsi="Times New Roman" w:cs="Times New Roman"/>
                <w:color w:val="000000"/>
                <w:highlight w:val="cyan"/>
                <w:lang w:eastAsia="fr-FR"/>
                <w:rPrChange w:id="275" w:author="Catalina Suescun Gonzalez" w:date="2026-08-31T15:20:00Z" w16du:dateUtc="2026-08-31T13:20:00Z">
                  <w:rPr>
                    <w:ins w:id="276" w:author="Catalina Suescun Gonzalez" w:date="2026-08-31T15:16:00Z" w16du:dateUtc="2026-08-31T13:16:00Z"/>
                    <w:rFonts w:ascii="Times New Roman" w:eastAsia="Times New Roman" w:hAnsi="Times New Roman" w:cs="Times New Roman"/>
                    <w:color w:val="000000"/>
                    <w:lang w:eastAsia="fr-FR"/>
                  </w:rPr>
                </w:rPrChange>
              </w:rPr>
            </w:pPr>
            <w:ins w:id="277" w:author="Catalina Suescun Gonzalez" w:date="2026-08-31T15:16:00Z" w16du:dateUtc="2026-08-31T13:16:00Z">
              <w:r w:rsidRPr="00846661">
                <w:rPr>
                  <w:rFonts w:ascii="Times New Roman" w:eastAsia="Times New Roman" w:hAnsi="Times New Roman" w:cs="Times New Roman"/>
                  <w:color w:val="000000"/>
                  <w:highlight w:val="cyan"/>
                  <w:lang w:eastAsia="fr-FR"/>
                  <w:rPrChange w:id="278" w:author="Catalina Suescun Gonzalez" w:date="2026-08-31T15:20:00Z" w16du:dateUtc="2026-08-31T13:20:00Z">
                    <w:rPr>
                      <w:rFonts w:ascii="Times New Roman" w:eastAsia="Times New Roman" w:hAnsi="Times New Roman" w:cs="Times New Roman"/>
                      <w:color w:val="000000"/>
                      <w:lang w:eastAsia="fr-FR"/>
                    </w:rPr>
                  </w:rPrChange>
                </w:rPr>
                <w:t>Operational difficulty index</w:t>
              </w:r>
            </w:ins>
          </w:p>
          <w:p w14:paraId="33A5B3A7" w14:textId="77777777" w:rsidR="00590B15" w:rsidRPr="00846661" w:rsidRDefault="00590B15" w:rsidP="00590B15">
            <w:pPr>
              <w:spacing w:after="0" w:line="240" w:lineRule="auto"/>
              <w:rPr>
                <w:ins w:id="279" w:author="Catalina Suescun Gonzalez" w:date="2026-08-31T15:17:00Z" w16du:dateUtc="2026-08-31T13:17:00Z"/>
                <w:rFonts w:ascii="Times New Roman" w:eastAsia="Times New Roman" w:hAnsi="Times New Roman" w:cs="Times New Roman"/>
                <w:color w:val="000000"/>
                <w:highlight w:val="cyan"/>
                <w:lang w:eastAsia="fr-FR"/>
                <w:rPrChange w:id="280" w:author="Catalina Suescun Gonzalez" w:date="2026-08-31T15:20:00Z" w16du:dateUtc="2026-08-31T13:20:00Z">
                  <w:rPr>
                    <w:ins w:id="281" w:author="Catalina Suescun Gonzalez" w:date="2026-08-31T15:17:00Z" w16du:dateUtc="2026-08-31T13:17:00Z"/>
                    <w:rFonts w:ascii="Times New Roman" w:eastAsia="Times New Roman" w:hAnsi="Times New Roman" w:cs="Times New Roman"/>
                    <w:color w:val="000000"/>
                    <w:lang w:eastAsia="fr-FR"/>
                  </w:rPr>
                </w:rPrChange>
              </w:rPr>
            </w:pPr>
            <w:ins w:id="282" w:author="Catalina Suescun Gonzalez" w:date="2026-08-31T15:16:00Z" w16du:dateUtc="2026-08-31T13:16:00Z">
              <w:r w:rsidRPr="00846661">
                <w:rPr>
                  <w:rFonts w:ascii="Times New Roman" w:eastAsia="Times New Roman" w:hAnsi="Times New Roman" w:cs="Times New Roman"/>
                  <w:color w:val="000000"/>
                  <w:highlight w:val="cyan"/>
                  <w:lang w:eastAsia="fr-FR"/>
                  <w:rPrChange w:id="283" w:author="Catalina Suescun Gonzalez" w:date="2026-08-31T15:20:00Z" w16du:dateUtc="2026-08-31T13:20:00Z">
                    <w:rPr>
                      <w:rFonts w:ascii="Times New Roman" w:eastAsia="Times New Roman" w:hAnsi="Times New Roman" w:cs="Times New Roman"/>
                      <w:color w:val="000000"/>
                      <w:lang w:eastAsia="fr-FR"/>
                    </w:rPr>
                  </w:rPrChange>
                </w:rPr>
                <w:t>Open science framework</w:t>
              </w:r>
            </w:ins>
          </w:p>
          <w:p w14:paraId="69036E39" w14:textId="55142D02" w:rsidR="00590B15" w:rsidRPr="00846661" w:rsidRDefault="00590B15" w:rsidP="00590B15">
            <w:pPr>
              <w:spacing w:after="0" w:line="240" w:lineRule="auto"/>
              <w:rPr>
                <w:ins w:id="284" w:author="Catalina Suescun Gonzalez" w:date="2026-08-31T15:17:00Z" w16du:dateUtc="2026-08-31T13:17:00Z"/>
                <w:rFonts w:ascii="Times New Roman" w:eastAsia="Times New Roman" w:hAnsi="Times New Roman" w:cs="Times New Roman"/>
                <w:color w:val="000000"/>
                <w:highlight w:val="cyan"/>
                <w:lang w:eastAsia="fr-FR"/>
                <w:rPrChange w:id="285" w:author="Catalina Suescun Gonzalez" w:date="2026-08-31T15:20:00Z" w16du:dateUtc="2026-08-31T13:20:00Z">
                  <w:rPr>
                    <w:ins w:id="286" w:author="Catalina Suescun Gonzalez" w:date="2026-08-31T15:17:00Z" w16du:dateUtc="2026-08-31T13:17:00Z"/>
                    <w:rFonts w:ascii="Times New Roman" w:eastAsia="Times New Roman" w:hAnsi="Times New Roman" w:cs="Times New Roman"/>
                    <w:color w:val="000000"/>
                    <w:lang w:eastAsia="fr-FR"/>
                  </w:rPr>
                </w:rPrChange>
              </w:rPr>
            </w:pPr>
            <w:ins w:id="287" w:author="Catalina Suescun Gonzalez" w:date="2026-08-31T15:17:00Z" w16du:dateUtc="2026-08-31T13:17:00Z">
              <w:r w:rsidRPr="00846661">
                <w:rPr>
                  <w:rFonts w:ascii="Times New Roman" w:eastAsia="Times New Roman" w:hAnsi="Times New Roman" w:cs="Times New Roman"/>
                  <w:color w:val="000000"/>
                  <w:highlight w:val="cyan"/>
                  <w:lang w:eastAsia="fr-FR"/>
                  <w:rPrChange w:id="288" w:author="Catalina Suescun Gonzalez" w:date="2026-08-31T15:20:00Z" w16du:dateUtc="2026-08-31T13:20:00Z">
                    <w:rPr>
                      <w:rFonts w:ascii="Times New Roman" w:eastAsia="Times New Roman" w:hAnsi="Times New Roman" w:cs="Times New Roman"/>
                      <w:color w:val="000000"/>
                      <w:lang w:eastAsia="fr-FR"/>
                    </w:rPr>
                  </w:rPrChange>
                </w:rPr>
                <w:t>Polyethylene terephthalate</w:t>
              </w:r>
            </w:ins>
          </w:p>
          <w:p w14:paraId="585D1CE6" w14:textId="77777777" w:rsidR="00590B15" w:rsidRPr="00846661" w:rsidRDefault="00590B15" w:rsidP="00590B15">
            <w:pPr>
              <w:spacing w:after="0" w:line="240" w:lineRule="auto"/>
              <w:rPr>
                <w:ins w:id="289" w:author="Catalina Suescun Gonzalez" w:date="2026-08-31T15:17:00Z" w16du:dateUtc="2026-08-31T13:17:00Z"/>
                <w:rFonts w:ascii="Times New Roman" w:eastAsia="Times New Roman" w:hAnsi="Times New Roman" w:cs="Times New Roman"/>
                <w:color w:val="000000"/>
                <w:highlight w:val="cyan"/>
                <w:lang w:eastAsia="fr-FR"/>
                <w:rPrChange w:id="290" w:author="Catalina Suescun Gonzalez" w:date="2026-08-31T15:20:00Z" w16du:dateUtc="2026-08-31T13:20:00Z">
                  <w:rPr>
                    <w:ins w:id="291" w:author="Catalina Suescun Gonzalez" w:date="2026-08-31T15:17:00Z" w16du:dateUtc="2026-08-31T13:17:00Z"/>
                    <w:rFonts w:ascii="Times New Roman" w:eastAsia="Times New Roman" w:hAnsi="Times New Roman" w:cs="Times New Roman"/>
                    <w:color w:val="000000"/>
                    <w:lang w:eastAsia="fr-FR"/>
                  </w:rPr>
                </w:rPrChange>
              </w:rPr>
            </w:pPr>
            <w:ins w:id="292" w:author="Catalina Suescun Gonzalez" w:date="2026-08-31T15:17:00Z" w16du:dateUtc="2026-08-31T13:17:00Z">
              <w:r w:rsidRPr="00846661">
                <w:rPr>
                  <w:rFonts w:ascii="Times New Roman" w:eastAsia="Times New Roman" w:hAnsi="Times New Roman" w:cs="Times New Roman"/>
                  <w:color w:val="000000"/>
                  <w:highlight w:val="cyan"/>
                  <w:lang w:eastAsia="fr-FR"/>
                  <w:rPrChange w:id="293" w:author="Catalina Suescun Gonzalez" w:date="2026-08-31T15:20:00Z" w16du:dateUtc="2026-08-31T13:20:00Z">
                    <w:rPr>
                      <w:rFonts w:ascii="Times New Roman" w:eastAsia="Times New Roman" w:hAnsi="Times New Roman" w:cs="Times New Roman"/>
                      <w:color w:val="000000"/>
                      <w:lang w:eastAsia="fr-FR"/>
                    </w:rPr>
                  </w:rPrChange>
                </w:rPr>
                <w:t>Polylactic acid</w:t>
              </w:r>
            </w:ins>
          </w:p>
          <w:p w14:paraId="6E7D6F6B" w14:textId="4ACDC1BF" w:rsidR="00590B15" w:rsidRPr="00846661" w:rsidRDefault="00590B15" w:rsidP="00590B15">
            <w:pPr>
              <w:spacing w:after="0" w:line="240" w:lineRule="auto"/>
              <w:rPr>
                <w:ins w:id="294" w:author="Catalina Suescun Gonzalez" w:date="2026-08-31T15:16:00Z" w16du:dateUtc="2026-08-31T13:16:00Z"/>
                <w:rFonts w:ascii="Times New Roman" w:eastAsia="Times New Roman" w:hAnsi="Times New Roman" w:cs="Times New Roman"/>
                <w:color w:val="000000"/>
                <w:highlight w:val="cyan"/>
                <w:lang w:eastAsia="fr-FR"/>
                <w:rPrChange w:id="295" w:author="Catalina Suescun Gonzalez" w:date="2026-08-31T15:20:00Z" w16du:dateUtc="2026-08-31T13:20:00Z">
                  <w:rPr>
                    <w:ins w:id="296" w:author="Catalina Suescun Gonzalez" w:date="2026-08-31T15:16:00Z" w16du:dateUtc="2026-08-31T13:16:00Z"/>
                    <w:rFonts w:ascii="Times New Roman" w:eastAsia="Times New Roman" w:hAnsi="Times New Roman" w:cs="Times New Roman"/>
                    <w:color w:val="000000"/>
                    <w:lang w:eastAsia="fr-FR"/>
                  </w:rPr>
                </w:rPrChange>
              </w:rPr>
            </w:pPr>
            <w:ins w:id="297" w:author="Catalina Suescun Gonzalez" w:date="2026-08-31T15:17:00Z" w16du:dateUtc="2026-08-31T13:17:00Z">
              <w:r w:rsidRPr="00846661">
                <w:rPr>
                  <w:rFonts w:ascii="Times New Roman" w:hAnsi="Times New Roman" w:cs="Times New Roman"/>
                  <w:highlight w:val="cyan"/>
                  <w:rPrChange w:id="298" w:author="Catalina Suescun Gonzalez" w:date="2026-08-31T15:20:00Z" w16du:dateUtc="2026-08-31T13:20:00Z">
                    <w:rPr>
                      <w:rFonts w:ascii="Times New Roman" w:hAnsi="Times New Roman" w:cs="Times New Roman"/>
                    </w:rPr>
                  </w:rPrChange>
                </w:rPr>
                <w:t>Polypropylene</w:t>
              </w:r>
            </w:ins>
          </w:p>
          <w:p w14:paraId="1B9FA4E5" w14:textId="77777777" w:rsidR="00B76861" w:rsidRPr="00846661" w:rsidRDefault="007A0754" w:rsidP="00BC563A">
            <w:pPr>
              <w:spacing w:after="0" w:line="240" w:lineRule="auto"/>
              <w:rPr>
                <w:ins w:id="299" w:author="Catalina Suescun Gonzalez" w:date="2026-08-31T15:18:00Z" w16du:dateUtc="2026-08-31T13:18:00Z"/>
                <w:rFonts w:ascii="Times New Roman" w:eastAsia="Times New Roman" w:hAnsi="Times New Roman" w:cs="Times New Roman"/>
                <w:color w:val="000000"/>
                <w:highlight w:val="cyan"/>
                <w:lang w:eastAsia="fr-FR"/>
                <w:rPrChange w:id="300" w:author="Catalina Suescun Gonzalez" w:date="2026-08-31T15:20:00Z" w16du:dateUtc="2026-08-31T13:20:00Z">
                  <w:rPr>
                    <w:ins w:id="301" w:author="Catalina Suescun Gonzalez" w:date="2026-08-31T15:18:00Z" w16du:dateUtc="2026-08-31T13:18:00Z"/>
                    <w:rFonts w:ascii="Times New Roman" w:eastAsia="Times New Roman" w:hAnsi="Times New Roman" w:cs="Times New Roman"/>
                    <w:color w:val="000000"/>
                    <w:lang w:eastAsia="fr-FR"/>
                  </w:rPr>
                </w:rPrChange>
              </w:rPr>
            </w:pPr>
            <w:ins w:id="302" w:author="Catalina Suescun Gonzalez" w:date="2026-08-31T15:18:00Z" w16du:dateUtc="2026-08-31T13:18:00Z">
              <w:r w:rsidRPr="00846661">
                <w:rPr>
                  <w:rFonts w:ascii="Times New Roman" w:eastAsia="Times New Roman" w:hAnsi="Times New Roman" w:cs="Times New Roman"/>
                  <w:color w:val="000000"/>
                  <w:highlight w:val="cyan"/>
                  <w:lang w:eastAsia="fr-FR"/>
                  <w:rPrChange w:id="303" w:author="Catalina Suescun Gonzalez" w:date="2026-08-31T15:20:00Z" w16du:dateUtc="2026-08-31T13:20:00Z">
                    <w:rPr>
                      <w:rFonts w:ascii="Times New Roman" w:eastAsia="Times New Roman" w:hAnsi="Times New Roman" w:cs="Times New Roman"/>
                      <w:color w:val="000000"/>
                      <w:lang w:eastAsia="fr-FR"/>
                    </w:rPr>
                  </w:rPrChange>
                </w:rPr>
                <w:t>Poly(styrene-b-(ethylene-co-butylene)-b-styrene)</w:t>
              </w:r>
            </w:ins>
          </w:p>
          <w:p w14:paraId="7D1D792A" w14:textId="77777777" w:rsidR="007A0754" w:rsidRPr="00846661" w:rsidRDefault="007A0754" w:rsidP="007A0754">
            <w:pPr>
              <w:spacing w:after="0" w:line="240" w:lineRule="auto"/>
              <w:rPr>
                <w:ins w:id="304" w:author="Catalina Suescun Gonzalez" w:date="2026-08-31T15:18:00Z" w16du:dateUtc="2026-08-31T13:18:00Z"/>
                <w:rFonts w:ascii="Times New Roman" w:eastAsia="Times New Roman" w:hAnsi="Times New Roman" w:cs="Times New Roman"/>
                <w:color w:val="000000"/>
                <w:highlight w:val="cyan"/>
                <w:lang w:eastAsia="fr-FR"/>
                <w:rPrChange w:id="305" w:author="Catalina Suescun Gonzalez" w:date="2026-08-31T15:20:00Z" w16du:dateUtc="2026-08-31T13:20:00Z">
                  <w:rPr>
                    <w:ins w:id="306" w:author="Catalina Suescun Gonzalez" w:date="2026-08-31T15:18:00Z" w16du:dateUtc="2026-08-31T13:18:00Z"/>
                    <w:rFonts w:ascii="Times New Roman" w:eastAsia="Times New Roman" w:hAnsi="Times New Roman" w:cs="Times New Roman"/>
                    <w:color w:val="000000"/>
                    <w:lang w:eastAsia="fr-FR"/>
                  </w:rPr>
                </w:rPrChange>
              </w:rPr>
            </w:pPr>
            <w:ins w:id="307" w:author="Catalina Suescun Gonzalez" w:date="2026-08-31T15:18:00Z" w16du:dateUtc="2026-08-31T13:18:00Z">
              <w:r w:rsidRPr="00846661">
                <w:rPr>
                  <w:rFonts w:ascii="Times New Roman" w:eastAsia="Times New Roman" w:hAnsi="Times New Roman" w:cs="Times New Roman"/>
                  <w:color w:val="000000"/>
                  <w:highlight w:val="cyan"/>
                  <w:lang w:eastAsia="fr-FR"/>
                  <w:rPrChange w:id="308" w:author="Catalina Suescun Gonzalez" w:date="2026-08-31T15:20:00Z" w16du:dateUtc="2026-08-31T13:20:00Z">
                    <w:rPr>
                      <w:rFonts w:ascii="Times New Roman" w:eastAsia="Times New Roman" w:hAnsi="Times New Roman" w:cs="Times New Roman"/>
                      <w:color w:val="000000"/>
                      <w:lang w:eastAsia="fr-FR"/>
                    </w:rPr>
                  </w:rPrChange>
                </w:rPr>
                <w:t>Maleic anhydride-grafted SEBS</w:t>
              </w:r>
            </w:ins>
          </w:p>
          <w:p w14:paraId="07A109CE" w14:textId="77777777" w:rsidR="007A0754" w:rsidRPr="00846661" w:rsidRDefault="007A0754" w:rsidP="007A0754">
            <w:pPr>
              <w:spacing w:after="0" w:line="240" w:lineRule="auto"/>
              <w:rPr>
                <w:ins w:id="309" w:author="Catalina Suescun Gonzalez" w:date="2026-08-31T15:18:00Z" w16du:dateUtc="2026-08-31T13:18:00Z"/>
                <w:rFonts w:ascii="Times New Roman" w:eastAsia="Times New Roman" w:hAnsi="Times New Roman" w:cs="Times New Roman"/>
                <w:color w:val="000000"/>
                <w:highlight w:val="cyan"/>
                <w:lang w:eastAsia="fr-FR"/>
                <w:rPrChange w:id="310" w:author="Catalina Suescun Gonzalez" w:date="2026-08-31T15:20:00Z" w16du:dateUtc="2026-08-31T13:20:00Z">
                  <w:rPr>
                    <w:ins w:id="311" w:author="Catalina Suescun Gonzalez" w:date="2026-08-31T15:18:00Z" w16du:dateUtc="2026-08-31T13:18:00Z"/>
                    <w:rFonts w:ascii="Times New Roman" w:eastAsia="Times New Roman" w:hAnsi="Times New Roman" w:cs="Times New Roman"/>
                    <w:color w:val="000000"/>
                    <w:lang w:eastAsia="fr-FR"/>
                  </w:rPr>
                </w:rPrChange>
              </w:rPr>
            </w:pPr>
            <w:ins w:id="312" w:author="Catalina Suescun Gonzalez" w:date="2026-08-31T15:18:00Z" w16du:dateUtc="2026-08-31T13:18:00Z">
              <w:r w:rsidRPr="00846661">
                <w:rPr>
                  <w:rFonts w:ascii="Times New Roman" w:eastAsia="Times New Roman" w:hAnsi="Times New Roman" w:cs="Times New Roman"/>
                  <w:color w:val="000000"/>
                  <w:highlight w:val="cyan"/>
                  <w:lang w:eastAsia="fr-FR"/>
                  <w:rPrChange w:id="313" w:author="Catalina Suescun Gonzalez" w:date="2026-08-31T15:20:00Z" w16du:dateUtc="2026-08-31T13:20:00Z">
                    <w:rPr>
                      <w:rFonts w:ascii="Times New Roman" w:eastAsia="Times New Roman" w:hAnsi="Times New Roman" w:cs="Times New Roman"/>
                      <w:color w:val="000000"/>
                      <w:lang w:eastAsia="fr-FR"/>
                    </w:rPr>
                  </w:rPrChange>
                </w:rPr>
                <w:t xml:space="preserve">Selective laser melting </w:t>
              </w:r>
            </w:ins>
          </w:p>
          <w:p w14:paraId="64F85E4B" w14:textId="62140DAF" w:rsidR="007A0754" w:rsidRPr="00EC4A0B" w:rsidRDefault="007A0754" w:rsidP="007A0754">
            <w:pPr>
              <w:spacing w:after="0" w:line="240" w:lineRule="auto"/>
              <w:rPr>
                <w:ins w:id="314" w:author="Catalina Suescun Gonzalez" w:date="2026-08-31T14:38:00Z" w16du:dateUtc="2026-08-31T12:38:00Z"/>
                <w:rFonts w:ascii="Times New Roman" w:eastAsia="Times New Roman" w:hAnsi="Times New Roman" w:cs="Times New Roman"/>
                <w:color w:val="000000"/>
                <w:lang w:eastAsia="fr-FR"/>
              </w:rPr>
            </w:pPr>
            <w:ins w:id="315" w:author="Catalina Suescun Gonzalez" w:date="2026-08-31T15:18:00Z" w16du:dateUtc="2026-08-31T13:18:00Z">
              <w:r w:rsidRPr="00846661">
                <w:rPr>
                  <w:rFonts w:ascii="Times New Roman" w:eastAsia="Times New Roman" w:hAnsi="Times New Roman" w:cs="Times New Roman"/>
                  <w:color w:val="000000"/>
                  <w:highlight w:val="cyan"/>
                  <w:lang w:eastAsia="fr-FR"/>
                  <w:rPrChange w:id="316" w:author="Catalina Suescun Gonzalez" w:date="2026-08-31T15:20:00Z" w16du:dateUtc="2026-08-31T13:20:00Z">
                    <w:rPr>
                      <w:rFonts w:ascii="Times New Roman" w:eastAsia="Times New Roman" w:hAnsi="Times New Roman" w:cs="Times New Roman"/>
                      <w:color w:val="000000"/>
                      <w:lang w:eastAsia="fr-FR"/>
                    </w:rPr>
                  </w:rPrChange>
                </w:rPr>
                <w:t>Stereolithography</w:t>
              </w:r>
            </w:ins>
          </w:p>
        </w:tc>
      </w:tr>
    </w:tbl>
    <w:p w14:paraId="2F615A08" w14:textId="77777777" w:rsidR="0068128D" w:rsidRPr="00246CE4" w:rsidRDefault="0068128D" w:rsidP="00C73EF0">
      <w:pPr>
        <w:jc w:val="both"/>
        <w:rPr>
          <w:rFonts w:ascii="Times New Roman" w:hAnsi="Times New Roman" w:cs="Times New Roman"/>
        </w:rPr>
      </w:pPr>
    </w:p>
    <w:p w14:paraId="545DA26B" w14:textId="77777777" w:rsidR="00C671B5" w:rsidRPr="00246CE4" w:rsidRDefault="00C671B5" w:rsidP="00C671B5">
      <w:pPr>
        <w:pStyle w:val="Heading1"/>
        <w:numPr>
          <w:ilvl w:val="0"/>
          <w:numId w:val="9"/>
        </w:numPr>
        <w:ind w:left="768"/>
        <w:rPr>
          <w:rFonts w:ascii="Times New Roman" w:hAnsi="Times New Roman" w:cs="Times New Roman"/>
          <w:b/>
          <w:bCs/>
          <w:color w:val="auto"/>
          <w:sz w:val="24"/>
          <w:szCs w:val="24"/>
        </w:rPr>
      </w:pPr>
      <w:bookmarkStart w:id="317" w:name="_Toc177552242"/>
      <w:bookmarkStart w:id="318" w:name="_Toc177552790"/>
      <w:r w:rsidRPr="00246CE4">
        <w:rPr>
          <w:rFonts w:ascii="Times New Roman" w:hAnsi="Times New Roman" w:cs="Times New Roman"/>
          <w:b/>
          <w:bCs/>
          <w:color w:val="auto"/>
          <w:sz w:val="24"/>
          <w:szCs w:val="24"/>
        </w:rPr>
        <w:t>Introduction</w:t>
      </w:r>
      <w:bookmarkEnd w:id="317"/>
      <w:bookmarkEnd w:id="318"/>
      <w:r w:rsidRPr="00246CE4">
        <w:rPr>
          <w:rFonts w:ascii="Times New Roman" w:hAnsi="Times New Roman" w:cs="Times New Roman"/>
          <w:b/>
          <w:bCs/>
          <w:color w:val="auto"/>
          <w:sz w:val="24"/>
          <w:szCs w:val="24"/>
        </w:rPr>
        <w:t xml:space="preserve"> </w:t>
      </w:r>
    </w:p>
    <w:p w14:paraId="14E7B8D4" w14:textId="333A5AFB" w:rsidR="00E72BF6" w:rsidRPr="00246CE4" w:rsidRDefault="004C2341" w:rsidP="00D363EE">
      <w:pPr>
        <w:jc w:val="both"/>
        <w:rPr>
          <w:rFonts w:ascii="Times New Roman" w:hAnsi="Times New Roman" w:cs="Times New Roman"/>
        </w:rPr>
      </w:pPr>
      <w:r w:rsidRPr="00246CE4">
        <w:rPr>
          <w:rFonts w:ascii="Times New Roman" w:hAnsi="Times New Roman" w:cs="Times New Roman"/>
        </w:rPr>
        <w:t xml:space="preserve">In recent years, the alarming </w:t>
      </w:r>
      <w:r w:rsidR="0036243B" w:rsidRPr="00246CE4">
        <w:rPr>
          <w:rFonts w:ascii="Times New Roman" w:hAnsi="Times New Roman" w:cs="Times New Roman"/>
        </w:rPr>
        <w:t>increase</w:t>
      </w:r>
      <w:r w:rsidR="0058585D" w:rsidRPr="00246CE4">
        <w:rPr>
          <w:rFonts w:ascii="Times New Roman" w:hAnsi="Times New Roman" w:cs="Times New Roman"/>
        </w:rPr>
        <w:t xml:space="preserve"> </w:t>
      </w:r>
      <w:r w:rsidR="00F4436F">
        <w:rPr>
          <w:rFonts w:ascii="Times New Roman" w:hAnsi="Times New Roman" w:cs="Times New Roman"/>
        </w:rPr>
        <w:t>in</w:t>
      </w:r>
      <w:r w:rsidRPr="00246CE4">
        <w:rPr>
          <w:rFonts w:ascii="Times New Roman" w:hAnsi="Times New Roman" w:cs="Times New Roman"/>
        </w:rPr>
        <w:t xml:space="preserve"> plastic that </w:t>
      </w:r>
      <w:r w:rsidR="00F4436F" w:rsidRPr="00246CE4">
        <w:rPr>
          <w:rFonts w:ascii="Times New Roman" w:hAnsi="Times New Roman" w:cs="Times New Roman"/>
        </w:rPr>
        <w:t>end</w:t>
      </w:r>
      <w:r w:rsidR="00F4436F">
        <w:rPr>
          <w:rFonts w:ascii="Times New Roman" w:hAnsi="Times New Roman" w:cs="Times New Roman"/>
        </w:rPr>
        <w:t>s</w:t>
      </w:r>
      <w:r w:rsidR="00F4436F" w:rsidRPr="00246CE4">
        <w:rPr>
          <w:rFonts w:ascii="Times New Roman" w:hAnsi="Times New Roman" w:cs="Times New Roman"/>
        </w:rPr>
        <w:t xml:space="preserve"> </w:t>
      </w:r>
      <w:r w:rsidR="002A5914" w:rsidRPr="00246CE4">
        <w:rPr>
          <w:rFonts w:ascii="Times New Roman" w:hAnsi="Times New Roman" w:cs="Times New Roman"/>
        </w:rPr>
        <w:t xml:space="preserve">up </w:t>
      </w:r>
      <w:r w:rsidRPr="00246CE4">
        <w:rPr>
          <w:rFonts w:ascii="Times New Roman" w:hAnsi="Times New Roman" w:cs="Times New Roman"/>
        </w:rPr>
        <w:t xml:space="preserve">in the oceans and </w:t>
      </w:r>
      <w:r w:rsidR="0058585D" w:rsidRPr="00246CE4">
        <w:rPr>
          <w:rFonts w:ascii="Times New Roman" w:hAnsi="Times New Roman" w:cs="Times New Roman"/>
        </w:rPr>
        <w:t>landfills</w:t>
      </w:r>
      <w:r w:rsidRPr="00246CE4">
        <w:rPr>
          <w:rFonts w:ascii="Times New Roman" w:hAnsi="Times New Roman" w:cs="Times New Roman"/>
        </w:rPr>
        <w:t xml:space="preserve"> (approximately 60% of the plastic produced)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{"citationID":"MxwXEnPS","properties":{"formattedCitation":"(Suhaimi et al., 2022)","plainCitation":"(Suhaimi et al., 2022)","noteIndex":0},"citationItems":[{"id":658,"uris":["http://zotero.org/users/7033217/items/U8NZWPID"],"itemData":{"id":658,"type":"article-journal","abstract":"With increasing usage of polyethylene terephthalate (PET) wastes polluting the oceans and environment, the recycling of PET wastes has become a crucial issue to be overcome. In this article, a review of the different technologies that have been developed to recycle PET wastes and common routes for recycled PET (rPET) is presented. The impacts of varied recycling technologies on the properties of rPET are also discussed herein. The review also focuses on the recovered products by each of the technology and their uses that have been reincorporated into new applications for example, from plastic bottle wastes to 3D scaffolds for biomedical application. Different recycling technologies such as reactive extrusion, chemical recycling and dissolution/precipitation exhibit specific properties due to the influence of the different concepts from one technology to another. A new trend called electrospinning of rPET to produce nanofibers has also garnered attention to be used for different applications. This article will first introduce the recycling technologies concept, and then the properties of the recovered product will be discussed and finally, we will focus on the applications of rPET produced from each of the technologies in various fields such as construction, textile, filtration, and biomedical applications.","citation-key":"suhaimi2022","container-title":"Polymer Engineering &amp; Science","DOI":"10.1002/pen.26017","ISSN":"1548-2634","issue":"8","language":"en","note":"_eprint: https://onlinelibrary.wiley.com/doi/pdf/10.1002/pen.26017","page":"2355-2375","source":"Wiley Online Library","title":"Recycling of polyethylene terephthalate wastes: A review of technologies, routes, and applications","title-short":"Recycling of polyethylene terephthalate wastes","volume":"62","author":[{"family":"Suhaimi","given":"Nur Aina Syafiqah"},{"family":"Muhamad","given":"Farina"},{"family":"Abd Razak","given":"Nasrul Anuar"},{"family":"Zeimaran","given":"Ehsan"}],"issued":{"date-parts":[["2022"]]}}}],"schema":"https://github.com/citation-style-language/schema/raw/master/csl-citation.json"}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rPr>
        <w:t>(Suhaimi et al., 2022)</w:t>
      </w:r>
      <w:r w:rsidRPr="00246CE4">
        <w:rPr>
          <w:rFonts w:ascii="Times New Roman" w:hAnsi="Times New Roman" w:cs="Times New Roman"/>
        </w:rPr>
        <w:fldChar w:fldCharType="end"/>
      </w:r>
      <w:r w:rsidR="00FE3168" w:rsidRPr="00246CE4">
        <w:rPr>
          <w:rFonts w:ascii="Times New Roman" w:hAnsi="Times New Roman" w:cs="Times New Roman"/>
        </w:rPr>
        <w:t xml:space="preserve"> </w:t>
      </w:r>
      <w:r w:rsidR="0058585D" w:rsidRPr="00246CE4">
        <w:rPr>
          <w:rFonts w:ascii="Times New Roman" w:hAnsi="Times New Roman" w:cs="Times New Roman"/>
        </w:rPr>
        <w:t xml:space="preserve">has </w:t>
      </w:r>
      <w:r w:rsidR="00EC7A1C" w:rsidRPr="00246CE4">
        <w:rPr>
          <w:rFonts w:ascii="Times New Roman" w:hAnsi="Times New Roman" w:cs="Times New Roman"/>
        </w:rPr>
        <w:t>driven the need for re-</w:t>
      </w:r>
      <w:r w:rsidRPr="00246CE4">
        <w:rPr>
          <w:rFonts w:ascii="Times New Roman" w:hAnsi="Times New Roman" w:cs="Times New Roman"/>
        </w:rPr>
        <w:t xml:space="preserve">evaluation and reconsideration of </w:t>
      </w:r>
      <w:r w:rsidR="001C5F49" w:rsidRPr="00246CE4">
        <w:rPr>
          <w:rFonts w:ascii="Times New Roman" w:hAnsi="Times New Roman" w:cs="Times New Roman"/>
        </w:rPr>
        <w:t xml:space="preserve">waste management </w:t>
      </w:r>
      <w:r w:rsidR="00CF5F2D" w:rsidRPr="00246CE4">
        <w:rPr>
          <w:rFonts w:ascii="Times New Roman" w:hAnsi="Times New Roman" w:cs="Times New Roman"/>
        </w:rPr>
        <w:t>alternatives</w:t>
      </w:r>
      <w:r w:rsidR="008E7101" w:rsidRPr="00246CE4">
        <w:rPr>
          <w:rFonts w:ascii="Times New Roman" w:hAnsi="Times New Roman" w:cs="Times New Roman"/>
        </w:rPr>
        <w:t>. R</w:t>
      </w:r>
      <w:r w:rsidRPr="00246CE4">
        <w:rPr>
          <w:rFonts w:ascii="Times New Roman" w:hAnsi="Times New Roman" w:cs="Times New Roman"/>
        </w:rPr>
        <w:t>ecycling</w:t>
      </w:r>
      <w:r w:rsidR="00AA13AE" w:rsidRPr="00246CE4">
        <w:rPr>
          <w:rFonts w:ascii="Times New Roman" w:hAnsi="Times New Roman" w:cs="Times New Roman"/>
        </w:rPr>
        <w:t xml:space="preserve"> </w:t>
      </w:r>
      <w:r w:rsidR="008E7101" w:rsidRPr="00246CE4">
        <w:rPr>
          <w:rFonts w:ascii="Times New Roman" w:hAnsi="Times New Roman" w:cs="Times New Roman"/>
        </w:rPr>
        <w:t xml:space="preserve">has </w:t>
      </w:r>
      <w:r w:rsidR="00C31CC0" w:rsidRPr="00246CE4">
        <w:rPr>
          <w:rFonts w:ascii="Times New Roman" w:hAnsi="Times New Roman" w:cs="Times New Roman"/>
        </w:rPr>
        <w:t>become</w:t>
      </w:r>
      <w:r w:rsidR="00EC7A1C" w:rsidRPr="00246CE4">
        <w:rPr>
          <w:rFonts w:ascii="Times New Roman" w:hAnsi="Times New Roman" w:cs="Times New Roman"/>
        </w:rPr>
        <w:t xml:space="preserve"> a</w:t>
      </w:r>
      <w:r w:rsidR="00C629D2" w:rsidRPr="00246CE4">
        <w:rPr>
          <w:rFonts w:ascii="Times New Roman" w:hAnsi="Times New Roman" w:cs="Times New Roman"/>
        </w:rPr>
        <w:t xml:space="preserve"> </w:t>
      </w:r>
      <w:r w:rsidR="00CF5F2D" w:rsidRPr="00246CE4">
        <w:rPr>
          <w:rFonts w:ascii="Times New Roman" w:hAnsi="Times New Roman" w:cs="Times New Roman"/>
        </w:rPr>
        <w:t>preferred</w:t>
      </w:r>
      <w:r w:rsidR="00C629D2" w:rsidRPr="00246CE4">
        <w:rPr>
          <w:rFonts w:ascii="Times New Roman" w:hAnsi="Times New Roman" w:cs="Times New Roman"/>
        </w:rPr>
        <w:t xml:space="preserve"> option </w:t>
      </w:r>
      <w:r w:rsidR="008277DC" w:rsidRPr="00246CE4">
        <w:rPr>
          <w:rFonts w:ascii="Times New Roman" w:hAnsi="Times New Roman" w:cs="Times New Roman"/>
        </w:rPr>
        <w:t>to</w:t>
      </w:r>
      <w:r w:rsidR="00EC7A1C" w:rsidRPr="00246CE4">
        <w:rPr>
          <w:rFonts w:ascii="Times New Roman" w:hAnsi="Times New Roman" w:cs="Times New Roman"/>
        </w:rPr>
        <w:t xml:space="preserve"> address </w:t>
      </w:r>
      <w:r w:rsidR="009A268E" w:rsidRPr="00246CE4">
        <w:rPr>
          <w:rFonts w:ascii="Times New Roman" w:hAnsi="Times New Roman" w:cs="Times New Roman"/>
        </w:rPr>
        <w:t xml:space="preserve">the growing </w:t>
      </w:r>
      <w:r w:rsidR="00EC7A1C" w:rsidRPr="00246CE4">
        <w:rPr>
          <w:rFonts w:ascii="Times New Roman" w:hAnsi="Times New Roman" w:cs="Times New Roman"/>
        </w:rPr>
        <w:t xml:space="preserve">volume </w:t>
      </w:r>
      <w:r w:rsidR="009A268E" w:rsidRPr="00246CE4">
        <w:rPr>
          <w:rFonts w:ascii="Times New Roman" w:hAnsi="Times New Roman" w:cs="Times New Roman"/>
        </w:rPr>
        <w:t xml:space="preserve">of plastic waste </w:t>
      </w:r>
      <w:r w:rsidR="00D808E1"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{"citationID":"11XmYIAm","properties":{"formattedCitation":"(Mwanza and Mbohwa, 2017)","plainCitation":"(Mwanza and Mbohwa, 2017)","noteIndex":0},"citationItems":[{"id":174,"uris":["http://zotero.org/users/7033217/items/6GD73UVA"],"itemData":{"id":174,"type":"article-journal","abstract":"Waste recycling is a livelihood for the marginalized society in the developing economies and it is not surprising to find recycling of municipal solid waste (MSW) been carried out. Plastic waste is a waste type in MSW yet a number of challenges still exist in managing this waste type. A literature review was conducted to identify the key drivers to sustainable development of post-consumer packaging plastic waste recycling systems in developed and developing economies. A number of articles focusing on drivers or factors influencing sustainable management and recycling of solid waste and municipal solid waste were reviewed. Further analysis of the results indicated a number of drivers from the economic, environmental and social aspect as drivers to sustainable development of recycling systems for post-consumer packaging plastic solid waste.","citation-key":"mwanza2017","collection-title":"14th Global Conference on Sustainable Manufacturing, GCSM 3-5 October 2016, Stellenbosch, South Africa","container-title":"Procedia Manufacturing","DOI":"10.1016/j.promfg.2017.02.083","ISSN":"2351-9789","journalAbbreviation":"Procedia Manufacturing","page":"649-656","source":"ScienceDirect","title":"Drivers to Sustainable Plastic Solid Waste Recycling: A Review","title-short":"Drivers to Sustainable Plastic Solid Waste Recycling","volume":"8","author":[{"family":"Mwanza","given":"Bupe G."},{"family":"Mbohwa","given":"Charles"}],"issued":{"date-parts":[["2017",1,1]]}}}],"schema":"https://github.com/citation-style-language/schema/raw/master/csl-citation.json"} </w:instrText>
      </w:r>
      <w:r w:rsidR="00D808E1" w:rsidRPr="00246CE4">
        <w:rPr>
          <w:rFonts w:ascii="Times New Roman" w:hAnsi="Times New Roman" w:cs="Times New Roman"/>
        </w:rPr>
        <w:fldChar w:fldCharType="separate"/>
      </w:r>
      <w:r w:rsidR="00EE0ACE" w:rsidRPr="00EE0ACE">
        <w:rPr>
          <w:rFonts w:ascii="Times New Roman" w:hAnsi="Times New Roman" w:cs="Times New Roman"/>
        </w:rPr>
        <w:t>(Mwanza and Mbohwa, 2017)</w:t>
      </w:r>
      <w:r w:rsidR="00D808E1" w:rsidRPr="00246CE4">
        <w:rPr>
          <w:rFonts w:ascii="Times New Roman" w:hAnsi="Times New Roman" w:cs="Times New Roman"/>
        </w:rPr>
        <w:fldChar w:fldCharType="end"/>
      </w:r>
      <w:r w:rsidR="00EC7A1C" w:rsidRPr="00246CE4">
        <w:rPr>
          <w:rFonts w:ascii="Times New Roman" w:hAnsi="Times New Roman" w:cs="Times New Roman"/>
        </w:rPr>
        <w:t xml:space="preserve">. </w:t>
      </w:r>
      <w:r w:rsidR="00CE5F67" w:rsidRPr="00246CE4">
        <w:rPr>
          <w:rFonts w:ascii="Times New Roman" w:hAnsi="Times New Roman" w:cs="Times New Roman"/>
        </w:rPr>
        <w:t>Traditional</w:t>
      </w:r>
      <w:r w:rsidR="00C66CAE" w:rsidRPr="00246CE4">
        <w:rPr>
          <w:rFonts w:ascii="Times New Roman" w:hAnsi="Times New Roman" w:cs="Times New Roman"/>
        </w:rPr>
        <w:t>ly</w:t>
      </w:r>
      <w:r w:rsidR="00366C2B" w:rsidRPr="00246CE4">
        <w:rPr>
          <w:rFonts w:ascii="Times New Roman" w:hAnsi="Times New Roman" w:cs="Times New Roman"/>
        </w:rPr>
        <w:t>,</w:t>
      </w:r>
      <w:r w:rsidR="00A763AB" w:rsidRPr="00246CE4">
        <w:rPr>
          <w:rFonts w:ascii="Times New Roman" w:hAnsi="Times New Roman" w:cs="Times New Roman"/>
        </w:rPr>
        <w:t xml:space="preserve"> </w:t>
      </w:r>
      <w:r w:rsidR="002A5914" w:rsidRPr="00246CE4">
        <w:rPr>
          <w:rFonts w:ascii="Times New Roman" w:hAnsi="Times New Roman" w:cs="Times New Roman"/>
        </w:rPr>
        <w:t>plastic</w:t>
      </w:r>
      <w:r w:rsidR="00C66CAE" w:rsidRPr="00246CE4">
        <w:rPr>
          <w:rFonts w:ascii="Times New Roman" w:hAnsi="Times New Roman" w:cs="Times New Roman"/>
        </w:rPr>
        <w:t xml:space="preserve"> waste</w:t>
      </w:r>
      <w:r w:rsidR="00DD0E2B" w:rsidRPr="00246CE4">
        <w:rPr>
          <w:rFonts w:ascii="Times New Roman" w:hAnsi="Times New Roman" w:cs="Times New Roman"/>
        </w:rPr>
        <w:t xml:space="preserve"> has been recycled in </w:t>
      </w:r>
      <w:r w:rsidR="00CE5F67" w:rsidRPr="00246CE4">
        <w:rPr>
          <w:rFonts w:ascii="Times New Roman" w:hAnsi="Times New Roman" w:cs="Times New Roman"/>
        </w:rPr>
        <w:t>centralized</w:t>
      </w:r>
      <w:r w:rsidR="00DD0E2B" w:rsidRPr="00246CE4">
        <w:rPr>
          <w:rFonts w:ascii="Times New Roman" w:hAnsi="Times New Roman" w:cs="Times New Roman"/>
        </w:rPr>
        <w:t xml:space="preserve"> facilities</w:t>
      </w:r>
      <w:r w:rsidR="00D36425" w:rsidRPr="00246CE4">
        <w:rPr>
          <w:rFonts w:ascii="Times New Roman" w:hAnsi="Times New Roman" w:cs="Times New Roman"/>
        </w:rPr>
        <w:t>. Although</w:t>
      </w:r>
      <w:r w:rsidR="00AD766D" w:rsidRPr="00246CE4">
        <w:rPr>
          <w:rFonts w:ascii="Times New Roman" w:hAnsi="Times New Roman" w:cs="Times New Roman"/>
        </w:rPr>
        <w:t xml:space="preserve"> </w:t>
      </w:r>
      <w:r w:rsidR="00D36425" w:rsidRPr="00246CE4">
        <w:rPr>
          <w:rFonts w:ascii="Times New Roman" w:hAnsi="Times New Roman" w:cs="Times New Roman"/>
        </w:rPr>
        <w:t>this approach</w:t>
      </w:r>
      <w:r w:rsidR="009E0220" w:rsidRPr="00246CE4">
        <w:rPr>
          <w:rFonts w:ascii="Times New Roman" w:hAnsi="Times New Roman" w:cs="Times New Roman"/>
        </w:rPr>
        <w:t xml:space="preserve"> has been</w:t>
      </w:r>
      <w:r w:rsidR="00F81067" w:rsidRPr="00246CE4">
        <w:rPr>
          <w:rFonts w:ascii="Times New Roman" w:hAnsi="Times New Roman" w:cs="Times New Roman"/>
        </w:rPr>
        <w:t xml:space="preserve"> effective </w:t>
      </w:r>
      <w:r w:rsidR="00804BC9" w:rsidRPr="00246CE4">
        <w:rPr>
          <w:rFonts w:ascii="Times New Roman" w:hAnsi="Times New Roman" w:cs="Times New Roman"/>
        </w:rPr>
        <w:t>for certain plastics</w:t>
      </w:r>
      <w:r w:rsidR="00F81067" w:rsidRPr="00246CE4">
        <w:rPr>
          <w:rFonts w:ascii="Times New Roman" w:hAnsi="Times New Roman" w:cs="Times New Roman"/>
        </w:rPr>
        <w:t xml:space="preserve"> </w:t>
      </w:r>
      <w:r w:rsidR="000F5AF7" w:rsidRPr="00246CE4">
        <w:rPr>
          <w:rFonts w:ascii="Times New Roman" w:hAnsi="Times New Roman" w:cs="Times New Roman"/>
        </w:rPr>
        <w:t xml:space="preserve">such as </w:t>
      </w:r>
      <w:r w:rsidR="0000624A" w:rsidRPr="00246CE4">
        <w:rPr>
          <w:rFonts w:ascii="Times New Roman" w:hAnsi="Times New Roman" w:cs="Times New Roman"/>
        </w:rPr>
        <w:t>p</w:t>
      </w:r>
      <w:r w:rsidR="00CF488A" w:rsidRPr="00246CE4">
        <w:rPr>
          <w:rFonts w:ascii="Times New Roman" w:hAnsi="Times New Roman" w:cs="Times New Roman"/>
        </w:rPr>
        <w:t xml:space="preserve">olyethylene </w:t>
      </w:r>
      <w:r w:rsidR="0000624A" w:rsidRPr="00246CE4">
        <w:rPr>
          <w:rFonts w:ascii="Times New Roman" w:hAnsi="Times New Roman" w:cs="Times New Roman"/>
        </w:rPr>
        <w:t>t</w:t>
      </w:r>
      <w:r w:rsidR="00CF488A" w:rsidRPr="00246CE4">
        <w:rPr>
          <w:rFonts w:ascii="Times New Roman" w:hAnsi="Times New Roman" w:cs="Times New Roman"/>
        </w:rPr>
        <w:t>erephthalate (</w:t>
      </w:r>
      <w:r w:rsidR="000F5AF7" w:rsidRPr="00246CE4">
        <w:rPr>
          <w:rFonts w:ascii="Times New Roman" w:hAnsi="Times New Roman" w:cs="Times New Roman"/>
        </w:rPr>
        <w:t>PET</w:t>
      </w:r>
      <w:r w:rsidR="00CF488A" w:rsidRPr="00246CE4">
        <w:rPr>
          <w:rFonts w:ascii="Times New Roman" w:hAnsi="Times New Roman" w:cs="Times New Roman"/>
        </w:rPr>
        <w:t>)</w:t>
      </w:r>
      <w:r w:rsidR="000F5AF7" w:rsidRPr="00246CE4">
        <w:rPr>
          <w:rFonts w:ascii="Times New Roman" w:hAnsi="Times New Roman" w:cs="Times New Roman"/>
        </w:rPr>
        <w:t xml:space="preserve">, </w:t>
      </w:r>
      <w:r w:rsidR="0000624A" w:rsidRPr="00246CE4">
        <w:rPr>
          <w:rFonts w:ascii="Times New Roman" w:hAnsi="Times New Roman" w:cs="Times New Roman"/>
        </w:rPr>
        <w:t>h</w:t>
      </w:r>
      <w:r w:rsidR="00CF488A" w:rsidRPr="00246CE4">
        <w:rPr>
          <w:rFonts w:ascii="Times New Roman" w:hAnsi="Times New Roman" w:cs="Times New Roman"/>
        </w:rPr>
        <w:t>igh-</w:t>
      </w:r>
      <w:r w:rsidR="0000624A" w:rsidRPr="00246CE4">
        <w:rPr>
          <w:rFonts w:ascii="Times New Roman" w:hAnsi="Times New Roman" w:cs="Times New Roman"/>
        </w:rPr>
        <w:t>d</w:t>
      </w:r>
      <w:r w:rsidR="00CF488A" w:rsidRPr="00246CE4">
        <w:rPr>
          <w:rFonts w:ascii="Times New Roman" w:hAnsi="Times New Roman" w:cs="Times New Roman"/>
        </w:rPr>
        <w:t xml:space="preserve">ensity </w:t>
      </w:r>
      <w:r w:rsidR="0000624A" w:rsidRPr="00246CE4">
        <w:rPr>
          <w:rFonts w:ascii="Times New Roman" w:hAnsi="Times New Roman" w:cs="Times New Roman"/>
        </w:rPr>
        <w:t>p</w:t>
      </w:r>
      <w:r w:rsidR="00CF488A" w:rsidRPr="00246CE4">
        <w:rPr>
          <w:rFonts w:ascii="Times New Roman" w:hAnsi="Times New Roman" w:cs="Times New Roman"/>
        </w:rPr>
        <w:t>olyethylene (</w:t>
      </w:r>
      <w:r w:rsidR="000F5AF7" w:rsidRPr="00246CE4">
        <w:rPr>
          <w:rFonts w:ascii="Times New Roman" w:hAnsi="Times New Roman" w:cs="Times New Roman"/>
        </w:rPr>
        <w:t>HDPE</w:t>
      </w:r>
      <w:r w:rsidR="00CF488A" w:rsidRPr="00246CE4">
        <w:rPr>
          <w:rFonts w:ascii="Times New Roman" w:hAnsi="Times New Roman" w:cs="Times New Roman"/>
        </w:rPr>
        <w:t>)</w:t>
      </w:r>
      <w:r w:rsidR="000F5AF7" w:rsidRPr="00246CE4">
        <w:rPr>
          <w:rFonts w:ascii="Times New Roman" w:hAnsi="Times New Roman" w:cs="Times New Roman"/>
        </w:rPr>
        <w:t>,</w:t>
      </w:r>
      <w:r w:rsidR="00F31426" w:rsidRPr="00246CE4">
        <w:rPr>
          <w:rFonts w:ascii="Times New Roman" w:hAnsi="Times New Roman" w:cs="Times New Roman"/>
        </w:rPr>
        <w:t xml:space="preserve"> and</w:t>
      </w:r>
      <w:r w:rsidR="000F5AF7" w:rsidRPr="00246CE4">
        <w:rPr>
          <w:rFonts w:ascii="Times New Roman" w:hAnsi="Times New Roman" w:cs="Times New Roman"/>
        </w:rPr>
        <w:t xml:space="preserve"> </w:t>
      </w:r>
      <w:r w:rsidR="0000624A" w:rsidRPr="00246CE4">
        <w:rPr>
          <w:rFonts w:ascii="Times New Roman" w:hAnsi="Times New Roman" w:cs="Times New Roman"/>
        </w:rPr>
        <w:t>p</w:t>
      </w:r>
      <w:r w:rsidR="00CF488A" w:rsidRPr="00246CE4">
        <w:rPr>
          <w:rFonts w:ascii="Times New Roman" w:hAnsi="Times New Roman" w:cs="Times New Roman"/>
        </w:rPr>
        <w:t>olypropylene (</w:t>
      </w:r>
      <w:r w:rsidR="000F5AF7" w:rsidRPr="00246CE4">
        <w:rPr>
          <w:rFonts w:ascii="Times New Roman" w:hAnsi="Times New Roman" w:cs="Times New Roman"/>
        </w:rPr>
        <w:t>PP</w:t>
      </w:r>
      <w:r w:rsidR="00CF488A" w:rsidRPr="00246CE4">
        <w:rPr>
          <w:rFonts w:ascii="Times New Roman" w:hAnsi="Times New Roman" w:cs="Times New Roman"/>
        </w:rPr>
        <w:t>)</w:t>
      </w:r>
      <w:r w:rsidR="009E0220" w:rsidRPr="00246CE4">
        <w:rPr>
          <w:rFonts w:ascii="Times New Roman" w:hAnsi="Times New Roman" w:cs="Times New Roman"/>
        </w:rPr>
        <w:t xml:space="preserve">, </w:t>
      </w:r>
      <w:r w:rsidR="00AE5600" w:rsidRPr="00246CE4">
        <w:rPr>
          <w:rFonts w:ascii="Times New Roman" w:hAnsi="Times New Roman" w:cs="Times New Roman"/>
        </w:rPr>
        <w:t>exhibiting</w:t>
      </w:r>
      <w:r w:rsidR="00EE3781" w:rsidRPr="00246CE4">
        <w:rPr>
          <w:rFonts w:ascii="Times New Roman" w:hAnsi="Times New Roman" w:cs="Times New Roman"/>
        </w:rPr>
        <w:t xml:space="preserve"> </w:t>
      </w:r>
      <w:r w:rsidR="00AE5600" w:rsidRPr="00246CE4">
        <w:rPr>
          <w:rFonts w:ascii="Times New Roman" w:hAnsi="Times New Roman" w:cs="Times New Roman"/>
        </w:rPr>
        <w:t>~</w:t>
      </w:r>
      <w:r w:rsidR="000F5AF7" w:rsidRPr="00246CE4">
        <w:rPr>
          <w:rFonts w:ascii="Times New Roman" w:hAnsi="Times New Roman" w:cs="Times New Roman"/>
        </w:rPr>
        <w:t xml:space="preserve">80 %, </w:t>
      </w:r>
      <w:r w:rsidR="00AE5600" w:rsidRPr="00246CE4">
        <w:rPr>
          <w:rFonts w:ascii="Times New Roman" w:hAnsi="Times New Roman" w:cs="Times New Roman"/>
        </w:rPr>
        <w:t>~</w:t>
      </w:r>
      <w:r w:rsidR="006C256C" w:rsidRPr="00246CE4">
        <w:rPr>
          <w:rFonts w:ascii="Times New Roman" w:hAnsi="Times New Roman" w:cs="Times New Roman"/>
        </w:rPr>
        <w:t>84</w:t>
      </w:r>
      <w:r w:rsidR="00326593" w:rsidRPr="00246CE4">
        <w:rPr>
          <w:rFonts w:ascii="Times New Roman" w:hAnsi="Times New Roman" w:cs="Times New Roman"/>
        </w:rPr>
        <w:t xml:space="preserve"> %,</w:t>
      </w:r>
      <w:r w:rsidR="00F31426" w:rsidRPr="00246CE4">
        <w:rPr>
          <w:rFonts w:ascii="Times New Roman" w:hAnsi="Times New Roman" w:cs="Times New Roman"/>
        </w:rPr>
        <w:t xml:space="preserve"> and </w:t>
      </w:r>
      <w:r w:rsidR="00AE5600" w:rsidRPr="00246CE4">
        <w:rPr>
          <w:rFonts w:ascii="Times New Roman" w:hAnsi="Times New Roman" w:cs="Times New Roman"/>
        </w:rPr>
        <w:t>~</w:t>
      </w:r>
      <w:r w:rsidR="00F31426" w:rsidRPr="00246CE4">
        <w:rPr>
          <w:rFonts w:ascii="Times New Roman" w:hAnsi="Times New Roman" w:cs="Times New Roman"/>
        </w:rPr>
        <w:t xml:space="preserve">71 </w:t>
      </w:r>
      <w:r w:rsidR="006C256C" w:rsidRPr="00246CE4">
        <w:rPr>
          <w:rFonts w:ascii="Times New Roman" w:hAnsi="Times New Roman" w:cs="Times New Roman"/>
        </w:rPr>
        <w:t>%</w:t>
      </w:r>
      <w:r w:rsidR="00AE5600" w:rsidRPr="00246CE4">
        <w:rPr>
          <w:rFonts w:ascii="Times New Roman" w:hAnsi="Times New Roman" w:cs="Times New Roman"/>
        </w:rPr>
        <w:t xml:space="preserve"> of recycling rates</w:t>
      </w:r>
      <w:r w:rsidR="00D53D1E" w:rsidRPr="00246CE4">
        <w:rPr>
          <w:rFonts w:ascii="Times New Roman" w:hAnsi="Times New Roman" w:cs="Times New Roman"/>
        </w:rPr>
        <w:t xml:space="preserve">, respectively </w:t>
      </w:r>
      <w:r w:rsidR="00D53D1E"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{"citationID":"Ks0TU5or","properties":{"formattedCitation":"(Antonopoulos et al., 2021)","plainCitation":"(Antonopoulos et al., 2021)","noteIndex":0},"citationItems":[{"id":274,"uris":["http://zotero.org/users/7033217/items/N2U6SF9T"],"itemData":{"id":274,"type":"article-journal","abstract":"Increasing plastic waste recycling is a milestone of European environmental policy to reduce environmental impacts and dependency on foreign resources. This is particularly challenging for plastic packaging waste, consisting of very heterogeneous fractions and typically rather contaminated. In this study, we collected primary data from plants sorting and recycling plastic packaging waste to illustrate process efficiencies, material flows, and barriers. We observed that significant losses of target materials occurred both at sorting and recycling stages. These were higher for polymers such as films, polypropylene and polystyrene, and lower for polyethylene terephthalate and high-density polyethylene. Applying material flow analysis, we estimated an overall end-of-life recycling rate for post-consumer plastic packaging waste in EU27 in 2017 of 14% (not considering waste exported as recycled; 25% otherwise). An improved scenario for 2030 showed that achieving an overall end-of-life recycling rate of about 49% was possible when best available practices and technologies were implemented. To fulfil the ambitious recycling targets set at EU27 level (55% overall recycling rate), substantial improvements are necessary at the plants, product design, collection system, and market level. Our findings further indicate that films and other problematic contaminants in the input-waste considerably hamper the recovery rates, thus the improvement of the efficiency of the collection systems is imperative. In parallel, the development of markets for lower value fractions, e.g. polypropylene, could be a way forward to increase recycling, while improvements in the product design will considerably reduce the presence of impurities and contaminants in the input-waste.","citation-key":"antonopoulos2021","container-title":"Waste Management","DOI":"10.1016/j.wasman.2021.04.002","ISSN":"0956-053X","journalAbbreviation":"Waste Management","page":"694-705","source":"ScienceDirect","title":"Recycling of post-consumer plastic packaging waste in the EU: Recovery rates, material flows, and barriers","title-short":"Recycling of post-consumer plastic packaging waste in the EU","volume":"126","author":[{"family":"Antonopoulos","given":"Ioannis"},{"family":"Faraca","given":"Giorgia"},{"family":"Tonini","given":"Davide"}],"issued":{"date-parts":[["2021",5,1]]}}}],"schema":"https://github.com/citation-style-language/schema/raw/master/csl-citation.json"} </w:instrText>
      </w:r>
      <w:r w:rsidR="00D53D1E" w:rsidRPr="00246CE4">
        <w:rPr>
          <w:rFonts w:ascii="Times New Roman" w:hAnsi="Times New Roman" w:cs="Times New Roman"/>
        </w:rPr>
        <w:fldChar w:fldCharType="separate"/>
      </w:r>
      <w:r w:rsidR="00EE0ACE" w:rsidRPr="00EE0ACE">
        <w:rPr>
          <w:rFonts w:ascii="Times New Roman" w:hAnsi="Times New Roman" w:cs="Times New Roman"/>
        </w:rPr>
        <w:t>(Antonopoulos et al., 2021)</w:t>
      </w:r>
      <w:r w:rsidR="00D53D1E" w:rsidRPr="00246CE4">
        <w:rPr>
          <w:rFonts w:ascii="Times New Roman" w:hAnsi="Times New Roman" w:cs="Times New Roman"/>
        </w:rPr>
        <w:fldChar w:fldCharType="end"/>
      </w:r>
      <w:r w:rsidR="00A852A1" w:rsidRPr="00246CE4">
        <w:rPr>
          <w:rFonts w:ascii="Times New Roman" w:hAnsi="Times New Roman" w:cs="Times New Roman"/>
        </w:rPr>
        <w:t>,</w:t>
      </w:r>
      <w:r w:rsidR="00D53D1E" w:rsidRPr="00246CE4">
        <w:rPr>
          <w:rFonts w:ascii="Times New Roman" w:hAnsi="Times New Roman" w:cs="Times New Roman"/>
        </w:rPr>
        <w:t xml:space="preserve"> </w:t>
      </w:r>
      <w:r w:rsidR="00CA5897" w:rsidRPr="00246CE4">
        <w:rPr>
          <w:rFonts w:ascii="Times New Roman" w:hAnsi="Times New Roman" w:cs="Times New Roman"/>
        </w:rPr>
        <w:t>challenges</w:t>
      </w:r>
      <w:r w:rsidR="002E6BE6" w:rsidRPr="00246CE4">
        <w:rPr>
          <w:rFonts w:ascii="Times New Roman" w:hAnsi="Times New Roman" w:cs="Times New Roman"/>
        </w:rPr>
        <w:t xml:space="preserve"> related to collection and transportation persist</w:t>
      </w:r>
      <w:r w:rsidR="00A6386C" w:rsidRPr="00246CE4">
        <w:rPr>
          <w:rFonts w:ascii="Times New Roman" w:hAnsi="Times New Roman" w:cs="Times New Roman"/>
        </w:rPr>
        <w:t xml:space="preserve"> </w:t>
      </w:r>
      <w:r w:rsidR="00F7622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{"citationID":"pvD5dyDT","properties":{"formattedCitation":"(Kreiger et al., 2014)","plainCitation":"(Kreiger et al., 2014)","noteIndex":0},"citationItems":[{"id":680,"uris":["http://zotero.org/users/7033217/items/GFYG6PEF"],"itemData":{"id":680,"type":"article-journal","abstract":"The growth of desktop 3-D printers is driving an interest in recycled 3-D printer filament to reduce costs of distributed production. Life cycle analysis studies were performed on the recycling of high density polyethylene into filament suitable for additive layer manufacturing with 3-D printers. The conventional centralized recycling system for high population density and low population density rural locations was compared to the proposed in home, distributed recycling system. This system would involve shredding and then producing filament with an open-source plastic extruder from post-consumer plastics and then printing the extruded filament into usable, value-added parts and products with 3-D printers such as the open-source self replicating rapid prototyper, or RepRap. The embodied energy and carbon dioxide emissions were calculated for high density polyethylene recycling using SimaPro 7.2 and the database EcoInvent v2.0. The results showed that distributed recycling uses less embodied energy than the best-case scenario used for centralized recycling. For centralized recycling in a low-density population case study involving substantial embodied energy use for transportation and collection these savings for distributed recycling were found to extend to over 80%. If the distributed process is applied to the U.S. high density polyethylene currently recycled, more than 100 million MJ of energy could be conserved per annum along with the concomitant significant reductions in greenhouse gas emissions. It is concluded that with the open-source 3-D printing network expanding rapidly the potential for widespread adoption of in-home recycling of post-consumer plastic represents a novel path to a future of distributed manufacturing appropriate for both the developed and developing world with lower environmental impacts than the current system.","citation-key":"kreiger2014","container-title":"Journal of Cleaner Production","DOI":"10.1016/j.jclepro.2014.02.009","ISSN":"0959-6526","journalAbbreviation":"Journal of Cleaner Production","language":"en","page":"90-96","source":"ScienceDirect","title":"Life cycle analysis of distributed recycling of post-consumer high density polyethylene for 3-D printing filament","volume":"70","author":[{"family":"Kreiger","given":"M. A."},{"family":"Mulder","given":"M. L."},{"family":"Glover","given":"A. G."},{"family":"Pearce","given":"J. M."}],"issued":{"date-parts":[["2014",5,1]]}}}],"schema":"https://github.com/citation-style-language/schema/raw/master/csl-citation.json"} </w:instrText>
      </w:r>
      <w:r w:rsidR="00F76229" w:rsidRPr="00246CE4">
        <w:rPr>
          <w:rFonts w:ascii="Times New Roman" w:hAnsi="Times New Roman" w:cs="Times New Roman"/>
        </w:rPr>
        <w:fldChar w:fldCharType="separate"/>
      </w:r>
      <w:r w:rsidR="00EE0ACE" w:rsidRPr="00EE0ACE">
        <w:rPr>
          <w:rFonts w:ascii="Times New Roman" w:hAnsi="Times New Roman" w:cs="Times New Roman"/>
        </w:rPr>
        <w:t>(Kreiger et al., 2014)</w:t>
      </w:r>
      <w:r w:rsidR="00F76229" w:rsidRPr="00246CE4">
        <w:rPr>
          <w:rFonts w:ascii="Times New Roman" w:hAnsi="Times New Roman" w:cs="Times New Roman"/>
        </w:rPr>
        <w:fldChar w:fldCharType="end"/>
      </w:r>
      <w:r w:rsidR="00FE77EA" w:rsidRPr="00246CE4">
        <w:rPr>
          <w:rFonts w:ascii="Times New Roman" w:hAnsi="Times New Roman" w:cs="Times New Roman"/>
        </w:rPr>
        <w:t xml:space="preserve">. </w:t>
      </w:r>
      <w:r w:rsidR="002E6BE6" w:rsidRPr="00246CE4">
        <w:rPr>
          <w:rFonts w:ascii="Times New Roman" w:hAnsi="Times New Roman" w:cs="Times New Roman"/>
        </w:rPr>
        <w:t>This</w:t>
      </w:r>
      <w:r w:rsidR="00AE5600" w:rsidRPr="00246CE4">
        <w:rPr>
          <w:rFonts w:ascii="Times New Roman" w:hAnsi="Times New Roman" w:cs="Times New Roman"/>
        </w:rPr>
        <w:t xml:space="preserve"> fact</w:t>
      </w:r>
      <w:r w:rsidR="002E6BE6" w:rsidRPr="00246CE4">
        <w:rPr>
          <w:rFonts w:ascii="Times New Roman" w:hAnsi="Times New Roman" w:cs="Times New Roman"/>
        </w:rPr>
        <w:t xml:space="preserve"> </w:t>
      </w:r>
      <w:r w:rsidR="00E549A2" w:rsidRPr="00246CE4">
        <w:rPr>
          <w:rFonts w:ascii="Times New Roman" w:hAnsi="Times New Roman" w:cs="Times New Roman"/>
        </w:rPr>
        <w:t xml:space="preserve">highlights the necessity of adopting strategies </w:t>
      </w:r>
      <w:r w:rsidR="002A5914" w:rsidRPr="00246CE4">
        <w:rPr>
          <w:rFonts w:ascii="Times New Roman" w:hAnsi="Times New Roman" w:cs="Times New Roman"/>
        </w:rPr>
        <w:t>incorporating</w:t>
      </w:r>
      <w:r w:rsidR="00430F92" w:rsidRPr="00246CE4">
        <w:rPr>
          <w:rFonts w:ascii="Times New Roman" w:hAnsi="Times New Roman" w:cs="Times New Roman"/>
        </w:rPr>
        <w:t xml:space="preserve"> </w:t>
      </w:r>
      <w:r w:rsidR="00A445B6" w:rsidRPr="00246CE4">
        <w:rPr>
          <w:rFonts w:ascii="Times New Roman" w:hAnsi="Times New Roman" w:cs="Times New Roman"/>
        </w:rPr>
        <w:t xml:space="preserve">local </w:t>
      </w:r>
      <w:r w:rsidR="00603543" w:rsidRPr="00246CE4">
        <w:rPr>
          <w:rFonts w:ascii="Times New Roman" w:hAnsi="Times New Roman" w:cs="Times New Roman"/>
        </w:rPr>
        <w:t xml:space="preserve">recycling </w:t>
      </w:r>
      <w:r w:rsidR="00A445B6" w:rsidRPr="00246CE4">
        <w:rPr>
          <w:rFonts w:ascii="Times New Roman" w:hAnsi="Times New Roman" w:cs="Times New Roman"/>
        </w:rPr>
        <w:t xml:space="preserve">facilities to create a </w:t>
      </w:r>
      <w:r w:rsidR="00603543" w:rsidRPr="00246CE4">
        <w:rPr>
          <w:rFonts w:ascii="Times New Roman" w:hAnsi="Times New Roman" w:cs="Times New Roman"/>
        </w:rPr>
        <w:t xml:space="preserve">more </w:t>
      </w:r>
      <w:r w:rsidR="00CA5897" w:rsidRPr="00246CE4">
        <w:rPr>
          <w:rFonts w:ascii="Times New Roman" w:hAnsi="Times New Roman" w:cs="Times New Roman"/>
        </w:rPr>
        <w:t>sustainable</w:t>
      </w:r>
      <w:r w:rsidR="00603543" w:rsidRPr="00246CE4">
        <w:rPr>
          <w:rFonts w:ascii="Times New Roman" w:hAnsi="Times New Roman" w:cs="Times New Roman"/>
        </w:rPr>
        <w:t xml:space="preserve"> and long-lasting</w:t>
      </w:r>
      <w:r w:rsidR="002A5914" w:rsidRPr="00246CE4">
        <w:rPr>
          <w:rFonts w:ascii="Times New Roman" w:hAnsi="Times New Roman" w:cs="Times New Roman"/>
        </w:rPr>
        <w:t xml:space="preserve"> </w:t>
      </w:r>
      <w:r w:rsidR="00A445B6" w:rsidRPr="00246CE4">
        <w:rPr>
          <w:rFonts w:ascii="Times New Roman" w:hAnsi="Times New Roman" w:cs="Times New Roman"/>
        </w:rPr>
        <w:t xml:space="preserve">recycling ecosystem </w:t>
      </w:r>
      <w:r w:rsidR="00A445B6"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{"citationID":"GvSl2Uxn","properties":{"formattedCitation":"(Kassab et al., 2023)","plainCitation":"(Kassab et al., 2023)","noteIndex":0},"citationItems":[{"id":373,"uris":["http://zotero.org/users/7033217/items/EZ7IJYE5"],"itemData":{"id":373,"type":"article-journal","abstract":"The concept of the circular economy has emerged as a promising solution to address the mounting concerns surrounding plastic waste and the urgent need for sustainable resource management. While conventional centralized recycling remains a common practice for plastic waste, centralized facilities may prove inadequate in handling the ever-increasing volumes of plastic waste generated globally. Consequently, exploring alternative recycling methods, such as distributed recycling by additive manufacturing, becomes paramount. This innovative approach encompasses actively involving communities in recycling practices and promotes a circular economy. This comprehensive review paper aims to explore the critical aspects necessary to realize the potential of distributed recycling by additive manufacturing. In this paper, our focus lies on proposing schemes that leverage existing literature to harness the potential of distributed recycling by additive manufacturing as an effective approach to plastic waste management. We explore the intricacies of the recycling process, optimize 3D printing parameters, address potential challenges, and evaluate the mechanical properties of recycled materials. Our investigation draws heavily from the literature of the last five years, as we conduct a thorough critical assessment of DRAM implementation and its influence on the properties of 3D printing structures. Through comprehensive analysis, we reveal the potential of recycled materials in delivering functional components, with insights into their performance, strengths, and weaknesses. This review serves as a comprehensive guide for those interested in embracing distributed recycling by additive manufacturing as a transformative approach to plastic recycling. By fostering community engagement, optimizing 3D printing processes, and incorporating suitable additives, it is possible to collectively contribute to a more sustainable future while combatting the plastic waste crisis. As progress is made, it becomes essential to further delve into the complexities of material behavior, recycling techniques, and the long-term durability of recycled 3D printed components. By addressing these challenges head-on, it is feasible to refine and advance distributed recycling by additive manufacturing as a viable pathway to minimize plastic waste, fostering a circular economy and cultivating a cleaner planet for generations to come.","citation-key":"kassab2023","container-title":"Polymers","DOI":"10.3390/polym15193881","ISSN":"2073-4360","issue":"19","language":"en","license":"http://creativecommons.org/licenses/by/3.0/","note":"number: 19","page":"3881","publisher":"Multidisciplinary Digital Publishing Institute","source":"www.mdpi.com","title":"Advancing Plastic Recycling: Challenges and Opportunities in the Integration of 3D Printing and Distributed Recycling for a Circular Economy","title-short":"Advancing Plastic Recycling","volume":"15","author":[{"family":"Kassab","given":"Ali"},{"family":"Al Nabhani","given":"Dawood"},{"family":"Mohanty","given":"Pravansu"},{"family":"Pannier","given":"Christopher"},{"family":"Ayoub","given":"Georges Y."}],"issued":{"date-parts":[["2023",1]]}}}],"schema":"https://github.com/citation-style-language/schema/raw/master/csl-citation.json"} </w:instrText>
      </w:r>
      <w:r w:rsidR="00A445B6" w:rsidRPr="00246CE4">
        <w:rPr>
          <w:rFonts w:ascii="Times New Roman" w:hAnsi="Times New Roman" w:cs="Times New Roman"/>
        </w:rPr>
        <w:fldChar w:fldCharType="separate"/>
      </w:r>
      <w:r w:rsidR="00EE0ACE" w:rsidRPr="00EE0ACE">
        <w:rPr>
          <w:rFonts w:ascii="Times New Roman" w:hAnsi="Times New Roman" w:cs="Times New Roman"/>
        </w:rPr>
        <w:t>(Kassab et al., 2023)</w:t>
      </w:r>
      <w:r w:rsidR="00A445B6" w:rsidRPr="00246CE4">
        <w:rPr>
          <w:rFonts w:ascii="Times New Roman" w:hAnsi="Times New Roman" w:cs="Times New Roman"/>
        </w:rPr>
        <w:fldChar w:fldCharType="end"/>
      </w:r>
      <w:r w:rsidR="002D4336" w:rsidRPr="00246CE4">
        <w:rPr>
          <w:rFonts w:ascii="Times New Roman" w:hAnsi="Times New Roman" w:cs="Times New Roman"/>
        </w:rPr>
        <w:t xml:space="preserve">. </w:t>
      </w:r>
      <w:r w:rsidR="00DB699D" w:rsidRPr="00246CE4">
        <w:rPr>
          <w:rFonts w:ascii="Times New Roman" w:hAnsi="Times New Roman" w:cs="Times New Roman"/>
        </w:rPr>
        <w:t>In this context</w:t>
      </w:r>
      <w:r w:rsidR="00E069C3" w:rsidRPr="00246CE4">
        <w:rPr>
          <w:rFonts w:ascii="Times New Roman" w:hAnsi="Times New Roman" w:cs="Times New Roman"/>
        </w:rPr>
        <w:t xml:space="preserve">, </w:t>
      </w:r>
      <w:r w:rsidR="002D4336" w:rsidRPr="00246CE4">
        <w:rPr>
          <w:rFonts w:ascii="Times New Roman" w:hAnsi="Times New Roman" w:cs="Times New Roman"/>
        </w:rPr>
        <w:t xml:space="preserve">distributing recycling </w:t>
      </w:r>
      <w:r w:rsidR="004871A3" w:rsidRPr="00246CE4">
        <w:rPr>
          <w:rFonts w:ascii="Times New Roman" w:hAnsi="Times New Roman" w:cs="Times New Roman"/>
        </w:rPr>
        <w:t>has emerged as a</w:t>
      </w:r>
      <w:r w:rsidR="00CF488A" w:rsidRPr="00246CE4">
        <w:rPr>
          <w:rFonts w:ascii="Times New Roman" w:hAnsi="Times New Roman" w:cs="Times New Roman"/>
        </w:rPr>
        <w:t>n</w:t>
      </w:r>
      <w:r w:rsidR="004871A3" w:rsidRPr="00246CE4">
        <w:rPr>
          <w:rFonts w:ascii="Times New Roman" w:hAnsi="Times New Roman" w:cs="Times New Roman"/>
        </w:rPr>
        <w:t xml:space="preserve"> </w:t>
      </w:r>
      <w:r w:rsidR="00D96495" w:rsidRPr="00246CE4">
        <w:rPr>
          <w:rFonts w:ascii="Times New Roman" w:hAnsi="Times New Roman" w:cs="Times New Roman"/>
        </w:rPr>
        <w:t xml:space="preserve">additional approach </w:t>
      </w:r>
      <w:r w:rsidR="00CA5897" w:rsidRPr="00246CE4">
        <w:rPr>
          <w:rFonts w:ascii="Times New Roman" w:hAnsi="Times New Roman" w:cs="Times New Roman"/>
        </w:rPr>
        <w:t xml:space="preserve">for </w:t>
      </w:r>
      <w:r w:rsidR="002D4336" w:rsidRPr="00246CE4">
        <w:rPr>
          <w:rFonts w:ascii="Times New Roman" w:hAnsi="Times New Roman" w:cs="Times New Roman"/>
        </w:rPr>
        <w:t>waste management</w:t>
      </w:r>
      <w:r w:rsidR="00CA5897" w:rsidRPr="00246CE4">
        <w:rPr>
          <w:rFonts w:ascii="Times New Roman" w:hAnsi="Times New Roman" w:cs="Times New Roman"/>
        </w:rPr>
        <w:t>,</w:t>
      </w:r>
      <w:r w:rsidR="002D4336" w:rsidRPr="00246CE4">
        <w:rPr>
          <w:rFonts w:ascii="Times New Roman" w:hAnsi="Times New Roman" w:cs="Times New Roman"/>
        </w:rPr>
        <w:t xml:space="preserve"> </w:t>
      </w:r>
      <w:r w:rsidR="00C53F39" w:rsidRPr="00246CE4">
        <w:rPr>
          <w:rFonts w:ascii="Times New Roman" w:hAnsi="Times New Roman" w:cs="Times New Roman"/>
        </w:rPr>
        <w:t xml:space="preserve">where recycling facilities are </w:t>
      </w:r>
      <w:r w:rsidR="00CA5897" w:rsidRPr="00246CE4">
        <w:rPr>
          <w:rFonts w:ascii="Times New Roman" w:hAnsi="Times New Roman" w:cs="Times New Roman"/>
        </w:rPr>
        <w:t xml:space="preserve">located </w:t>
      </w:r>
      <w:r w:rsidR="00C53F39" w:rsidRPr="00246CE4">
        <w:rPr>
          <w:rFonts w:ascii="Times New Roman" w:hAnsi="Times New Roman" w:cs="Times New Roman"/>
        </w:rPr>
        <w:t xml:space="preserve">close to the </w:t>
      </w:r>
      <w:r w:rsidR="000B1C57" w:rsidRPr="00246CE4">
        <w:rPr>
          <w:rFonts w:ascii="Times New Roman" w:hAnsi="Times New Roman" w:cs="Times New Roman"/>
        </w:rPr>
        <w:t xml:space="preserve">waste generation </w:t>
      </w:r>
      <w:r w:rsidR="002A5914" w:rsidRPr="00246CE4">
        <w:rPr>
          <w:rFonts w:ascii="Times New Roman" w:hAnsi="Times New Roman" w:cs="Times New Roman"/>
        </w:rPr>
        <w:t>point to</w:t>
      </w:r>
      <w:r w:rsidR="00D96495" w:rsidRPr="00246CE4">
        <w:rPr>
          <w:rFonts w:ascii="Times New Roman" w:hAnsi="Times New Roman" w:cs="Times New Roman"/>
        </w:rPr>
        <w:t xml:space="preserve"> </w:t>
      </w:r>
      <w:r w:rsidR="00730C15" w:rsidRPr="00246CE4">
        <w:rPr>
          <w:rFonts w:ascii="Times New Roman" w:hAnsi="Times New Roman" w:cs="Times New Roman"/>
        </w:rPr>
        <w:t>reduc</w:t>
      </w:r>
      <w:r w:rsidR="00766838" w:rsidRPr="00246CE4">
        <w:rPr>
          <w:rFonts w:ascii="Times New Roman" w:hAnsi="Times New Roman" w:cs="Times New Roman"/>
        </w:rPr>
        <w:t>e</w:t>
      </w:r>
      <w:r w:rsidR="000B1C57" w:rsidRPr="00246CE4">
        <w:rPr>
          <w:rFonts w:ascii="Times New Roman" w:hAnsi="Times New Roman" w:cs="Times New Roman"/>
        </w:rPr>
        <w:t xml:space="preserve"> </w:t>
      </w:r>
      <w:r w:rsidR="000D6148" w:rsidRPr="00246CE4">
        <w:rPr>
          <w:rFonts w:ascii="Times New Roman" w:hAnsi="Times New Roman" w:cs="Times New Roman"/>
        </w:rPr>
        <w:t>the logis</w:t>
      </w:r>
      <w:r w:rsidR="00730C15" w:rsidRPr="00246CE4">
        <w:rPr>
          <w:rFonts w:ascii="Times New Roman" w:hAnsi="Times New Roman" w:cs="Times New Roman"/>
        </w:rPr>
        <w:t xml:space="preserve">tical </w:t>
      </w:r>
      <w:r w:rsidR="000D6148" w:rsidRPr="00246CE4">
        <w:rPr>
          <w:rFonts w:ascii="Times New Roman" w:hAnsi="Times New Roman" w:cs="Times New Roman"/>
        </w:rPr>
        <w:t>and transportation</w:t>
      </w:r>
      <w:r w:rsidR="00730C15" w:rsidRPr="00246CE4">
        <w:rPr>
          <w:rFonts w:ascii="Times New Roman" w:hAnsi="Times New Roman" w:cs="Times New Roman"/>
        </w:rPr>
        <w:t xml:space="preserve"> challenges</w:t>
      </w:r>
      <w:r w:rsidR="00766838" w:rsidRPr="00246CE4">
        <w:rPr>
          <w:rFonts w:ascii="Times New Roman" w:hAnsi="Times New Roman" w:cs="Times New Roman"/>
        </w:rPr>
        <w:t>,</w:t>
      </w:r>
      <w:r w:rsidR="00D96495" w:rsidRPr="00246CE4">
        <w:rPr>
          <w:rFonts w:ascii="Times New Roman" w:hAnsi="Times New Roman" w:cs="Times New Roman"/>
        </w:rPr>
        <w:t xml:space="preserve"> </w:t>
      </w:r>
      <w:r w:rsidR="00766838" w:rsidRPr="00246CE4">
        <w:rPr>
          <w:rFonts w:ascii="Times New Roman" w:hAnsi="Times New Roman" w:cs="Times New Roman"/>
        </w:rPr>
        <w:t xml:space="preserve">hence </w:t>
      </w:r>
      <w:r w:rsidR="00D96495" w:rsidRPr="00246CE4">
        <w:rPr>
          <w:rFonts w:ascii="Times New Roman" w:hAnsi="Times New Roman" w:cs="Times New Roman"/>
        </w:rPr>
        <w:t>increas</w:t>
      </w:r>
      <w:r w:rsidR="00766838" w:rsidRPr="00246CE4">
        <w:rPr>
          <w:rFonts w:ascii="Times New Roman" w:hAnsi="Times New Roman" w:cs="Times New Roman"/>
        </w:rPr>
        <w:t>ing</w:t>
      </w:r>
      <w:r w:rsidR="00D96495" w:rsidRPr="00246CE4">
        <w:rPr>
          <w:rFonts w:ascii="Times New Roman" w:hAnsi="Times New Roman" w:cs="Times New Roman"/>
        </w:rPr>
        <w:t xml:space="preserve"> the efficiency of the waste treatment</w:t>
      </w:r>
      <w:r w:rsidR="007B72E5" w:rsidRPr="00246CE4">
        <w:rPr>
          <w:rFonts w:ascii="Times New Roman" w:hAnsi="Times New Roman" w:cs="Times New Roman"/>
        </w:rPr>
        <w:t xml:space="preserve">. Distributed recycling </w:t>
      </w:r>
      <w:r w:rsidR="00E069C3" w:rsidRPr="00246CE4">
        <w:rPr>
          <w:rFonts w:ascii="Times New Roman" w:hAnsi="Times New Roman" w:cs="Times New Roman"/>
        </w:rPr>
        <w:t>has</w:t>
      </w:r>
      <w:r w:rsidR="00730C15" w:rsidRPr="00246CE4">
        <w:rPr>
          <w:rFonts w:ascii="Times New Roman" w:hAnsi="Times New Roman" w:cs="Times New Roman"/>
        </w:rPr>
        <w:t xml:space="preserve"> </w:t>
      </w:r>
      <w:r w:rsidR="00DF55E8" w:rsidRPr="00246CE4">
        <w:rPr>
          <w:rFonts w:ascii="Times New Roman" w:hAnsi="Times New Roman" w:cs="Times New Roman"/>
        </w:rPr>
        <w:t>been demonstrated</w:t>
      </w:r>
      <w:r w:rsidR="00730C15" w:rsidRPr="00246CE4">
        <w:rPr>
          <w:rFonts w:ascii="Times New Roman" w:hAnsi="Times New Roman" w:cs="Times New Roman"/>
        </w:rPr>
        <w:t xml:space="preserve"> to be more </w:t>
      </w:r>
      <w:r w:rsidR="00E72BF6" w:rsidRPr="00246CE4">
        <w:rPr>
          <w:rFonts w:ascii="Times New Roman" w:hAnsi="Times New Roman" w:cs="Times New Roman"/>
        </w:rPr>
        <w:t xml:space="preserve">effective </w:t>
      </w:r>
      <w:r w:rsidR="00DF55E8" w:rsidRPr="00246CE4">
        <w:rPr>
          <w:rFonts w:ascii="Times New Roman" w:hAnsi="Times New Roman" w:cs="Times New Roman"/>
        </w:rPr>
        <w:t>than</w:t>
      </w:r>
      <w:r w:rsidR="00F956A0" w:rsidRPr="00246CE4">
        <w:rPr>
          <w:rFonts w:ascii="Times New Roman" w:hAnsi="Times New Roman" w:cs="Times New Roman"/>
        </w:rPr>
        <w:t xml:space="preserve"> t</w:t>
      </w:r>
      <w:r w:rsidR="00E72BF6" w:rsidRPr="00246CE4">
        <w:rPr>
          <w:rFonts w:ascii="Times New Roman" w:hAnsi="Times New Roman" w:cs="Times New Roman"/>
        </w:rPr>
        <w:t>raditional centralized methods</w:t>
      </w:r>
      <w:r w:rsidR="009F1840" w:rsidRPr="00246CE4">
        <w:rPr>
          <w:rFonts w:ascii="Times New Roman" w:hAnsi="Times New Roman" w:cs="Times New Roman"/>
        </w:rPr>
        <w:t xml:space="preserve">, </w:t>
      </w:r>
      <w:r w:rsidR="00FF118B" w:rsidRPr="00246CE4">
        <w:rPr>
          <w:rFonts w:ascii="Times New Roman" w:hAnsi="Times New Roman" w:cs="Times New Roman"/>
        </w:rPr>
        <w:t>particularly in reducing environmental impacts. For instance,</w:t>
      </w:r>
      <w:r w:rsidR="004C6A7A" w:rsidRPr="00246CE4">
        <w:rPr>
          <w:rFonts w:ascii="Times New Roman" w:hAnsi="Times New Roman" w:cs="Times New Roman"/>
        </w:rPr>
        <w:t xml:space="preserve"> in </w:t>
      </w:r>
      <w:r w:rsidR="0076431C" w:rsidRPr="00246CE4">
        <w:rPr>
          <w:rFonts w:ascii="Times New Roman" w:hAnsi="Times New Roman" w:cs="Times New Roman"/>
        </w:rPr>
        <w:t xml:space="preserve">the </w:t>
      </w:r>
      <w:r w:rsidR="004C6A7A" w:rsidRPr="00246CE4">
        <w:rPr>
          <w:rFonts w:ascii="Times New Roman" w:hAnsi="Times New Roman" w:cs="Times New Roman"/>
        </w:rPr>
        <w:t>case of recycling HDPE for the production of 3D printing filament</w:t>
      </w:r>
      <w:r w:rsidR="003B1A51" w:rsidRPr="00246CE4">
        <w:rPr>
          <w:rFonts w:ascii="Times New Roman" w:hAnsi="Times New Roman" w:cs="Times New Roman"/>
        </w:rPr>
        <w:t xml:space="preserve">, it significantly lowers </w:t>
      </w:r>
      <w:r w:rsidR="0076431C" w:rsidRPr="00246CE4">
        <w:rPr>
          <w:rFonts w:ascii="Times New Roman" w:hAnsi="Times New Roman" w:cs="Times New Roman"/>
        </w:rPr>
        <w:t>embodied energy</w:t>
      </w:r>
      <w:r w:rsidR="004039F4">
        <w:rPr>
          <w:rFonts w:ascii="Times New Roman" w:hAnsi="Times New Roman" w:cs="Times New Roman"/>
        </w:rPr>
        <w:t xml:space="preserve"> </w:t>
      </w:r>
      <w:r w:rsidR="004C03CB">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{"citationID":"nzb0XfbN","properties":{"unsorted":false,"formattedCitation":"(Kreiger et al., 2014)","plainCitation":"(Kreiger et al., 2014)","noteIndex":0},"citationItems":[{"id":680,"uris":["http://zotero.org/users/7033217/items/GFYG6PEF"],"itemData":{"id":680,"type":"article-journal","abstract":"The growth of desktop 3-D printers is driving an interest in recycled 3-D printer filament to reduce costs of distributed production. Life cycle analysis studies were performed on the recycling of high density polyethylene into filament suitable for additive layer manufacturing with 3-D printers. The conventional centralized recycling system for high population density and low population density rural locations was compared to the proposed in home, distributed recycling system. This system would involve shredding and then producing filament with an open-source plastic extruder from post-consumer plastics and then printing the extruded filament into usable, value-added parts and products with 3-D printers such as the open-source self replicating rapid prototyper, or RepRap. The embodied energy and carbon dioxide emissions were calculated for high density polyethylene recycling using SimaPro 7.2 and the database EcoInvent v2.0. The results showed that distributed recycling uses less embodied energy than the best-case scenario used for centralized recycling. For centralized recycling in a low-density population case study involving substantial embodied energy use for transportation and collection these savings for distributed recycling were found to extend to over 80%. If the distributed process is applied to the U.S. high density polyethylene currently recycled, more than 100 million MJ of energy could be conserved per annum along with the concomitant significant reductions in greenhouse gas emissions. It is concluded that with the open-source 3-D printing network expanding rapidly the potential for widespread adoption of in-home recycling of post-consumer plastic represents a novel path to a future of distributed manufacturing appropriate for both the developed and developing world with lower environmental impacts than the current system.","citation-key":"kreiger2014","container-title":"Journal of Cleaner Production","DOI":"10.1016/j.jclepro.2014.02.009","ISSN":"0959-6526","journalAbbreviation":"Journal of Cleaner Production","language":"en","page":"90-96","source":"ScienceDirect","title":"Life cycle analysis of distributed recycling of post-consumer high density polyethylene for 3-D printing filament","volume":"70","author":[{"family":"Kreiger","given":"M. A."},{"family":"Mulder","given":"M. L."},{"family":"Glover","given":"A. G."},{"family":"Pearce","given":"J. M."}],"issued":{"date-parts":[["2014",5,1]]}}}],"schema":"https://github.com/citation-style-language/schema/raw/master/csl-citation.json"} </w:instrText>
      </w:r>
      <w:r w:rsidR="004C03CB">
        <w:rPr>
          <w:rFonts w:ascii="Times New Roman" w:hAnsi="Times New Roman" w:cs="Times New Roman"/>
        </w:rPr>
        <w:fldChar w:fldCharType="separate"/>
      </w:r>
      <w:r w:rsidR="00EE0ACE" w:rsidRPr="00EE0ACE">
        <w:rPr>
          <w:rFonts w:ascii="Times New Roman" w:hAnsi="Times New Roman" w:cs="Times New Roman"/>
        </w:rPr>
        <w:t>(Kreiger et al., 2014)</w:t>
      </w:r>
      <w:r w:rsidR="004C03CB">
        <w:rPr>
          <w:rFonts w:ascii="Times New Roman" w:hAnsi="Times New Roman" w:cs="Times New Roman"/>
        </w:rPr>
        <w:fldChar w:fldCharType="end"/>
      </w:r>
      <w:r w:rsidR="002E37EF">
        <w:rPr>
          <w:rFonts w:ascii="Times New Roman" w:hAnsi="Times New Roman" w:cs="Times New Roman"/>
        </w:rPr>
        <w:t>.</w:t>
      </w:r>
      <w:r w:rsidR="009217F2" w:rsidRPr="009217F2">
        <w:rPr>
          <w:rFonts w:ascii="Times New Roman" w:hAnsi="Times New Roman" w:cs="Times New Roman"/>
        </w:rPr>
        <w:t xml:space="preserve"> </w:t>
      </w:r>
      <w:r w:rsidR="009217F2" w:rsidRPr="00246CE4">
        <w:rPr>
          <w:rFonts w:ascii="Times New Roman" w:hAnsi="Times New Roman" w:cs="Times New Roman"/>
        </w:rPr>
        <w:t>It also reduces CO</w:t>
      </w:r>
      <w:r w:rsidR="009217F2" w:rsidRPr="00246CE4">
        <w:rPr>
          <w:rFonts w:ascii="Times New Roman" w:hAnsi="Times New Roman" w:cs="Times New Roman"/>
          <w:vertAlign w:val="subscript"/>
        </w:rPr>
        <w:t>2</w:t>
      </w:r>
      <w:r w:rsidR="009217F2" w:rsidRPr="00246CE4">
        <w:rPr>
          <w:rFonts w:ascii="Times New Roman" w:hAnsi="Times New Roman" w:cs="Times New Roman"/>
        </w:rPr>
        <w:t xml:space="preserve"> emissions from transportation</w:t>
      </w:r>
      <w:r w:rsidR="00C95D8A" w:rsidRPr="00246CE4">
        <w:rPr>
          <w:rFonts w:ascii="Times New Roman" w:hAnsi="Times New Roman" w:cs="Times New Roman"/>
        </w:rPr>
        <w:t xml:space="preserve"> </w:t>
      </w:r>
      <w:r w:rsidR="00F956A0"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{"citationID":"C4G41y7u","properties":{"unsorted":false,"formattedCitation":"(Santander et al., 2020)","plainCitation":"(Santander et al., 2020)","noteIndex":0},"citationItems":[{"id":563,"uris":["http://zotero.org/users/7033217/items/9RME2MGZ"],"itemData":{"id":563,"type":"article-journal","abstract":"Recent research and initiatives increasingly propose a new approach, based on distributed plastic recycling for open-source (OS) 3D printing technologies, as a way to deal with the issue of plastic waste and to support the development of the circular economy (CE). Distributed recycling can be thought of as a sort of “smart grid”, composed of small and coordinated recycling units. However, the operational complexity of this distributed approach limits its application. Furthermore, the environmental and economic advantages have yet to be demonstrated. This article therefore explores the economic and environmental feasibility of this distributed plastic recycling approach from a logistics perspective, as a step towards its validation. To achieve this, an optimization mixed integer linear programming (MILP) model was used as an evaluation tool, representing a local closed loop supply chain (CLSC) network. The proposed model is illustrated using a case study of a university seeking to implement a distributed recycling demonstrator in order to recover 3D printing wastes from secondary schools in the northeast of France. Following this step, a sensitivity analysis was carried out considering the market variations (price of virgin plastic filament) and the amount of available plastic waste derived from the schools. The results obtained show positive economic and environmental benefits of carrying out this new method of plastic recycling. This work serves as a basis for continuing to explore the feasibility and replication of the distributed plastic recycling network in other contexts.","citation-key":"santander2020","container-title":"Resources, Conservation and Recycling","DOI":"10.1016/j.resconrec.2019.104531","ISSN":"0921-3449","journalAbbreviation":"Resources, Conservation and Recycling","language":"en","page":"104531","source":"ScienceDirect","title":"Closed loop supply chain network for local and distributed plastic recycling for 3D printing: a MILP-based optimization approach","title-short":"Closed loop supply chain network for local and distributed plastic recycling for 3D printing","volume":"154","author":[{"family":"Santander","given":"Pavlo"},{"family":"Cruz Sanchez","given":"Fabio A."},{"family":"Boudaoud","given":"Hakim"},{"family":"Camargo","given":"Mauricio"}],"issued":{"date-parts":[["2020",3,1]]}}}],"schema":"https://github.com/citation-style-language/schema/raw/master/csl-citation.json"} </w:instrText>
      </w:r>
      <w:r w:rsidR="00F956A0" w:rsidRPr="00246CE4">
        <w:rPr>
          <w:rFonts w:ascii="Times New Roman" w:hAnsi="Times New Roman" w:cs="Times New Roman"/>
        </w:rPr>
        <w:fldChar w:fldCharType="separate"/>
      </w:r>
      <w:r w:rsidR="00EE0ACE" w:rsidRPr="00EE0ACE">
        <w:rPr>
          <w:rFonts w:ascii="Times New Roman" w:hAnsi="Times New Roman" w:cs="Times New Roman"/>
        </w:rPr>
        <w:t>(Santander et al., 2020)</w:t>
      </w:r>
      <w:r w:rsidR="00F956A0" w:rsidRPr="00246CE4">
        <w:rPr>
          <w:rFonts w:ascii="Times New Roman" w:hAnsi="Times New Roman" w:cs="Times New Roman"/>
        </w:rPr>
        <w:fldChar w:fldCharType="end"/>
      </w:r>
      <w:r w:rsidR="00730C15" w:rsidRPr="00246CE4">
        <w:rPr>
          <w:rFonts w:ascii="Times New Roman" w:hAnsi="Times New Roman" w:cs="Times New Roman"/>
        </w:rPr>
        <w:t>,</w:t>
      </w:r>
      <w:r w:rsidR="007E7375" w:rsidRPr="00246CE4">
        <w:rPr>
          <w:rFonts w:ascii="Times New Roman" w:hAnsi="Times New Roman" w:cs="Times New Roman"/>
        </w:rPr>
        <w:t xml:space="preserve"> </w:t>
      </w:r>
      <w:r w:rsidR="001D7A2B">
        <w:rPr>
          <w:rFonts w:ascii="Times New Roman" w:hAnsi="Times New Roman" w:cs="Times New Roman"/>
        </w:rPr>
        <w:t xml:space="preserve"> </w:t>
      </w:r>
      <w:r w:rsidR="001D7A2B" w:rsidRPr="00246CE4">
        <w:rPr>
          <w:rFonts w:ascii="Times New Roman" w:hAnsi="Times New Roman" w:cs="Times New Roman"/>
        </w:rPr>
        <w:t xml:space="preserve">land use </w:t>
      </w:r>
      <w:r w:rsidR="00AF5F17">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{"citationID":"dn4ZicyW","properties":{"unsorted":false,"formattedCitation":"(Kerdlap et al., 2022)","plainCitation":"(Kerdlap et al., 2022)","noteIndex":0},"citationItems":[{"id":405,"uris":["http://zotero.org/users/7033217/items/UBXPUT3M"],"itemData":{"id":405,"type":"article-journal","abstract":"The plastic waste dilemma has gained international attention because of increased public awareness and the rise of waste import bans. Sorting and recycling technologies that deal with plastic waste streams exist but face challenges in highly dense urbanized regions such as Singapore because of high space requirements. Multiple small-scale plastic sorting and recycling facilities that are distributed closer to points of waste generation offer the possibility of increasing the recovery of plastic-waste streams in urbanized settings. To holistically quantify the environmental performance of this type of system, a life cycle assessment (LCA) is conducted to compare five different scenarios of distributed and centralized sorting and recycling of plastic bottles and takeaway containers in Singapore. A hybrid simulation model is used to simulate the complex dynamics of waste-processing systems which involves waste generation, collection scheduling, sorting, recycling, and disposal of residual materials. The results of the LCA showed that the life cycle environmental impacts to climate change, water depletion, and terrestrial ecotoxicity of the distributed scenarios were higher than the centralized scenarios by 7–30% depending on the impact category. Although the distributed scenarios had lower total travel distances, their reliance on commercial vans led to their higher environmental impacts than the centralized scenarios. The findings of this study provide motivation for future research in applying hybrid simulation models in LCAs of waste-to-resource exchange networks. The data used to carry out the hybrid simulations and the LCA are provided as Supporting Information. This article met the requirements for a Gold-Silver JIE data openness badge described at http://jie.click/badges.","citation-key":"kerdlap2022","container-title":"Journal of Industrial Ecology","DOI":"10.1111/jiec.13151","ISSN":"1530-9290","issue":"1","language":"en","license":"© 2021 by Yale University","note":"_eprint: https://onlinelibrary.wiley.com/doi/pdf/10.1111/jiec.13151","page":"252-271","source":"Wiley Online Library","title":"Comparing the environmental performance of distributed versus centralized plastic recycling systems: Applying hybrid simulation modeling to life cycle assessment","title-short":"Comparing the environmental performance of distributed versus centralized plastic recycling systems","volume":"26","author":[{"family":"Kerdlap","given":"Piya"},{"family":"Purnama","given":"Aloisius Rabata"},{"family":"Low","given":"Jonathan Sze Choong"},{"family":"Tan","given":"Daren Zong Loong"},{"family":"Barlow","given":"Claire Y."},{"family":"Ramakrishna","given":"Seeram"}],"issued":{"date-parts":[["2022"]]}}}],"schema":"https://github.com/citation-style-language/schema/raw/master/csl-citation.json"} </w:instrText>
      </w:r>
      <w:r w:rsidR="00AF5F17">
        <w:rPr>
          <w:rFonts w:ascii="Times New Roman" w:hAnsi="Times New Roman" w:cs="Times New Roman"/>
        </w:rPr>
        <w:fldChar w:fldCharType="separate"/>
      </w:r>
      <w:r w:rsidR="00EE0ACE" w:rsidRPr="00EE0ACE">
        <w:rPr>
          <w:rFonts w:ascii="Times New Roman" w:hAnsi="Times New Roman" w:cs="Times New Roman"/>
        </w:rPr>
        <w:t>(Kerdlap et al., 2022)</w:t>
      </w:r>
      <w:r w:rsidR="00AF5F17">
        <w:rPr>
          <w:rFonts w:ascii="Times New Roman" w:hAnsi="Times New Roman" w:cs="Times New Roman"/>
        </w:rPr>
        <w:fldChar w:fldCharType="end"/>
      </w:r>
      <w:r w:rsidR="00AF5F17">
        <w:rPr>
          <w:rFonts w:ascii="Times New Roman" w:hAnsi="Times New Roman" w:cs="Times New Roman"/>
        </w:rPr>
        <w:t xml:space="preserve">, </w:t>
      </w:r>
      <w:r w:rsidR="007E7375" w:rsidRPr="00246CE4">
        <w:rPr>
          <w:rFonts w:ascii="Times New Roman" w:hAnsi="Times New Roman" w:cs="Times New Roman"/>
        </w:rPr>
        <w:t xml:space="preserve">water and fossil </w:t>
      </w:r>
      <w:r w:rsidR="00C504A1" w:rsidRPr="00246CE4">
        <w:rPr>
          <w:rFonts w:ascii="Times New Roman" w:hAnsi="Times New Roman" w:cs="Times New Roman"/>
        </w:rPr>
        <w:t xml:space="preserve">resource </w:t>
      </w:r>
      <w:r w:rsidR="007E7375" w:rsidRPr="00246CE4">
        <w:rPr>
          <w:rFonts w:ascii="Times New Roman" w:hAnsi="Times New Roman" w:cs="Times New Roman"/>
        </w:rPr>
        <w:t>de</w:t>
      </w:r>
      <w:r w:rsidR="001709A7" w:rsidRPr="00246CE4">
        <w:rPr>
          <w:rFonts w:ascii="Times New Roman" w:hAnsi="Times New Roman" w:cs="Times New Roman"/>
        </w:rPr>
        <w:t>pletion</w:t>
      </w:r>
      <w:r w:rsidR="006D3BF1" w:rsidRPr="00246CE4">
        <w:rPr>
          <w:rFonts w:ascii="Times New Roman" w:hAnsi="Times New Roman" w:cs="Times New Roman"/>
        </w:rPr>
        <w:t xml:space="preserve">, and </w:t>
      </w:r>
      <w:r w:rsidR="00C504A1" w:rsidRPr="00246CE4">
        <w:rPr>
          <w:rFonts w:ascii="Times New Roman" w:hAnsi="Times New Roman" w:cs="Times New Roman"/>
        </w:rPr>
        <w:t xml:space="preserve">the </w:t>
      </w:r>
      <w:r w:rsidR="00642615" w:rsidRPr="00246CE4">
        <w:rPr>
          <w:rFonts w:ascii="Times New Roman" w:hAnsi="Times New Roman" w:cs="Times New Roman"/>
        </w:rPr>
        <w:t>potential</w:t>
      </w:r>
      <w:r w:rsidR="00C504A1" w:rsidRPr="00246CE4">
        <w:rPr>
          <w:rFonts w:ascii="Times New Roman" w:hAnsi="Times New Roman" w:cs="Times New Roman"/>
        </w:rPr>
        <w:t xml:space="preserve"> of both freshwater and marine </w:t>
      </w:r>
      <w:r w:rsidR="006D3BF1" w:rsidRPr="00246CE4">
        <w:rPr>
          <w:rFonts w:ascii="Times New Roman" w:hAnsi="Times New Roman" w:cs="Times New Roman"/>
        </w:rPr>
        <w:t>eutrophication</w:t>
      </w:r>
      <w:r w:rsidR="001709A7"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{"citationID":"wNkDbnPF","properties":{"formattedCitation":"(Caceres-Mendoza et al., 2023)","plainCitation":"(Caceres-Mendoza et al., 2023)","noteIndex":0},"citationItems":[{"id":407,"uris":["http://zotero.org/users/7033217/items/TWWJTMJD"],"itemData":{"id":407,"type":"article-journal","abstract":"Distributed recycling via additive manufacturing (DRAM) emphasizes an emerging approach to locally recycle waste plastic by 3D-printing it into valuable products. Although major progress has been reported in the last decade to validate the technical feasibility, and economic viability of the DRAM as an unitary operation, the environmental evaluation of this approach is still at its early stage as a distributed recycling network. The purpose of this study is to evaluate the environmental impact of a DRAM unit as a baseline scenario, compared to two scenarios of the virgin supply chain plastic filament used in the printing process. To achieve this goal, a comparative environmental performance using a life cycle assessment (LCA) is performed to estimate the multidimensional potential impacts of virgin and recycled polylactic acid (PLA). The study takes place using a physical recycling demonstrator developed at a university in Nancy, France. Four impact categories were considered: climate change, potential eutrophication (Freshwater and Marine), resource depletion (Fossil and Water), and ion radiation. For the first three impact categories, the results demonstrate a minimum 97% reduction in environmental impact compared to a virgin supply chain. However, in terms of ion radiation, the amount of emissions is approximately 2.8 times higher than that of the virgin plastic scenario. This increase is mainly due to the specific situation in France, where most of the energy is generated using nuclear means. This study aims to expand on the environmental assessment of the plastic recycling network system to better understand the implementation of these systems for waste plastic management, which can help extend the lifetime of plastic material. The findings provide an environmental overview of the benefits and disadvantages of developing a DRAM system in a particular context.","citation-key":"caceres-mendoza2023","container-title":"Cleaner Waste Systems","DOI":"10.1016/j.clwas.2023.100100","ISSN":"2772-9125","journalAbbreviation":"Cleaner Waste Systems","language":"en","page":"100100","source":"ScienceDirect","title":"Life cycle assessment of filament production in distributed plastic recycling via additive manufacturing","volume":"5","author":[{"family":"Caceres-Mendoza","given":"Cristian"},{"family":"Santander-Tapia","given":"Pavlo"},{"family":"Cruz Sanchez","given":"Fabio A."},{"family":"Troussier","given":"Nadège"},{"family":"Camargo","given":"Mauricio"},{"family":"Boudaoud","given":"Hakim"}],"issued":{"date-parts":[["2023",8,1]]}}}],"schema":"https://github.com/citation-style-language/schema/raw/master/csl-citation.json"} </w:instrText>
      </w:r>
      <w:r w:rsidR="001709A7" w:rsidRPr="00246CE4">
        <w:rPr>
          <w:rFonts w:ascii="Times New Roman" w:hAnsi="Times New Roman" w:cs="Times New Roman"/>
        </w:rPr>
        <w:fldChar w:fldCharType="separate"/>
      </w:r>
      <w:r w:rsidR="00EE0ACE" w:rsidRPr="00EE0ACE">
        <w:rPr>
          <w:rFonts w:ascii="Times New Roman" w:hAnsi="Times New Roman" w:cs="Times New Roman"/>
        </w:rPr>
        <w:t>(Caceres-Mendoza et al., 2023)</w:t>
      </w:r>
      <w:r w:rsidR="001709A7" w:rsidRPr="00246CE4">
        <w:rPr>
          <w:rFonts w:ascii="Times New Roman" w:hAnsi="Times New Roman" w:cs="Times New Roman"/>
        </w:rPr>
        <w:fldChar w:fldCharType="end"/>
      </w:r>
      <w:r w:rsidR="00CE4DFD" w:rsidRPr="00246CE4">
        <w:rPr>
          <w:rFonts w:ascii="Times New Roman" w:hAnsi="Times New Roman" w:cs="Times New Roman"/>
        </w:rPr>
        <w:t xml:space="preserve">. </w:t>
      </w:r>
      <w:r w:rsidR="00EC45AA" w:rsidRPr="00246CE4">
        <w:rPr>
          <w:rFonts w:ascii="Times New Roman" w:hAnsi="Times New Roman" w:cs="Times New Roman"/>
        </w:rPr>
        <w:t>Furthermore, d</w:t>
      </w:r>
      <w:r w:rsidR="00CE4DFD" w:rsidRPr="00246CE4">
        <w:rPr>
          <w:rFonts w:ascii="Times New Roman" w:hAnsi="Times New Roman" w:cs="Times New Roman"/>
        </w:rPr>
        <w:t>istributed recycling</w:t>
      </w:r>
      <w:r w:rsidR="00DF55E8" w:rsidRPr="00246CE4">
        <w:rPr>
          <w:rFonts w:ascii="Times New Roman" w:hAnsi="Times New Roman" w:cs="Times New Roman"/>
        </w:rPr>
        <w:t xml:space="preserve"> </w:t>
      </w:r>
      <w:r w:rsidR="00CE4DFD" w:rsidRPr="00246CE4">
        <w:rPr>
          <w:rFonts w:ascii="Times New Roman" w:hAnsi="Times New Roman" w:cs="Times New Roman"/>
        </w:rPr>
        <w:t>contribute</w:t>
      </w:r>
      <w:r w:rsidR="00EC45AA" w:rsidRPr="00246CE4">
        <w:rPr>
          <w:rFonts w:ascii="Times New Roman" w:hAnsi="Times New Roman" w:cs="Times New Roman"/>
        </w:rPr>
        <w:t>s</w:t>
      </w:r>
      <w:r w:rsidR="00730C15" w:rsidRPr="00246CE4">
        <w:rPr>
          <w:rFonts w:ascii="Times New Roman" w:hAnsi="Times New Roman" w:cs="Times New Roman"/>
        </w:rPr>
        <w:t xml:space="preserve"> to</w:t>
      </w:r>
      <w:r w:rsidR="00F701B4" w:rsidRPr="00246CE4">
        <w:rPr>
          <w:rFonts w:ascii="Times New Roman" w:hAnsi="Times New Roman" w:cs="Times New Roman"/>
        </w:rPr>
        <w:t xml:space="preserve"> </w:t>
      </w:r>
      <w:r w:rsidR="00DF55E8" w:rsidRPr="00246CE4">
        <w:rPr>
          <w:rFonts w:ascii="Times New Roman" w:hAnsi="Times New Roman" w:cs="Times New Roman"/>
        </w:rPr>
        <w:t>developing</w:t>
      </w:r>
      <w:r w:rsidR="00730C15" w:rsidRPr="00246CE4">
        <w:rPr>
          <w:rFonts w:ascii="Times New Roman" w:hAnsi="Times New Roman" w:cs="Times New Roman"/>
        </w:rPr>
        <w:t xml:space="preserve"> a more adaptable and resilient </w:t>
      </w:r>
      <w:r w:rsidR="00F701B4" w:rsidRPr="00246CE4">
        <w:rPr>
          <w:rFonts w:ascii="Times New Roman" w:hAnsi="Times New Roman" w:cs="Times New Roman"/>
        </w:rPr>
        <w:t>system</w:t>
      </w:r>
      <w:r w:rsidR="007861F8" w:rsidRPr="00246CE4">
        <w:rPr>
          <w:rFonts w:ascii="Times New Roman" w:hAnsi="Times New Roman" w:cs="Times New Roman"/>
        </w:rPr>
        <w:t xml:space="preserve"> </w:t>
      </w:r>
      <w:r w:rsidR="00035A08" w:rsidRPr="00246CE4">
        <w:rPr>
          <w:rFonts w:ascii="Times New Roman" w:hAnsi="Times New Roman" w:cs="Times New Roman"/>
        </w:rPr>
        <w:t xml:space="preserve">to </w:t>
      </w:r>
      <w:r w:rsidR="007861F8" w:rsidRPr="00246CE4">
        <w:rPr>
          <w:rFonts w:ascii="Times New Roman" w:hAnsi="Times New Roman" w:cs="Times New Roman"/>
        </w:rPr>
        <w:t>minimize</w:t>
      </w:r>
      <w:r w:rsidR="00035A08" w:rsidRPr="00246CE4">
        <w:rPr>
          <w:rFonts w:ascii="Times New Roman" w:hAnsi="Times New Roman" w:cs="Times New Roman"/>
        </w:rPr>
        <w:t xml:space="preserve"> environmental impacts </w:t>
      </w:r>
      <w:r w:rsidR="00035A08"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{"citationID":"abDdnyxa","properties":{"formattedCitation":"(Kassab et al., 2023)","plainCitation":"(Kassab et al., 2023)","noteIndex":0},"citationItems":[{"id":373,"uris":["http://zotero.org/users/7033217/items/EZ7IJYE5"],"itemData":{"id":373,"type":"article-journal","abstract":"The concept of the circular economy has emerged as a promising solution to address the mounting concerns surrounding plastic waste and the urgent need for sustainable resource management. While conventional centralized recycling remains a common practice for plastic waste, centralized facilities may prove inadequate in handling the ever-increasing volumes of plastic waste generated globally. Consequently, exploring alternative recycling methods, such as distributed recycling by additive manufacturing, becomes paramount. This innovative approach encompasses actively involving communities in recycling practices and promotes a circular economy. This comprehensive review paper aims to explore the critical aspects necessary to realize the potential of distributed recycling by additive manufacturing. In this paper, our focus lies on proposing schemes that leverage existing literature to harness the potential of distributed recycling by additive manufacturing as an effective approach to plastic waste management. We explore the intricacies of the recycling process, optimize 3D printing parameters, address potential challenges, and evaluate the mechanical properties of recycled materials. Our investigation draws heavily from the literature of the last five years, as we conduct a thorough critical assessment of DRAM implementation and its influence on the properties of 3D printing structures. Through comprehensive analysis, we reveal the potential of recycled materials in delivering functional components, with insights into their performance, strengths, and weaknesses. This review serves as a comprehensive guide for those interested in embracing distributed recycling by additive manufacturing as a transformative approach to plastic recycling. By fostering community engagement, optimizing 3D printing processes, and incorporating suitable additives, it is possible to collectively contribute to a more sustainable future while combatting the plastic waste crisis. As progress is made, it becomes essential to further delve into the complexities of material behavior, recycling techniques, and the long-term durability of recycled 3D printed components. By addressing these challenges head-on, it is feasible to refine and advance distributed recycling by additive manufacturing as a viable pathway to minimize plastic waste, fostering a circular economy and cultivating a cleaner planet for generations to come.","citation-key":"kassab2023","container-title":"Polymers","DOI":"10.3390/polym15193881","ISSN":"2073-4360","issue":"19","language":"en","license":"http://creativecommons.org/licenses/by/3.0/","note":"number: 19","page":"3881","publisher":"Multidisciplinary Digital Publishing Institute","source":"www.mdpi.com","title":"Advancing Plastic Recycling: Challenges and Opportunities in the Integration of 3D Printing and Distributed Recycling for a Circular Economy","title-short":"Advancing Plastic Recycling","volume":"15","author":[{"family":"Kassab","given":"Ali"},{"family":"Al Nabhani","given":"Dawood"},{"family":"Mohanty","given":"Pravansu"},{"family":"Pannier","given":"Christopher"},{"family":"Ayoub","given":"Georges Y."}],"issued":{"date-parts":[["2023",1]]}}}],"schema":"https://github.com/citation-style-language/schema/raw/master/csl-citation.json"} </w:instrText>
      </w:r>
      <w:r w:rsidR="00035A08" w:rsidRPr="00246CE4">
        <w:rPr>
          <w:rFonts w:ascii="Times New Roman" w:hAnsi="Times New Roman" w:cs="Times New Roman"/>
        </w:rPr>
        <w:fldChar w:fldCharType="separate"/>
      </w:r>
      <w:r w:rsidR="00EE0ACE" w:rsidRPr="00EE0ACE">
        <w:rPr>
          <w:rFonts w:ascii="Times New Roman" w:hAnsi="Times New Roman" w:cs="Times New Roman"/>
        </w:rPr>
        <w:t>(Kassab et al., 2023)</w:t>
      </w:r>
      <w:r w:rsidR="00035A08" w:rsidRPr="00246CE4">
        <w:rPr>
          <w:rFonts w:ascii="Times New Roman" w:hAnsi="Times New Roman" w:cs="Times New Roman"/>
        </w:rPr>
        <w:fldChar w:fldCharType="end"/>
      </w:r>
      <w:r w:rsidR="00344D9F" w:rsidRPr="00246CE4">
        <w:rPr>
          <w:rFonts w:ascii="Times New Roman" w:hAnsi="Times New Roman" w:cs="Times New Roman"/>
        </w:rPr>
        <w:t>.</w:t>
      </w:r>
    </w:p>
    <w:p w14:paraId="08FCDA31" w14:textId="6FA474FC" w:rsidR="00BA4E70" w:rsidRPr="00246CE4" w:rsidRDefault="00766838" w:rsidP="00152DE1">
      <w:pPr>
        <w:jc w:val="both"/>
        <w:rPr>
          <w:rFonts w:ascii="Times New Roman" w:hAnsi="Times New Roman" w:cs="Times New Roman"/>
        </w:rPr>
      </w:pPr>
      <w:r w:rsidRPr="00246CE4">
        <w:rPr>
          <w:rFonts w:ascii="Times New Roman" w:hAnsi="Times New Roman" w:cs="Times New Roman"/>
        </w:rPr>
        <w:t xml:space="preserve">Similarly, </w:t>
      </w:r>
      <w:r w:rsidR="00BE1F60" w:rsidRPr="00246CE4">
        <w:rPr>
          <w:rFonts w:ascii="Times New Roman" w:hAnsi="Times New Roman" w:cs="Times New Roman"/>
        </w:rPr>
        <w:t>a</w:t>
      </w:r>
      <w:r w:rsidR="009B4D4C" w:rsidRPr="00246CE4">
        <w:rPr>
          <w:rFonts w:ascii="Times New Roman" w:hAnsi="Times New Roman" w:cs="Times New Roman"/>
        </w:rPr>
        <w:t xml:space="preserve">dditive </w:t>
      </w:r>
      <w:r w:rsidR="00BE1F60" w:rsidRPr="00246CE4">
        <w:rPr>
          <w:rFonts w:ascii="Times New Roman" w:hAnsi="Times New Roman" w:cs="Times New Roman"/>
        </w:rPr>
        <w:t>m</w:t>
      </w:r>
      <w:r w:rsidR="009B4D4C" w:rsidRPr="00246CE4">
        <w:rPr>
          <w:rFonts w:ascii="Times New Roman" w:hAnsi="Times New Roman" w:cs="Times New Roman"/>
        </w:rPr>
        <w:t xml:space="preserve">anufacturing </w:t>
      </w:r>
      <w:r w:rsidR="00307737" w:rsidRPr="00246CE4">
        <w:rPr>
          <w:rFonts w:ascii="Times New Roman" w:hAnsi="Times New Roman" w:cs="Times New Roman"/>
        </w:rPr>
        <w:t>(AM)</w:t>
      </w:r>
      <w:r w:rsidR="00AE5600" w:rsidRPr="00246CE4">
        <w:rPr>
          <w:rFonts w:ascii="Times New Roman" w:hAnsi="Times New Roman" w:cs="Times New Roman"/>
        </w:rPr>
        <w:t>,</w:t>
      </w:r>
      <w:r w:rsidR="00307737" w:rsidRPr="00246CE4">
        <w:rPr>
          <w:rFonts w:ascii="Times New Roman" w:hAnsi="Times New Roman" w:cs="Times New Roman"/>
        </w:rPr>
        <w:t xml:space="preserve"> </w:t>
      </w:r>
      <w:r w:rsidR="009B4D4C" w:rsidRPr="00246CE4">
        <w:rPr>
          <w:rFonts w:ascii="Times New Roman" w:hAnsi="Times New Roman" w:cs="Times New Roman"/>
        </w:rPr>
        <w:t>or 3</w:t>
      </w:r>
      <w:r w:rsidR="007861F8" w:rsidRPr="00246CE4">
        <w:rPr>
          <w:rFonts w:ascii="Times New Roman" w:hAnsi="Times New Roman" w:cs="Times New Roman"/>
        </w:rPr>
        <w:t>D</w:t>
      </w:r>
      <w:r w:rsidR="009B4D4C" w:rsidRPr="00246CE4">
        <w:rPr>
          <w:rFonts w:ascii="Times New Roman" w:hAnsi="Times New Roman" w:cs="Times New Roman"/>
        </w:rPr>
        <w:t xml:space="preserve"> printing</w:t>
      </w:r>
      <w:r w:rsidR="007861F8" w:rsidRPr="00246CE4">
        <w:rPr>
          <w:rFonts w:ascii="Times New Roman" w:hAnsi="Times New Roman" w:cs="Times New Roman"/>
        </w:rPr>
        <w:t>,</w:t>
      </w:r>
      <w:r w:rsidR="009B4D4C" w:rsidRPr="00246CE4">
        <w:rPr>
          <w:rFonts w:ascii="Times New Roman" w:hAnsi="Times New Roman" w:cs="Times New Roman"/>
        </w:rPr>
        <w:t xml:space="preserve"> has </w:t>
      </w:r>
      <w:r w:rsidR="007861F8" w:rsidRPr="00246CE4">
        <w:rPr>
          <w:rFonts w:ascii="Times New Roman" w:hAnsi="Times New Roman" w:cs="Times New Roman"/>
        </w:rPr>
        <w:t>experienced exponential growth</w:t>
      </w:r>
      <w:r w:rsidR="00BE5D0B" w:rsidRPr="00246CE4">
        <w:rPr>
          <w:rFonts w:ascii="Times New Roman" w:hAnsi="Times New Roman" w:cs="Times New Roman"/>
        </w:rPr>
        <w:t xml:space="preserve"> </w:t>
      </w:r>
      <w:r w:rsidR="0041140F" w:rsidRPr="00246CE4">
        <w:rPr>
          <w:rFonts w:ascii="Times New Roman" w:hAnsi="Times New Roman" w:cs="Times New Roman"/>
        </w:rPr>
        <w:t xml:space="preserve">as an alternative </w:t>
      </w:r>
      <w:r w:rsidR="007861F8" w:rsidRPr="00246CE4">
        <w:rPr>
          <w:rFonts w:ascii="Times New Roman" w:hAnsi="Times New Roman" w:cs="Times New Roman"/>
        </w:rPr>
        <w:t>to</w:t>
      </w:r>
      <w:r w:rsidR="0041140F" w:rsidRPr="00246CE4">
        <w:rPr>
          <w:rFonts w:ascii="Times New Roman" w:hAnsi="Times New Roman" w:cs="Times New Roman"/>
        </w:rPr>
        <w:t xml:space="preserve"> traditional manufacturing</w:t>
      </w:r>
      <w:r w:rsidR="00F63C51" w:rsidRPr="00246CE4">
        <w:rPr>
          <w:rFonts w:ascii="Times New Roman" w:hAnsi="Times New Roman" w:cs="Times New Roman"/>
        </w:rPr>
        <w:t xml:space="preserve"> methods</w:t>
      </w:r>
      <w:r w:rsidRPr="00246CE4">
        <w:rPr>
          <w:rFonts w:ascii="Times New Roman" w:hAnsi="Times New Roman" w:cs="Times New Roman"/>
        </w:rPr>
        <w:t>, fostering distributed manufacturing</w:t>
      </w:r>
      <w:r w:rsidR="007861F8" w:rsidRPr="00246CE4">
        <w:rPr>
          <w:rFonts w:ascii="Times New Roman" w:hAnsi="Times New Roman" w:cs="Times New Roman"/>
        </w:rPr>
        <w:t>. Th</w:t>
      </w:r>
      <w:r w:rsidR="00E82BD1" w:rsidRPr="00246CE4">
        <w:rPr>
          <w:rFonts w:ascii="Times New Roman" w:hAnsi="Times New Roman" w:cs="Times New Roman"/>
        </w:rPr>
        <w:t xml:space="preserve">e set of technologies in the AM spectrum </w:t>
      </w:r>
      <w:r w:rsidR="007861F8" w:rsidRPr="00246CE4">
        <w:rPr>
          <w:rFonts w:ascii="Times New Roman" w:hAnsi="Times New Roman" w:cs="Times New Roman"/>
        </w:rPr>
        <w:t>enable</w:t>
      </w:r>
      <w:r w:rsidR="00AE5600" w:rsidRPr="00246CE4">
        <w:rPr>
          <w:rFonts w:ascii="Times New Roman" w:hAnsi="Times New Roman" w:cs="Times New Roman"/>
        </w:rPr>
        <w:t>s</w:t>
      </w:r>
      <w:r w:rsidR="00E82BD1" w:rsidRPr="00246CE4">
        <w:rPr>
          <w:rFonts w:ascii="Times New Roman" w:hAnsi="Times New Roman" w:cs="Times New Roman"/>
        </w:rPr>
        <w:t xml:space="preserve"> </w:t>
      </w:r>
      <w:r w:rsidR="00F63C51" w:rsidRPr="00246CE4">
        <w:rPr>
          <w:rFonts w:ascii="Times New Roman" w:hAnsi="Times New Roman" w:cs="Times New Roman"/>
        </w:rPr>
        <w:t xml:space="preserve">the fabrication of </w:t>
      </w:r>
      <w:r w:rsidR="0086035B" w:rsidRPr="00246CE4">
        <w:rPr>
          <w:rFonts w:ascii="Times New Roman" w:hAnsi="Times New Roman" w:cs="Times New Roman"/>
        </w:rPr>
        <w:t xml:space="preserve">customized components with </w:t>
      </w:r>
      <w:r w:rsidR="00F63C51" w:rsidRPr="00246CE4">
        <w:rPr>
          <w:rFonts w:ascii="Times New Roman" w:hAnsi="Times New Roman" w:cs="Times New Roman"/>
        </w:rPr>
        <w:t xml:space="preserve">complex </w:t>
      </w:r>
      <w:r w:rsidR="00067A80" w:rsidRPr="00246CE4">
        <w:rPr>
          <w:rFonts w:ascii="Times New Roman" w:hAnsi="Times New Roman" w:cs="Times New Roman"/>
        </w:rPr>
        <w:t>geometries</w:t>
      </w:r>
      <w:r w:rsidR="00307737" w:rsidRPr="00246CE4">
        <w:rPr>
          <w:rFonts w:ascii="Times New Roman" w:hAnsi="Times New Roman" w:cs="Times New Roman"/>
        </w:rPr>
        <w:t xml:space="preserve"> applicable across various indu</w:t>
      </w:r>
      <w:r w:rsidR="00067A80" w:rsidRPr="00246CE4">
        <w:rPr>
          <w:rFonts w:ascii="Times New Roman" w:hAnsi="Times New Roman" w:cs="Times New Roman"/>
        </w:rPr>
        <w:t>stries</w:t>
      </w:r>
      <w:r w:rsidR="00950087">
        <w:rPr>
          <w:rFonts w:ascii="Times New Roman" w:hAnsi="Times New Roman" w:cs="Times New Roman"/>
        </w:rPr>
        <w:t xml:space="preserve"> Additive manufacturing (AM) becomes the successful commercial technology because of the interdisciplinary applications of this technology in different sectors</w:t>
      </w:r>
      <w:r w:rsidR="004A579E">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{"citationID":"GpK73JEb","properties":{"unsorted":false,"formattedCitation":"(Taufik and Jain, 2024)","plainCitation":"(Taufik and Jain, 2024)","noteIndex":0},"citationItems":[{"id":7064,"uris":["http://zotero.org/users/7033217/items/JMI7LY2D"],"itemData":{"id":7064,"type":"paper-conference","abstract":"Additive manufacturing (AM) becomes the successful commercial technology because of the interdisciplinary applications of this technology in different sectors. This review paper categorises the interdisciplinary applications of AM into three different sectors as prototyping, rapid tooling and direct part production. Each application sectors provide reviews on how normally AM processes have been adopted, albeit how and why they are utilised has also been presented. In this paper, sufficiently novel and important observations have been presented which include AM fabricated metamaterial, microelectrode arrays, micro-channel, mesoscale burner, marine parts, monolith structures, biofuel microstructured and assembly with photovoltaic. In this way, the present approach provides significant insights into different additive manufacturing application sectors. In addition, to provide an overall view, interdisciplinary applications listed in the current study are sufficiently adequate for a review in terms of number of research works considered from the literature and various resources available in the public domain. The current research also shows that the AM can provide future scope in different fields such as cold spray, direct fabrication of electromechanical devices on the macroscale, radio-frequency structures and similar applications.","citation-key":"taufik2024","container-title":"Advances in Materials and Agile Manufacturing","DOI":"10.1007/978-981-99-6601-1_17","ISBN":"978-981-99-6601-1","language":"en","page":"183-210","publisher":"Springer Nature","publisher-place":"Singapore","source":"Springer Link","title":"Additive Manufacturing with Interdisciplinary Applications","author":[{"family":"Taufik","given":"Mohammad"},{"family":"Jain","given":"Prashant K."}],"editor":[{"family":"Kumar","given":"Narendra"},{"family":"Singh","given":"Gurraj"},{"family":"Trehan","given":"Rajiv"},{"family":"Davim","given":"J. Paulo"}],"issued":{"date-parts":[["2024"]]}}}],"schema":"https://github.com/citation-style-language/schema/raw/master/csl-citation.json"} </w:instrText>
      </w:r>
      <w:r w:rsidR="004A579E">
        <w:rPr>
          <w:rFonts w:ascii="Times New Roman" w:hAnsi="Times New Roman" w:cs="Times New Roman"/>
        </w:rPr>
        <w:fldChar w:fldCharType="separate"/>
      </w:r>
      <w:r w:rsidR="004A579E" w:rsidRPr="004A579E">
        <w:rPr>
          <w:rFonts w:ascii="Times New Roman" w:hAnsi="Times New Roman" w:cs="Times New Roman"/>
        </w:rPr>
        <w:t>(Taufik and Jain, 2024)</w:t>
      </w:r>
      <w:r w:rsidR="004A579E">
        <w:rPr>
          <w:rFonts w:ascii="Times New Roman" w:hAnsi="Times New Roman" w:cs="Times New Roman"/>
        </w:rPr>
        <w:fldChar w:fldCharType="end"/>
      </w:r>
      <w:r w:rsidR="00950087">
        <w:rPr>
          <w:rFonts w:ascii="Times New Roman" w:hAnsi="Times New Roman" w:cs="Times New Roman"/>
        </w:rPr>
        <w:t>.</w:t>
      </w:r>
      <w:r w:rsidR="00067A80" w:rsidRPr="00246CE4">
        <w:rPr>
          <w:rFonts w:ascii="Times New Roman" w:hAnsi="Times New Roman" w:cs="Times New Roman"/>
        </w:rPr>
        <w:t xml:space="preserve"> </w:t>
      </w:r>
      <w:r w:rsidR="00A93513" w:rsidRPr="00246CE4">
        <w:rPr>
          <w:rFonts w:ascii="Times New Roman" w:hAnsi="Times New Roman" w:cs="Times New Roman"/>
        </w:rPr>
        <w:t>The</w:t>
      </w:r>
      <w:r w:rsidR="00307737" w:rsidRPr="00246CE4">
        <w:rPr>
          <w:rFonts w:ascii="Times New Roman" w:hAnsi="Times New Roman" w:cs="Times New Roman"/>
        </w:rPr>
        <w:t xml:space="preserve"> process involves </w:t>
      </w:r>
      <w:r w:rsidR="00E62686" w:rsidRPr="00246CE4">
        <w:rPr>
          <w:rFonts w:ascii="Times New Roman" w:hAnsi="Times New Roman" w:cs="Times New Roman"/>
        </w:rPr>
        <w:t xml:space="preserve">adding </w:t>
      </w:r>
      <w:r w:rsidR="00366C2B" w:rsidRPr="00246CE4">
        <w:rPr>
          <w:rFonts w:ascii="Times New Roman" w:hAnsi="Times New Roman" w:cs="Times New Roman"/>
        </w:rPr>
        <w:t>material layer by layer</w:t>
      </w:r>
      <w:r w:rsidR="00786990" w:rsidRPr="00246CE4">
        <w:rPr>
          <w:rFonts w:ascii="Times New Roman" w:hAnsi="Times New Roman" w:cs="Times New Roman"/>
        </w:rPr>
        <w:t xml:space="preserve">, following different procedures according to the specific technology </w:t>
      </w:r>
      <w:r w:rsidR="00786990" w:rsidRPr="00246CE4">
        <w:rPr>
          <w:rFonts w:ascii="Times New Roman" w:hAnsi="Times New Roman" w:cs="Times New Roman"/>
        </w:rPr>
        <w:lastRenderedPageBreak/>
        <w:t xml:space="preserve">categories defined in the ISO/ASM 52920:2023 standard, i.e., </w:t>
      </w:r>
      <w:r w:rsidR="00CF6F25" w:rsidRPr="00246CE4">
        <w:rPr>
          <w:rFonts w:ascii="Times New Roman" w:hAnsi="Times New Roman" w:cs="Times New Roman"/>
        </w:rPr>
        <w:t xml:space="preserve">VAT </w:t>
      </w:r>
      <w:r w:rsidR="002A5914" w:rsidRPr="00246CE4">
        <w:rPr>
          <w:rFonts w:ascii="Times New Roman" w:hAnsi="Times New Roman" w:cs="Times New Roman"/>
        </w:rPr>
        <w:t>photopolymerization</w:t>
      </w:r>
      <w:r w:rsidR="00CF6F25" w:rsidRPr="00246CE4">
        <w:rPr>
          <w:rFonts w:ascii="Times New Roman" w:hAnsi="Times New Roman" w:cs="Times New Roman"/>
        </w:rPr>
        <w:t>, material jetting, binder jetting, powder bed fusion, sheet lamination, direct energy deposition</w:t>
      </w:r>
      <w:r w:rsidR="00307737" w:rsidRPr="00246CE4">
        <w:rPr>
          <w:rFonts w:ascii="Times New Roman" w:hAnsi="Times New Roman" w:cs="Times New Roman"/>
        </w:rPr>
        <w:t>,</w:t>
      </w:r>
      <w:r w:rsidR="00CF6F25" w:rsidRPr="00246CE4">
        <w:rPr>
          <w:rFonts w:ascii="Times New Roman" w:hAnsi="Times New Roman" w:cs="Times New Roman"/>
        </w:rPr>
        <w:t xml:space="preserve"> and </w:t>
      </w:r>
      <w:r w:rsidR="001726B5" w:rsidRPr="00246CE4">
        <w:rPr>
          <w:rFonts w:ascii="Times New Roman" w:hAnsi="Times New Roman" w:cs="Times New Roman"/>
        </w:rPr>
        <w:t>m</w:t>
      </w:r>
      <w:r w:rsidR="00CF488A" w:rsidRPr="00246CE4">
        <w:rPr>
          <w:rFonts w:ascii="Times New Roman" w:hAnsi="Times New Roman" w:cs="Times New Roman"/>
        </w:rPr>
        <w:t xml:space="preserve">aterial </w:t>
      </w:r>
      <w:r w:rsidR="001726B5" w:rsidRPr="00246CE4">
        <w:rPr>
          <w:rFonts w:ascii="Times New Roman" w:hAnsi="Times New Roman" w:cs="Times New Roman"/>
        </w:rPr>
        <w:t>e</w:t>
      </w:r>
      <w:r w:rsidR="00CF488A" w:rsidRPr="00246CE4">
        <w:rPr>
          <w:rFonts w:ascii="Times New Roman" w:hAnsi="Times New Roman" w:cs="Times New Roman"/>
        </w:rPr>
        <w:t xml:space="preserve">xtrusion </w:t>
      </w:r>
      <w:r w:rsidR="001B48F7" w:rsidRPr="00246CE4">
        <w:rPr>
          <w:rFonts w:ascii="Times New Roman" w:hAnsi="Times New Roman" w:cs="Times New Roman"/>
        </w:rPr>
        <w:t>(MEX)</w:t>
      </w:r>
      <w:r w:rsidR="00481D8F" w:rsidRPr="00246CE4">
        <w:rPr>
          <w:rFonts w:ascii="Times New Roman" w:hAnsi="Times New Roman" w:cs="Times New Roman"/>
        </w:rPr>
        <w:t xml:space="preserve"> </w:t>
      </w:r>
      <w:r w:rsidR="007167F6" w:rsidRPr="00246CE4">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{"citationID":"BLekie8J","properties":{"formattedCitation":"(ASTM International, 2021)","plainCitation":"(ASTM International, 2021)","noteIndex":0},"citationItems":[{"id":"yjmA57Lv/9fHBUV0G","uris":["http://zotero.org/users/6746922/items/IYK6H9HR"],"itemData":{"id":22857,"type":"report","publisher":"ASTM International","publisher-place":"West Conshohocken, PA","title":"ISO/ASTM 52900-21 Standard Terminology for Additive Manufacturing – General Principles – Terminology","URL":"https://compass.astm.org/document/?contentCode=ASTM%7CF3177-21%7Cen-US","author":[{"family":"ASTM International","given":""}],"issued":{"date-parts":[["2021"]]}}}],"schema":"https://github.com/citation-style-language/schema/raw/master/csl-citation.json"} </w:instrText>
      </w:r>
      <w:r w:rsidR="007167F6" w:rsidRPr="00246CE4">
        <w:rPr>
          <w:rFonts w:ascii="Times New Roman" w:hAnsi="Times New Roman" w:cs="Times New Roman"/>
        </w:rPr>
        <w:fldChar w:fldCharType="separate"/>
      </w:r>
      <w:r w:rsidR="00EE0ACE" w:rsidRPr="00EE0ACE">
        <w:rPr>
          <w:rFonts w:ascii="Times New Roman" w:hAnsi="Times New Roman" w:cs="Times New Roman"/>
        </w:rPr>
        <w:t>(ASTM International, 2021)</w:t>
      </w:r>
      <w:r w:rsidR="007167F6" w:rsidRPr="00246CE4">
        <w:rPr>
          <w:rFonts w:ascii="Times New Roman" w:hAnsi="Times New Roman" w:cs="Times New Roman"/>
        </w:rPr>
        <w:fldChar w:fldCharType="end"/>
      </w:r>
      <w:r w:rsidR="00307737" w:rsidRPr="00246CE4">
        <w:rPr>
          <w:rFonts w:ascii="Times New Roman" w:hAnsi="Times New Roman" w:cs="Times New Roman"/>
        </w:rPr>
        <w:t xml:space="preserve">. </w:t>
      </w:r>
      <w:r w:rsidR="00581F58" w:rsidRPr="005D165D">
        <w:rPr>
          <w:rFonts w:ascii="Times New Roman" w:hAnsi="Times New Roman" w:cs="Times New Roman"/>
        </w:rPr>
        <w:t xml:space="preserve">Studies </w:t>
      </w:r>
      <w:r w:rsidR="00064CC6" w:rsidRPr="005D165D">
        <w:rPr>
          <w:rFonts w:ascii="Times New Roman" w:hAnsi="Times New Roman" w:cs="Times New Roman"/>
        </w:rPr>
        <w:t>indicate</w:t>
      </w:r>
      <w:r w:rsidR="00581F58" w:rsidRPr="005D165D">
        <w:rPr>
          <w:rFonts w:ascii="Times New Roman" w:hAnsi="Times New Roman" w:cs="Times New Roman"/>
        </w:rPr>
        <w:t xml:space="preserve"> that </w:t>
      </w:r>
      <w:r w:rsidR="001726B5" w:rsidRPr="005D165D">
        <w:rPr>
          <w:rFonts w:ascii="Times New Roman" w:hAnsi="Times New Roman" w:cs="Times New Roman"/>
        </w:rPr>
        <w:t>s</w:t>
      </w:r>
      <w:r w:rsidR="009F3871" w:rsidRPr="005D165D">
        <w:rPr>
          <w:rFonts w:ascii="Times New Roman" w:hAnsi="Times New Roman" w:cs="Times New Roman"/>
        </w:rPr>
        <w:t>elective laser melting</w:t>
      </w:r>
      <w:r w:rsidR="00E62686" w:rsidRPr="005D165D">
        <w:rPr>
          <w:rFonts w:ascii="Times New Roman" w:hAnsi="Times New Roman" w:cs="Times New Roman"/>
        </w:rPr>
        <w:t xml:space="preserve"> (SLM)</w:t>
      </w:r>
      <w:r w:rsidR="009F3871" w:rsidRPr="005D165D">
        <w:rPr>
          <w:rFonts w:ascii="Times New Roman" w:hAnsi="Times New Roman" w:cs="Times New Roman"/>
        </w:rPr>
        <w:t xml:space="preserve"> and</w:t>
      </w:r>
      <w:r w:rsidR="00246CE4" w:rsidRPr="005D165D">
        <w:rPr>
          <w:rFonts w:ascii="Times New Roman" w:hAnsi="Times New Roman" w:cs="Times New Roman"/>
        </w:rPr>
        <w:t xml:space="preserve"> the patent-expired but trademarked</w:t>
      </w:r>
      <w:r w:rsidR="009F3871" w:rsidRPr="005D165D">
        <w:rPr>
          <w:rFonts w:ascii="Times New Roman" w:hAnsi="Times New Roman" w:cs="Times New Roman"/>
        </w:rPr>
        <w:t xml:space="preserve"> </w:t>
      </w:r>
      <w:r w:rsidR="007B44E3" w:rsidRPr="005D165D">
        <w:rPr>
          <w:rFonts w:ascii="Times New Roman" w:hAnsi="Times New Roman" w:cs="Times New Roman"/>
        </w:rPr>
        <w:t xml:space="preserve">fused </w:t>
      </w:r>
      <w:r w:rsidR="00027C9F" w:rsidRPr="005D165D">
        <w:rPr>
          <w:rFonts w:ascii="Times New Roman" w:hAnsi="Times New Roman" w:cs="Times New Roman"/>
        </w:rPr>
        <w:t>deposition</w:t>
      </w:r>
      <w:r w:rsidR="007B44E3" w:rsidRPr="005D165D">
        <w:rPr>
          <w:rFonts w:ascii="Times New Roman" w:hAnsi="Times New Roman" w:cs="Times New Roman"/>
        </w:rPr>
        <w:t xml:space="preserve"> modeling</w:t>
      </w:r>
      <w:r w:rsidR="007167F6" w:rsidRPr="005D165D">
        <w:rPr>
          <w:rFonts w:ascii="Times New Roman" w:hAnsi="Times New Roman" w:cs="Times New Roman"/>
        </w:rPr>
        <w:t xml:space="preserve"> (FDM)</w:t>
      </w:r>
      <w:r w:rsidR="00246CE4" w:rsidRPr="005D165D">
        <w:rPr>
          <w:rFonts w:ascii="Times New Roman" w:hAnsi="Times New Roman" w:cs="Times New Roman"/>
        </w:rPr>
        <w:t xml:space="preserve"> or open fused filament fabrication (FFF)</w:t>
      </w:r>
      <w:r w:rsidR="00064CC6" w:rsidRPr="005D165D">
        <w:rPr>
          <w:rFonts w:ascii="Times New Roman" w:hAnsi="Times New Roman" w:cs="Times New Roman"/>
        </w:rPr>
        <w:t>, belonging</w:t>
      </w:r>
      <w:r w:rsidR="00C31CC0" w:rsidRPr="005D165D">
        <w:rPr>
          <w:rFonts w:ascii="Times New Roman" w:hAnsi="Times New Roman" w:cs="Times New Roman"/>
        </w:rPr>
        <w:t>,</w:t>
      </w:r>
      <w:r w:rsidR="00064CC6" w:rsidRPr="005D165D">
        <w:rPr>
          <w:rFonts w:ascii="Times New Roman" w:hAnsi="Times New Roman" w:cs="Times New Roman"/>
        </w:rPr>
        <w:t xml:space="preserve"> respectively</w:t>
      </w:r>
      <w:r w:rsidR="002A5914" w:rsidRPr="005D165D">
        <w:rPr>
          <w:rFonts w:ascii="Times New Roman" w:hAnsi="Times New Roman" w:cs="Times New Roman"/>
        </w:rPr>
        <w:t>,</w:t>
      </w:r>
      <w:r w:rsidR="00064CC6" w:rsidRPr="005D165D">
        <w:rPr>
          <w:rFonts w:ascii="Times New Roman" w:hAnsi="Times New Roman" w:cs="Times New Roman"/>
        </w:rPr>
        <w:t xml:space="preserve"> to </w:t>
      </w:r>
      <w:r w:rsidR="007B44E3" w:rsidRPr="005D165D">
        <w:rPr>
          <w:rFonts w:ascii="Times New Roman" w:hAnsi="Times New Roman" w:cs="Times New Roman"/>
        </w:rPr>
        <w:t xml:space="preserve">the powder bed fusion and </w:t>
      </w:r>
      <w:r w:rsidR="00E62686" w:rsidRPr="005D165D">
        <w:rPr>
          <w:rFonts w:ascii="Times New Roman" w:hAnsi="Times New Roman" w:cs="Times New Roman"/>
        </w:rPr>
        <w:t>MEX</w:t>
      </w:r>
      <w:r w:rsidR="007B44E3" w:rsidRPr="005D165D">
        <w:rPr>
          <w:rFonts w:ascii="Times New Roman" w:hAnsi="Times New Roman" w:cs="Times New Roman"/>
        </w:rPr>
        <w:t xml:space="preserve"> </w:t>
      </w:r>
      <w:r w:rsidR="009911F7" w:rsidRPr="005D165D">
        <w:rPr>
          <w:rFonts w:ascii="Times New Roman" w:hAnsi="Times New Roman" w:cs="Times New Roman"/>
        </w:rPr>
        <w:t>categories, are</w:t>
      </w:r>
      <w:r w:rsidR="00E95871" w:rsidRPr="005D165D">
        <w:rPr>
          <w:rFonts w:ascii="Times New Roman" w:hAnsi="Times New Roman" w:cs="Times New Roman"/>
        </w:rPr>
        <w:t xml:space="preserve"> the most </w:t>
      </w:r>
      <w:r w:rsidR="009911F7" w:rsidRPr="005D165D">
        <w:rPr>
          <w:rFonts w:ascii="Times New Roman" w:hAnsi="Times New Roman" w:cs="Times New Roman"/>
        </w:rPr>
        <w:t xml:space="preserve">frequently </w:t>
      </w:r>
      <w:r w:rsidR="00E95871" w:rsidRPr="005D165D">
        <w:rPr>
          <w:rFonts w:ascii="Times New Roman" w:hAnsi="Times New Roman" w:cs="Times New Roman"/>
        </w:rPr>
        <w:t>employed and studied techniques.</w:t>
      </w:r>
      <w:r w:rsidR="006E539B" w:rsidRPr="005D165D">
        <w:rPr>
          <w:rFonts w:ascii="Times New Roman" w:hAnsi="Times New Roman" w:cs="Times New Roman"/>
        </w:rPr>
        <w:t xml:space="preserve"> </w:t>
      </w:r>
      <w:r w:rsidR="000F4123" w:rsidRPr="005D165D">
        <w:rPr>
          <w:rFonts w:ascii="Times New Roman" w:hAnsi="Times New Roman" w:cs="Times New Roman"/>
        </w:rPr>
        <w:t>Furthermore</w:t>
      </w:r>
      <w:r w:rsidR="004D3161" w:rsidRPr="005D165D">
        <w:rPr>
          <w:rFonts w:ascii="Times New Roman" w:hAnsi="Times New Roman" w:cs="Times New Roman"/>
        </w:rPr>
        <w:t>,</w:t>
      </w:r>
      <w:r w:rsidR="004D3161" w:rsidRPr="00246CE4">
        <w:rPr>
          <w:rFonts w:ascii="Times New Roman" w:hAnsi="Times New Roman" w:cs="Times New Roman"/>
        </w:rPr>
        <w:t xml:space="preserve"> </w:t>
      </w:r>
      <w:r w:rsidR="000F4123" w:rsidRPr="00246CE4">
        <w:rPr>
          <w:rFonts w:ascii="Times New Roman" w:hAnsi="Times New Roman" w:cs="Times New Roman"/>
        </w:rPr>
        <w:t>significant</w:t>
      </w:r>
      <w:r w:rsidR="00E82BD1" w:rsidRPr="00246CE4">
        <w:rPr>
          <w:rFonts w:ascii="Times New Roman" w:hAnsi="Times New Roman" w:cs="Times New Roman"/>
        </w:rPr>
        <w:t xml:space="preserve"> </w:t>
      </w:r>
      <w:r w:rsidR="002A5914" w:rsidRPr="00246CE4">
        <w:rPr>
          <w:rFonts w:ascii="Times New Roman" w:hAnsi="Times New Roman" w:cs="Times New Roman"/>
        </w:rPr>
        <w:t>potential and emerging trends</w:t>
      </w:r>
      <w:r w:rsidR="00BA30ED" w:rsidRPr="00246CE4">
        <w:rPr>
          <w:rFonts w:ascii="Times New Roman" w:hAnsi="Times New Roman" w:cs="Times New Roman"/>
        </w:rPr>
        <w:t xml:space="preserve"> include the employment of meta</w:t>
      </w:r>
      <w:r w:rsidR="007B46E9" w:rsidRPr="00246CE4">
        <w:rPr>
          <w:rFonts w:ascii="Times New Roman" w:hAnsi="Times New Roman" w:cs="Times New Roman"/>
        </w:rPr>
        <w:t>llic</w:t>
      </w:r>
      <w:r w:rsidR="0006009A" w:rsidRPr="00246CE4">
        <w:rPr>
          <w:rFonts w:ascii="Times New Roman" w:hAnsi="Times New Roman" w:cs="Times New Roman"/>
        </w:rPr>
        <w:t xml:space="preserve"> </w:t>
      </w:r>
      <w:r w:rsidR="004613DC"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{"citationID":"nO6pcp5P","properties":{"formattedCitation":"(Das et al., 2016)","plainCitation":"(Das et al., 2016)","noteIndex":0},"citationItems":[{"id":105,"uris":["http://zotero.org/users/7033217/items/8M5ZYT6Y"],"itemData":{"id":105,"type":"article-journal","abstract":", Three-dimensional (3D) printing of metallic materials involves the layerwise consolidation of feedstock materials in the form of powder, wire, or sheet using various energy sources to form complex shapes. The past two decades have witnessed significant advances in the field, in terms of both technologies and materials for metal 3D printing. This has led to widespread exploration and adoption of the technologies across industry, academia, and R&amp;D organizations. This article presents an overview of the field of metal 3D printing. A brief history of metal 3D printing is followed by an overview of metal 3D printing methods and metallic material systems used in these methods. Microstructure and properties, and their relationship to process parameters are discussed next, followed by current challenges and qualification issues. The article concludes with future trends and a brief description of the invited articles included in this special issue.","citation-key":"das2016","container-title":"MRS Bulletin","DOI":"10.1557/mrs.2016.217","ISSN":"0883-7694, 1938-1425","issue":"10","language":"en","page":"729-741","source":"Cambridge University Press","title":"Metallic materials for 3D printing","volume":"41","author":[{"family":"Das","given":"Suman"},{"family":"Bourell","given":"David L."},{"family":"Babu","given":"S. S."}],"issued":{"date-parts":[["2016",10]]}}}],"schema":"https://github.com/citation-style-language/schema/raw/master/csl-citation.json"} </w:instrText>
      </w:r>
      <w:r w:rsidR="004613DC" w:rsidRPr="00246CE4">
        <w:rPr>
          <w:rFonts w:ascii="Times New Roman" w:hAnsi="Times New Roman" w:cs="Times New Roman"/>
        </w:rPr>
        <w:fldChar w:fldCharType="separate"/>
      </w:r>
      <w:r w:rsidR="00EE0ACE" w:rsidRPr="00EE0ACE">
        <w:rPr>
          <w:rFonts w:ascii="Times New Roman" w:hAnsi="Times New Roman" w:cs="Times New Roman"/>
        </w:rPr>
        <w:t>(Das et al., 2016)</w:t>
      </w:r>
      <w:r w:rsidR="004613DC" w:rsidRPr="00246CE4">
        <w:rPr>
          <w:rFonts w:ascii="Times New Roman" w:hAnsi="Times New Roman" w:cs="Times New Roman"/>
        </w:rPr>
        <w:fldChar w:fldCharType="end"/>
      </w:r>
      <w:r w:rsidR="007B46E9" w:rsidRPr="00246CE4">
        <w:rPr>
          <w:rFonts w:ascii="Times New Roman" w:hAnsi="Times New Roman" w:cs="Times New Roman"/>
        </w:rPr>
        <w:t>, ceramic</w:t>
      </w:r>
      <w:r w:rsidR="00F6035D" w:rsidRPr="00246CE4">
        <w:rPr>
          <w:rFonts w:ascii="Times New Roman" w:hAnsi="Times New Roman" w:cs="Times New Roman"/>
        </w:rPr>
        <w:t xml:space="preserve"> </w:t>
      </w:r>
      <w:r w:rsidR="00F6035D"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{"citationID":"feVe7vuE","properties":{"formattedCitation":"(Esposito Corcione et al., 2019; Mohd Pu\\uc0\\u8217{}ad et al., 2020)","plainCitation":"(Esposito Corcione et al., 2019; Mohd Pu’ad et al., 2020)","noteIndex":0},"citationItems":[{"id":1050,"uris":["http://zotero.org/users/7033217/items/WXQUDZYD"],"itemData":{"id":1050,"type":"article-journal","abstract":"The goal of the work was the manufacturing of hydroxyapatite microsphere/polylactic acid (PLA) scaﬀolds by means of fused deposition modelling (FDM). Micrometer-sized hydroxyapatite spheres synthesized by spray drying (sdHA), were dispersed in PLA by extrusion compounding. Composite ﬁlaments were obtained from extrusion which were used in FDM 3D printing for the production of macroporous scaﬀolds. The sdHA microspheres were used in the composite in order to improve the biomimicry and the bioactivity of the 3D printed scaﬀold to increase the bone regeneration capacity. Morphological, thermal, physical and mechanical characterizations were performed on the 3D printed composites. Pure PLA scaﬀolds were 3D printed and used as a reference.","citation-key":"espositocorcione2019","container-title":"Ceramics International","DOI":"10.1016/j.ceramint.2018.07.297","ISSN":"02728842","issue":"2","journalAbbreviation":"Ceramics International","language":"en","page":"2803-2810","source":"DOI.org (Crossref)","title":"Highly loaded hydroxyapatite microsphere/ PLA porous scaffolds obtained by fused deposition modelling","volume":"45","author":[{"family":"Esposito Corcione","given":"Carola"},{"family":"Gervaso","given":"Francesca"},{"family":"Scalera","given":"Francesca"},{"family":"Padmanabhan","given":"Sanosh Kunjalukkal"},{"family":"Madaghiele","given":"Marta"},{"family":"Montagna","given":"Francesco"},{"family":"Sannino","given":"Alessandro"},{"family":"Licciulli","given":"Antonio"},{"family":"Maffezzoli","given":"Alfonso"}],"issued":{"date-parts":[["2019",2]]}}},{"id":1083,"uris":["http://zotero.org/users/7033217/items/WNYRCN5A"],"itemData":{"id":1083,"type":"article-journal","abstract":"Filament wire is used in fused deposition modelling (FDM) 3D printers as ink for 3D printing purposes. This filament is melted and extruded through the nozzle to print the 3D model. Polymers are widely used to fabricate filament owing to its thermoplastic characteristics. Nowadays, filament wire is made of composite materials that have been extensively studied as its properties are tailored to fulfill the chemical, physical, and mechanical requirements for biomedical applications. The composite material is designed to mimic the tissues or organs and is compatible with in vivo environments without any toxic effects or inflammations. However, there are numerous challenges when fabricating the composite filament to be used as feedstock for the FDM 3D printer, such as limited choices of biocompatible and bioactive materials, as well as difficulty in producing a filament with a constant diameter. Thus, this article reviews and discusses the current progress on fabrication of FDM composite filaments for biomedical applications.","citation-key":"mohdpuad2020","collection-title":"4th Advanced Materials Conference 2018, 4th AMC 2018, 27th &amp; 28th November 2018, Hilton Kuching Hotel, Kuching, Sarawak, Malaysia","container-title":"Materials Today: Proceedings","DOI":"10.1016/j.matpr.2020.05.535","ISSN":"2214-7853","journalAbbreviation":"Materials Today: Proceedings","language":"en","page":"228-232","source":"ScienceDirect","title":"Review on the fabrication of fused deposition modelling (FDM) composite filament for biomedical applications","volume":"29","author":[{"family":"Mohd Pu'ad","given":"N. A. S."},{"family":"Abdul Haq","given":"R. H."},{"family":"Mohd Noh","given":"H."},{"family":"Abdullah","given":"H. Z."},{"family":"Idris","given":"M. I."},{"family":"Lee","given":"T. C."}],"issued":{"date-parts":[["2020",1,1]]}}}],"schema":"https://github.com/citation-style-language/schema/raw/master/csl-citation.json"} </w:instrText>
      </w:r>
      <w:r w:rsidR="00F6035D" w:rsidRPr="00246CE4">
        <w:rPr>
          <w:rFonts w:ascii="Times New Roman" w:hAnsi="Times New Roman" w:cs="Times New Roman"/>
        </w:rPr>
        <w:fldChar w:fldCharType="separate"/>
      </w:r>
      <w:r w:rsidR="00EE0ACE" w:rsidRPr="00EE0ACE">
        <w:rPr>
          <w:rFonts w:ascii="Times New Roman" w:hAnsi="Times New Roman" w:cs="Times New Roman"/>
          <w:kern w:val="0"/>
        </w:rPr>
        <w:t>(Esposito Corcione et al., 2019; Mohd Pu’ad et al., 2020)</w:t>
      </w:r>
      <w:r w:rsidR="00F6035D" w:rsidRPr="00246CE4">
        <w:rPr>
          <w:rFonts w:ascii="Times New Roman" w:hAnsi="Times New Roman" w:cs="Times New Roman"/>
        </w:rPr>
        <w:fldChar w:fldCharType="end"/>
      </w:r>
      <w:r w:rsidR="007B46E9" w:rsidRPr="00246CE4">
        <w:rPr>
          <w:rFonts w:ascii="Times New Roman" w:hAnsi="Times New Roman" w:cs="Times New Roman"/>
        </w:rPr>
        <w:t>, composite</w:t>
      </w:r>
      <w:r w:rsidR="001B6B5C" w:rsidRPr="00246CE4">
        <w:rPr>
          <w:rFonts w:ascii="Times New Roman" w:hAnsi="Times New Roman" w:cs="Times New Roman"/>
        </w:rPr>
        <w:t xml:space="preserve"> </w:t>
      </w:r>
      <w:r w:rsidR="001B6B5C"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{"citationID":"9KiWV2cd","properties":{"formattedCitation":"(Giani et al., 2022; Park et al., 2023; Singh et al., 2019)","plainCitation":"(Giani et al., 2022; Park et al., 2023; Singh et al., 2019)","noteIndex":0},"citationItems":[{"id":6324,"uris":["http://zotero.org/groups/5518993/items/MJEGNGJS"],"itemData":{"id":6324,"type":"article-journal","abstract":"In recent years, the utilization of three-dimensional (3D) printing has been expanding due to advances in technology and economic efficiency. One of the 3D printing technologies is fused deposition modeling, which can be used to create different kinds of products or prototypes from various polymer filaments. In this study, the activated carbon (AC) coating was introduced to the 3D outputs printed using recycled polymer materials to impart multi-functions such as adsorption of harmful gas and antimicrobial activities. A filament of uniform diameter (1.75 μm) and a filter template in the form of a 3D fabric shape were prepared through the extrusion and 3D printing processes, respectively, of the recycled polymer. In the next process, the 3D filter was developed by coating the nanoporous AC, produced from the pyrolysis fuel oil and waste PET, on the 3D filter template through direct coating. The 3D filters coated with the nanoporous activated carbon showed the enhanced adsorption capacity of 1038.74 mg of SO2 gas and the antibacterial properties of 49% removal of E. coli bacteria. As a model system, a functional gas mask that has harmful gas adsorption abilities and antibacterial properties has been produced by a 3D printing process.","citation-key":"parkThreeDimensionalPrintingRecycled2023","container-title":"Polymers","DOI":"10.3390/polym15051173","ISSN":"2073-4360","issue":"5","journalAbbreviation":"Polymers","language":"en","license":"https://creativecommons.org/licenses/by/4.0/","page":"1173","source":"DOI.org (Crossref)","title":"Three-Dimensional Printing of Recycled Polypropylene and Activated Carbon Coatings for Harmful Gas Adsorption and Antibacterial Properties","volume":"15","author":[{"family":"Park","given":"Jung Bin"},{"family":"An","given":"Seok Hwan"},{"family":"Jung","given":"Jae Woong"},{"family":"Lee","given":"Jea Uk"}],"issued":{"date-parts":[["2023",2,26]]}}},{"id":6321,"uris":["http://zotero.org/groups/5518993/items/UQRQAH47"],"itemData":{"id":6321,"type":"article-journal","citation-key":"gianiSustainability3DPrinting2022","container-title":"Composites Part A: Applied Science and Manufacturing","DOI":"10.1016/j.compositesa.2022.107002","ISSN":"1359835X","journalAbbreviation":"Composites Part A: Applied Science and Manufacturing","language":"en","page":"107002","source":"DOI.org (Crossref)","title":"Towards sustainability in 3D printing of thermoplastic composites: Evaluation of recycled carbon fibers as reinforcing agent for FDM filament production and 3D printing","title-short":"Towards sustainability in 3D printing of thermoplastic composites","volume":"159","author":[{"family":"Giani","given":"Niccolò"},{"family":"Mazzocchetti","given":"Laura"},{"family":"Benelli","given":"Tiziana"},{"family":"Picchioni","given":"Francesco"},{"family":"Giorgini","given":"Loris"}],"issued":{"date-parts":[["2022",8]]}}},{"id":6360,"uris":["http://zotero.org/groups/5518993/items/FGDBIYYQ"],"itemData":{"id":6360,"type":"article-journal","citation-key":"singhMetalMatrixComposite2019","container-title":"Composite Structures","DOI":"10.1016/j.compstruct.2018.09.072","ISSN":"02638223","journalAbbreviation":"Composite Structures","language":"en","page":"129-135","source":"DOI.org (Crossref)","title":"Metal matrix composite from recycled materials by using additive manufacturing assisted investment casting","volume":"207","author":[{"family":"Singh","given":"Narinder"},{"family":"Singh","given":"Rupinder"},{"family":"Ahuja","given":"I.P.S."},{"family":"Farina","given":"Ilenia"},{"family":"Fraternali","given":"Fernando"}],"issued":{"date-parts":[["2019",1]]}}}],"schema":"https://github.com/citation-style-language/schema/raw/master/csl-citation.json"} </w:instrText>
      </w:r>
      <w:r w:rsidR="001B6B5C" w:rsidRPr="00246CE4">
        <w:rPr>
          <w:rFonts w:ascii="Times New Roman" w:hAnsi="Times New Roman" w:cs="Times New Roman"/>
        </w:rPr>
        <w:fldChar w:fldCharType="separate"/>
      </w:r>
      <w:r w:rsidR="00EE0ACE" w:rsidRPr="00EE0ACE">
        <w:rPr>
          <w:rFonts w:ascii="Times New Roman" w:hAnsi="Times New Roman" w:cs="Times New Roman"/>
        </w:rPr>
        <w:t>(Giani et al., 2022; Park et al., 2023; Singh et al., 2019)</w:t>
      </w:r>
      <w:r w:rsidR="001B6B5C" w:rsidRPr="00246CE4">
        <w:rPr>
          <w:rFonts w:ascii="Times New Roman" w:hAnsi="Times New Roman" w:cs="Times New Roman"/>
        </w:rPr>
        <w:fldChar w:fldCharType="end"/>
      </w:r>
      <w:r w:rsidR="007B46E9" w:rsidRPr="00246CE4">
        <w:rPr>
          <w:rFonts w:ascii="Times New Roman" w:hAnsi="Times New Roman" w:cs="Times New Roman"/>
        </w:rPr>
        <w:t>, and advanced materials</w:t>
      </w:r>
      <w:r w:rsidR="0006009A" w:rsidRPr="00246CE4">
        <w:rPr>
          <w:rFonts w:ascii="Times New Roman" w:hAnsi="Times New Roman" w:cs="Times New Roman"/>
        </w:rPr>
        <w:t xml:space="preserve"> </w:t>
      </w:r>
      <w:r w:rsidR="006059B6"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{"citationID":"H2wEXI0o","properties":{"formattedCitation":"(\\uc0\\u8220{}Progress in 3D Printing of Carbon Materials for Energy\\uc0\\u8208{}Related Applications - Fu - 2017 - Advanced Materials - Wiley Online Library,\\uc0\\u8221{} n.d.; Truby and Lewis, 2016)","plainCitation":"(“Progress in 3D Printing of Carbon Materials for Energy‐Related Applications - Fu - 2017 - Advanced Materials - Wiley Online Library,” n.d.; Truby and Lewis, 2016)","noteIndex":0},"citationItems":[{"id":104,"uris":["http://zotero.org/users/7033217/items/NLDJ2493"],"itemData":{"id":104,"type":"webpage","citation-key":"zotero-7789","title":"Progress in 3D Printing of Carbon Materials for Energy‐Related Applications - Fu - 2017 - Advanced Materials - Wiley Online Library","URL":"https://advanced.onlinelibrary.wiley.com/doi/10.1002/adma.201603486","accessed":{"date-parts":[["2025",4,5]]}}},{"id":103,"uris":["http://zotero.org/users/7033217/items/MFLD2VZF"],"itemData":{"id":103,"type":"article-journal","abstract":"Light- and ink-based three-dimensional (3D) printing methods allow the rapid design and fabrication of materials without the need for expensive tooling, dies or lithographic masks. They have led to an era of manufacturing in which computers can control the fabrication of soft matter that has tunable mechanical, electrical and other functional properties. The expanding range of printable materials, coupled with the ability to programmably control their composition and architecture across various length scales, is driving innovation in myriad applications. This is illustrated by examples of biologically inspired composites, shape-morphing systems, soft sensors and robotics that only additive manufacturing can produce.","citation-key":"truby2016","container-title":"Nature","DOI":"10.1038/nature21003","ISSN":"1476-4687","issue":"7633","language":"en","license":"2016 Springer Nature Limited","page":"371-378","publisher":"Nature Publishing Group","source":"www.nature.com","title":"Printing soft matter in three dimensions","volume":"540","author":[{"family":"Truby","given":"Ryan L."},{"family":"Lewis","given":"Jennifer A."}],"issued":{"date-parts":[["2016",12]]}}}],"schema":"https://github.com/citation-style-language/schema/raw/master/csl-citation.json"} </w:instrText>
      </w:r>
      <w:r w:rsidR="006059B6" w:rsidRPr="00246CE4">
        <w:rPr>
          <w:rFonts w:ascii="Times New Roman" w:hAnsi="Times New Roman" w:cs="Times New Roman"/>
        </w:rPr>
        <w:fldChar w:fldCharType="separate"/>
      </w:r>
      <w:r w:rsidR="00EE0ACE" w:rsidRPr="00EE0ACE">
        <w:rPr>
          <w:rFonts w:ascii="Times New Roman" w:hAnsi="Times New Roman" w:cs="Times New Roman"/>
          <w:kern w:val="0"/>
        </w:rPr>
        <w:t>(“Progress in 3D Printing of Carbon Materials for Energy‐Related Applications - Fu - 2017 - Advanced Materials - Wiley Online Library,” n.d.; Truby and Lewis, 2016)</w:t>
      </w:r>
      <w:r w:rsidR="006059B6" w:rsidRPr="00246CE4">
        <w:rPr>
          <w:rFonts w:ascii="Times New Roman" w:hAnsi="Times New Roman" w:cs="Times New Roman"/>
        </w:rPr>
        <w:fldChar w:fldCharType="end"/>
      </w:r>
      <w:r w:rsidR="007B46E9" w:rsidRPr="00246CE4">
        <w:rPr>
          <w:rFonts w:ascii="Times New Roman" w:hAnsi="Times New Roman" w:cs="Times New Roman"/>
        </w:rPr>
        <w:t xml:space="preserve">, </w:t>
      </w:r>
      <w:r w:rsidR="009C26B6" w:rsidRPr="00246CE4">
        <w:rPr>
          <w:rFonts w:ascii="Times New Roman" w:hAnsi="Times New Roman" w:cs="Times New Roman"/>
        </w:rPr>
        <w:t xml:space="preserve">along with </w:t>
      </w:r>
      <w:r w:rsidR="00E562CE" w:rsidRPr="00246CE4">
        <w:rPr>
          <w:rFonts w:ascii="Times New Roman" w:hAnsi="Times New Roman" w:cs="Times New Roman"/>
        </w:rPr>
        <w:t xml:space="preserve">medical </w:t>
      </w:r>
      <w:r w:rsidR="002A5914" w:rsidRPr="00246CE4">
        <w:rPr>
          <w:rFonts w:ascii="Times New Roman" w:hAnsi="Times New Roman" w:cs="Times New Roman"/>
        </w:rPr>
        <w:t>applications</w:t>
      </w:r>
      <w:r w:rsidR="00DB25DB" w:rsidRPr="00246CE4">
        <w:rPr>
          <w:rFonts w:ascii="Times New Roman" w:hAnsi="Times New Roman" w:cs="Times New Roman"/>
        </w:rPr>
        <w:t>,</w:t>
      </w:r>
      <w:r w:rsidR="00E562CE" w:rsidRPr="00246CE4">
        <w:rPr>
          <w:rFonts w:ascii="Times New Roman" w:hAnsi="Times New Roman" w:cs="Times New Roman"/>
        </w:rPr>
        <w:t xml:space="preserve"> </w:t>
      </w:r>
      <w:r w:rsidR="009C26B6" w:rsidRPr="00246CE4">
        <w:rPr>
          <w:rFonts w:ascii="Times New Roman" w:hAnsi="Times New Roman" w:cs="Times New Roman"/>
        </w:rPr>
        <w:t>such</w:t>
      </w:r>
      <w:r w:rsidR="00766183" w:rsidRPr="00246CE4">
        <w:rPr>
          <w:rFonts w:ascii="Times New Roman" w:hAnsi="Times New Roman" w:cs="Times New Roman"/>
        </w:rPr>
        <w:t xml:space="preserve"> as</w:t>
      </w:r>
      <w:r w:rsidR="00E562CE" w:rsidRPr="00246CE4">
        <w:rPr>
          <w:rFonts w:ascii="Times New Roman" w:hAnsi="Times New Roman" w:cs="Times New Roman"/>
        </w:rPr>
        <w:t xml:space="preserve"> bioprinting</w:t>
      </w:r>
      <w:r w:rsidR="004F3C88" w:rsidRPr="00246CE4">
        <w:rPr>
          <w:rFonts w:ascii="Times New Roman" w:hAnsi="Times New Roman" w:cs="Times New Roman"/>
        </w:rPr>
        <w:t xml:space="preserve"> </w:t>
      </w:r>
      <w:r w:rsidR="00A33EB6"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{"citationID":"Smuyzar7","properties":{"formattedCitation":"(Ahangar et al., 2019)","plainCitation":"(Ahangar et al., 2019)","noteIndex":0},"citationItems":[{"id":1084,"uris":["http://zotero.org/users/7033217/items/XGPA3LWR"],"itemData":{"id":1084,"type":"article-journal","abstract":"Additive manufacturing (AM) has emerged over the past four decades as a cost-effective, on-demand modality for fabrication of geometrically complex objects. The ability to design and print virtually any object shape using a diverse array of materials, such as metals, polymers, ceramics and bioinks, has allowed for the adoption of this technology for biomedical applications in both research and clinical settings. Current advancements in tissue engineering and regeneration, therapeutic delivery, medical device fabrication and operative management planning ensure that AM will continue to play an increasingly important role in the future of healthcare. In this review, we outline current biomedical applications of common AM techniques and materials.","citation-key":"ahangar2019","container-title":"Applied Sciences","DOI":"10.3390/app9081713","issue":"8","language":"en","license":"http://creativecommons.org/licenses/by/3.0/","note":"number: 8","page":"1713","publisher":"Multidisciplinary Digital Publishing Institute","source":"www.mdpi.com","title":"Current Biomedical Applications of 3D Printing and Additive Manufacturing","volume":"9","author":[{"family":"Ahangar","given":"Pouyan"},{"family":"Cooke","given":"Megan E."},{"family":"Weber","given":"Michael H."},{"family":"Rosenzweig","given":"Derek H."}],"issued":{"date-parts":[["2019",1]]}}}],"schema":"https://github.com/citation-style-language/schema/raw/master/csl-citation.json"} </w:instrText>
      </w:r>
      <w:r w:rsidR="00A33EB6" w:rsidRPr="00246CE4">
        <w:rPr>
          <w:rFonts w:ascii="Times New Roman" w:hAnsi="Times New Roman" w:cs="Times New Roman"/>
        </w:rPr>
        <w:fldChar w:fldCharType="separate"/>
      </w:r>
      <w:r w:rsidR="00EE0ACE" w:rsidRPr="00EE0ACE">
        <w:rPr>
          <w:rFonts w:ascii="Times New Roman" w:hAnsi="Times New Roman" w:cs="Times New Roman"/>
        </w:rPr>
        <w:t>(Ahangar et al., 2019)</w:t>
      </w:r>
      <w:r w:rsidR="00A33EB6" w:rsidRPr="00246CE4">
        <w:rPr>
          <w:rFonts w:ascii="Times New Roman" w:hAnsi="Times New Roman" w:cs="Times New Roman"/>
        </w:rPr>
        <w:fldChar w:fldCharType="end"/>
      </w:r>
      <w:r w:rsidR="00E562CE" w:rsidRPr="00246CE4">
        <w:rPr>
          <w:rFonts w:ascii="Times New Roman" w:hAnsi="Times New Roman" w:cs="Times New Roman"/>
        </w:rPr>
        <w:t>, tissue engineering</w:t>
      </w:r>
      <w:r w:rsidR="0006009A" w:rsidRPr="00246CE4">
        <w:rPr>
          <w:rFonts w:ascii="Times New Roman" w:hAnsi="Times New Roman" w:cs="Times New Roman"/>
        </w:rPr>
        <w:t xml:space="preserve"> </w:t>
      </w:r>
      <w:r w:rsidR="00E57CD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{"citationID":"QrLRgHZF","properties":{"formattedCitation":"(Babilotte et al., 2021; Mohseni et al., 2018)","plainCitation":"(Babilotte et al., 2021; Mohseni et al., 2018)","noteIndex":0},"citationItems":[{"id":1114,"uris":["http://zotero.org/users/7033217/items/WSC9IP9L"],"itemData":{"id":1114,"type":"article-journal","abstract":"Additive manufacturing is a rising field in bone tissue engineering. Additive fabrication offers reproducibility, high precision and rapid manufacture of custom patient-specific scaffolds. The development of appropriate composite materials for biomedical applications is critical to reach clinical application of these novel biomaterials. In this work, medical grade poly(lactic-co-glycolic) acid (PLGA) was mixed with hydroxyapatite nanoparticles (nHA) to fabricate 3D porous scaffolds by Fused Deposition Modeling. We have first confirmed that the composite material could be printed in a reproductive manner. Physical characterization demonstrated a low degradation of the material during manufacturing steps and an expected loading and homogeneous distribution of nHA. In vitro biodegradation of the scaffolds showed modifications of morphological and physicochemical properties over time. The composite scaffolds were biocompatible and high cell viability was observed in vitro, as well as a maintain of cell proliferation. As expected, the addition of nHA displayed a positive impact on osteodifferentiation in vitro. Furthermore, a limited inflammatory reaction was observed after subcutaneous implantation of the materials in the rat. Overall, this study suggests that this composite material is suitable for bone tissue engineering applications.","citation-key":"babilotte2021a","container-title":"Materials Science and Engineering: C","DOI":"10.1016/j.msec.2020.111334","ISSN":"0928-4931","journalAbbreviation":"Materials Science and Engineering: C","language":"en","page":"111334","source":"ScienceDirect","title":"Development and characterization of a PLGA-HA composite material to fabricate 3D-printed scaffolds for bone tissue engineering","volume":"118","author":[{"family":"Babilotte","given":"Joanna"},{"family":"Martin","given":"Benoit"},{"family":"Guduric","given":"Vera"},{"family":"Bareille","given":"Reine"},{"family":"Agniel","given":"Rémy"},{"family":"Roques","given":"Samantha"},{"family":"Héroguez","given":"Valérie"},{"family":"Dussauze","given":"Marc"},{"family":"Gaudon","given":"Manuel"},{"family":"Le Nihouannen","given":"Damien"},{"family":"Catros","given":"Sylvain"}],"issued":{"date-parts":[["2021",1,1]]}}},{"id":1106,"uris":["http://zotero.org/users/7033217/items/3VKHPC7Z"],"itemData":{"id":1106,"type":"article-journal","abstract":"Three-dimensional printing/additive manufacturing (3DP/AM) for tissue engineering and regenerative medicine (TE/RM) applications is a multifaceted research area encompassing biology, material science, engineering, and the clinical sciences. Although being quite mature as a research area, only a handful of clinical cases have been reported and even fewer commercial products have made it to the market. The regulatory pathway and costs associated with the introduction of bioresorbable materials for TE/RM have proven difficult to overcome, but greater access to 3DP/AM has spurred interest in the processing and availability of existing and new bioresorbable materials. For this purpose, herein, we introduce a series of medical-grade filaments for fused deposition modelling/fused filament fabrication (FDM/FFF) based on established and Federal Drug Administration (FDA)-approved polymers. Manufacturability, mechanical characterization, and accelerated degradation studies have been conducted to evaluate the suitability of each material for TE/RM applications. The comparative data serves to introduce these materials, as well as a benchmark to evaluate their potential in hard and soft tissue engineering from a physicochemical perspective.","citation-key":"mohseni2018","container-title":"Polymers","DOI":"10.3390/polym10010040","issue":"1","language":"en","license":"http://creativecommons.org/licenses/by/3.0/","note":"number: 1","page":"40","publisher":"Multidisciplinary Digital Publishing Institute","source":"www.mdpi.com","title":"Independent Evaluation of Medical-Grade Bioresorbable Filaments for Fused Deposition Modelling/Fused Filament Fabrication of Tissue Engineered Constructs","volume":"10","author":[{"family":"Mohseni","given":"Mina"},{"family":"Hutmacher","given":"Dietmar W."},{"family":"Castro","given":"Nathan J."}],"issued":{"date-parts":[["2018",1]]}}}],"schema":"https://github.com/citation-style-language/schema/raw/master/csl-citation.json"} </w:instrText>
      </w:r>
      <w:r w:rsidR="00E57CD9" w:rsidRPr="00246CE4">
        <w:rPr>
          <w:rFonts w:ascii="Times New Roman" w:hAnsi="Times New Roman" w:cs="Times New Roman"/>
        </w:rPr>
        <w:fldChar w:fldCharType="separate"/>
      </w:r>
      <w:r w:rsidR="00EE0ACE" w:rsidRPr="00EE0ACE">
        <w:rPr>
          <w:rFonts w:ascii="Times New Roman" w:hAnsi="Times New Roman" w:cs="Times New Roman"/>
        </w:rPr>
        <w:t>(Babilotte et al., 2021; Mohseni et al., 2018)</w:t>
      </w:r>
      <w:r w:rsidR="00E57CD9" w:rsidRPr="00246CE4">
        <w:rPr>
          <w:rFonts w:ascii="Times New Roman" w:hAnsi="Times New Roman" w:cs="Times New Roman"/>
        </w:rPr>
        <w:fldChar w:fldCharType="end"/>
      </w:r>
      <w:r w:rsidR="00E562CE" w:rsidRPr="00246CE4">
        <w:rPr>
          <w:rFonts w:ascii="Times New Roman" w:hAnsi="Times New Roman" w:cs="Times New Roman"/>
        </w:rPr>
        <w:t>,</w:t>
      </w:r>
      <w:r w:rsidR="00766183" w:rsidRPr="00246CE4">
        <w:rPr>
          <w:rFonts w:ascii="Times New Roman" w:hAnsi="Times New Roman" w:cs="Times New Roman"/>
        </w:rPr>
        <w:t xml:space="preserve"> </w:t>
      </w:r>
      <w:r w:rsidR="00E562CE" w:rsidRPr="00246CE4">
        <w:rPr>
          <w:rFonts w:ascii="Times New Roman" w:hAnsi="Times New Roman" w:cs="Times New Roman"/>
        </w:rPr>
        <w:t>pharmaceutica</w:t>
      </w:r>
      <w:r w:rsidR="00766183" w:rsidRPr="00246CE4">
        <w:rPr>
          <w:rFonts w:ascii="Times New Roman" w:hAnsi="Times New Roman" w:cs="Times New Roman"/>
        </w:rPr>
        <w:t>ls</w:t>
      </w:r>
      <w:r w:rsidR="00EC2C2B" w:rsidRPr="00246CE4">
        <w:rPr>
          <w:rFonts w:ascii="Times New Roman" w:hAnsi="Times New Roman" w:cs="Times New Roman"/>
        </w:rPr>
        <w:t xml:space="preserve"> </w:t>
      </w:r>
      <w:r w:rsidR="00EC2C2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{"citationID":"mzVWKGpT","properties":{"formattedCitation":"(Goyanes, 2015; Goyanes et al., 2014; Serris et al., 2020)","plainCitation":"(Goyanes, 2015; Goyanes et al., 2014; Serris et al., 2020)","noteIndex":0},"citationItems":[{"id":1007,"uris":["http://zotero.org/users/7033217/items/T7T49GFT"],"itemData":{"id":1007,"type":"article-journal","abstract":"Three dimensional printing (3D printing) was used to fabricate novel oral drug delivery devices with specialized design configurations. Each device was loaded with multiple actives, with the intent of applying this process to the production of personalized medicines tailored at the point of dispensing or use. A filament extruder was used to obtain drug-loaded—paracetamol (acetaminophen) or caffeine—filaments of poly(vinyl alcohol) with characteristics suitable for use in fused-deposition modeling 3D printing. A multinozzle 3D printer enabled fabrication of capsule-shaped solid devices containing the drug with different internal structures. The design configurations included a multilayer device, with each layer containing drug, whose identity was different to the drug in the adjacent layers, and a two-compartment device comprising a caplet embedded within a larger caplet (DuoCaplet), with each compartment containing a different drug. Raman spectroscopy was used to collect 2-dimensional hyper spectral arrays across the entire surface of the devices. Processing of the arrays using direct classical least-squares component matching to produce false color representations of distribution of the drugs was used. This clearly showed a definitive separation between the drug layers of paracetamol and caffeine. Drug release tests in biorelevant bicarbonate media showed unique drug release profiles dependent on the macrostructure of the devices. In the case of the multilayer devices, release of both paracetamol and caffeine was simultaneous and independent of drug solubility. With the DuoCaplet design, it was possible to engineer either rapid drug release or delayed release by selecting the site of incorporation of the drug in the device; the lag-time for release from the internal compartment was dependent on the characteristics of the external layer. The study confirms the potential of 3D printing to fabricate multiple-drug containing devices with specialized design configurations and unique drug release characteristics, which would not otherwise be possible using conventional manufacturing methods.","citation-key":"goyanes2015","container-title":"Molecular Pharmaceutics","DOI":"10.1021/acs.molpharmaceut.5b00510","ISSN":"1543-8384","issue":"11","journalAbbreviation":"Mol. Pharmaceutics","page":"4077-4084","publisher":"American Chemical Society","source":"ACS Publications","title":"3D Printing of Medicines: Engineering Novel Oral Devices with Unique Design and Drug Release Characteristics","title-short":"3D Printing of Medicines","volume":"12","author":[{"family":"Goyanes","given":"Alvaro"}],"issued":{"date-parts":[["2015",11,2]]}}},{"id":1020,"uris":["http://zotero.org/users/7033217/items/6TI8SVJL"],"itemData":{"id":1020,"type":"article-journal","abstract":"The use of fused-filament 3D printing (FF 3DP) to fabricate individual tablets is demonstrated. The technology permits the manufacture of tablets containing drug doses tailored to individual patients, or to fabrication of tablets with specific drug-release profiles. Commercially produced polyvinyl alcohol (PVA) filament was loaded with a model drug (fluorescein) by swelling of the polymer in ethanolic drug solution. A final drug-loading of 0.29% w/w was achieved. Tablets of PVA/fluorescein (10mm diameter) were printed using a 3D printer. It was found that changing the degree of infill percentage in the printer software varied the weight and volume of the printed tablets. The tablets were mechanically strong and no significant thermal degradation of the active occurred during printing. Dissolution tests were conducted in modified Hank’s buffer. The results showed release profiles were dependent on the infill percentage used to print the tablet. The study indicates that FF 3DP has the potential to offer a new solution for fabricating personalized-dose medicines or unit dosage forms with controlled-release profiles. In addition, the low cost of FDM printers means the paradigm of extemporaneous or point-of-use manufacture of personalized-dose tablets is both feasible and attainable.","citation-key":"goyanes2014","container-title":"International Journal of Pharmaceutics","DOI":"10.1016/j.ijpharm.2014.09.044","ISSN":"0378-5173","issue":"1","journalAbbreviation":"International Journal of Pharmaceutics","language":"en","page":"88-92","source":"ScienceDirect","title":"Fused-filament 3D printing (3DP) for fabrication of tablets","volume":"476","author":[{"family":"Goyanes","given":"Alvaro"},{"family":"Buanz","given":"Asma B. M."},{"family":"Basit","given":"Abdul W."},{"family":"Gaisford","given":"Simon"}],"issued":{"date-parts":[["2014",12,10]]}}},{"id":1056,"uris":["http://zotero.org/users/7033217/items/KP6BSPJL"],"itemData":{"id":1056,"type":"article-journal","abstract":"3D printing has been widely used to rapidly manufacture a variety of solid dosage forms on-demand, without sacrificing precision. This study used extrusion-based 3D printing to prepare single-layered, tri-layered, and core-in-shell poly(lactic-co-glycolic acid) (PLGA) films carrying paclitaxel and rapamycin in combination or lidocaine alone. Each layer was composed of either low molecular weight (MW) PLGA or high MW PLGA. In vitro drug release kinetics of paclitaxel, rapamycin, and lidocaine for PLGA films were assessed and compared with PLGA–polyethylene glycol (PEG)–PLGA hydrogel discs. Regardless of the structure of PLGA film, paclitaxel (half-time: 54–63 days) was released faster than when compared with rapamycin (half-time: 74–80 days). In contrast, single-layered PLGA–PEG–PLGA discs released rapamycin (half-time 5.7 h) at a more rapid rate than paclitaxel (half-time: 7.3 h). Single-layered PLGA–PEG–PLGA discs enabled a faster drug release than PLGA films, noting that the disc matrices dissolve in water in 24 h. Similarly, lidocaine incorporated in PLGA films (half-time: 13–36 days) exhibited slower release patterns than that in PLGA–PEG–PLGA discs (half-time: 2.6 h). In vitro drug release patterns were explained using molecular models that simulate drug-polymer interactions. Analysis of models suggested that drug–polymer interactions, location of each drug in the polymeric matrix, and solubility of drugs in water were major factors that determine drug release behaviors from the polymeric films and discs.","citation-key":"serris2020","container-title":"AAPS PharmSciTech","DOI":"10.1208/s12249-020-01790-1","ISSN":"1530-9932","issue":"7","journalAbbreviation":"AAPS PharmSciTech","language":"en","page":"256","source":"Springer Link","title":"Development of 3D-Printed Layered PLGA Films for Drug Delivery and Evaluation of Drug Release Behaviors","volume":"21","author":[{"family":"Serris","given":"Ioannis"},{"family":"Serris","given":"Panagiotis"},{"family":"Frey","given":"Kathleen M."},{"family":"Cho","given":"Hyunah"}],"issued":{"date-parts":[["2020",9,4]]}}}],"schema":"https://github.com/citation-style-language/schema/raw/master/csl-citation.json"} </w:instrText>
      </w:r>
      <w:r w:rsidR="00EC2C2B" w:rsidRPr="00246CE4">
        <w:rPr>
          <w:rFonts w:ascii="Times New Roman" w:hAnsi="Times New Roman" w:cs="Times New Roman"/>
        </w:rPr>
        <w:fldChar w:fldCharType="separate"/>
      </w:r>
      <w:r w:rsidR="00EE0ACE" w:rsidRPr="00EE0ACE">
        <w:rPr>
          <w:rFonts w:ascii="Times New Roman" w:hAnsi="Times New Roman" w:cs="Times New Roman"/>
        </w:rPr>
        <w:t>(Goyanes, 2015; Goyanes et al., 2014; Serris et al., 2020)</w:t>
      </w:r>
      <w:r w:rsidR="00EC2C2B" w:rsidRPr="00246CE4">
        <w:rPr>
          <w:rFonts w:ascii="Times New Roman" w:hAnsi="Times New Roman" w:cs="Times New Roman"/>
        </w:rPr>
        <w:fldChar w:fldCharType="end"/>
      </w:r>
      <w:r w:rsidR="00766183" w:rsidRPr="00246CE4">
        <w:rPr>
          <w:rFonts w:ascii="Times New Roman" w:hAnsi="Times New Roman" w:cs="Times New Roman"/>
        </w:rPr>
        <w:t xml:space="preserve">, and </w:t>
      </w:r>
      <w:r w:rsidR="00F13924" w:rsidRPr="00246CE4">
        <w:rPr>
          <w:rFonts w:ascii="Times New Roman" w:hAnsi="Times New Roman" w:cs="Times New Roman"/>
        </w:rPr>
        <w:t xml:space="preserve">design </w:t>
      </w:r>
      <w:r w:rsidR="00FC384E" w:rsidRPr="00246CE4">
        <w:rPr>
          <w:rFonts w:ascii="Times New Roman" w:hAnsi="Times New Roman" w:cs="Times New Roman"/>
        </w:rPr>
        <w:t xml:space="preserve">specifically tailored for </w:t>
      </w:r>
      <w:r w:rsidR="00F13924" w:rsidRPr="00246CE4">
        <w:rPr>
          <w:rFonts w:ascii="Times New Roman" w:hAnsi="Times New Roman" w:cs="Times New Roman"/>
        </w:rPr>
        <w:t>AM</w:t>
      </w:r>
      <w:r w:rsidR="00F7243D" w:rsidRPr="00246CE4">
        <w:rPr>
          <w:rFonts w:ascii="Times New Roman" w:hAnsi="Times New Roman" w:cs="Times New Roman"/>
        </w:rPr>
        <w:t xml:space="preserve">., </w:t>
      </w:r>
      <w:r w:rsidR="00DF55E8" w:rsidRPr="00246CE4">
        <w:rPr>
          <w:rFonts w:ascii="Times New Roman" w:hAnsi="Times New Roman" w:cs="Times New Roman"/>
        </w:rPr>
        <w:t>i.e.,</w:t>
      </w:r>
      <w:r w:rsidR="00F7243D" w:rsidRPr="00246CE4">
        <w:rPr>
          <w:rFonts w:ascii="Times New Roman" w:hAnsi="Times New Roman" w:cs="Times New Roman"/>
        </w:rPr>
        <w:t xml:space="preserve"> construction </w:t>
      </w:r>
      <w:r w:rsidR="00B9714D"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{"citationID":"96tn8orA","properties":{"formattedCitation":"(Bos et al., 2016; Tay et al., 2019)","plainCitation":"(Bos et al., 2016; Tay et al., 2019)","noteIndex":0},"citationItems":[{"id":101,"uris":["http://zotero.org/users/7033217/items/C9CAU6RX"],"itemData":{"id":101,"type":"article-journal","abstract":"3D concrete printing can be used to build many complex structures. However, due to its material properties in the fresh state, it is difficult to construct overhanging structures without supports. In order to unleash the true capability of 3D concrete printing, a support structure is required to support any overhanging fresh material, which is usually removed during post-processing. This study demonstrates the feasibility of adjusting the printing parameters to print the main structure and support structure using a single type of building material. It was found that the solidity ratio, which is defined as the ratio between actual and expected filament sizes, was significantly affected by the nozzle travel speed and material volume flow rate. Furthermore, a gap distance characterisation test was carried out to find the maximum distance that the filament can cross over without a significant slump. The results were combined to determine the different printable regions for different operations. An overhang structure was printed to verify the results obtained for the different printing operations. This technique allows complex structure to be built without the need for human intervention throughout the printing process.","citation-key":"tay2019","container-title":"Journal of Materials Processing Technology","DOI":"10.1016/j.jmatprotec.2019.04.007","ISSN":"0924-0136","journalAbbreviation":"Journal of Materials Processing Technology","page":"261-270","source":"ScienceDirect","title":"Effect of printing parameters in 3D concrete printing: Printing region and support structures","title-short":"Effect of printing parameters in 3D concrete printing","volume":"271","author":[{"family":"Tay","given":"Yi Wei Daniel"},{"family":"Li","given":"Ming Yang"},{"family":"Tan","given":"Ming Jen"}],"issued":{"date-parts":[["2019",9,1]]}}},{"id":102,"uris":["http://zotero.org/users/7033217/items/LUXBNYS2"],"itemData":{"id":102,"type":"article-journal","abstract":"Additive manufacturing is gaining ground in the construction industry. The potential to improve on current construction methods is significant. One of such methods being explored currently, both in academia and in construction practice, is the additive manufacturing of concrete (AMoC). Albeit a steadily growing number of researchers and private enterprises active in this field, AMoC is still in its infancy. Different variants in this family of manufacturing methods are being developed and improved continuously. Fundamental scientific understanding of the relations between design, material, process, and product is being explored. The collective body of work in that area is still very limited. After sketching the potential of AMoC for construction, this paper introduces the variants of AMoC under development around the globe and goes on to describe one of these in detail, the 3D Concrete Printing (3DCP) facility of the Eindhoven University of Technology. It is compared to other AMoC methods as well as to 3D printing in general. Subsequently, the paper will address the characteristics of 3DCP product geometry and structure, and discuss issues on parameter relations and experimental research. Finally, it will present the primary obstacles that stand between the potential of 3DCP and large-scale application in practice, and discuss the expected evolution of AMoC in general.","citation-key":"bos2016","container-title":"Virtual and Physical Prototyping","DOI":"10.1080/17452759.2016.1209867","ISSN":"1745-2759","issue":"3","note":"_eprint: https://doi.org/10.1080/17452759.2016.1209867","page":"209-225","publisher":"Taylor &amp; Francis","source":"Taylor and Francis+NEJM","title":"Additive manufacturing of concrete in construction: potentials and challenges of 3D concrete printing","title-short":"Additive manufacturing of concrete in construction","volume":"11","author":[{"family":"Bos","given":"Freek"},{"family":"","given":"Wolfs ,Rob"},{"family":"","given":"Ahmed ,Zeeshan"},{"family":"Salet","given":"Theo","non-dropping-particle":"and"}],"issued":{"date-parts":[["2016",7,2]]}}}],"schema":"https://github.com/citation-style-language/schema/raw/master/csl-citation.json"} </w:instrText>
      </w:r>
      <w:r w:rsidR="00B9714D" w:rsidRPr="00246CE4">
        <w:rPr>
          <w:rFonts w:ascii="Times New Roman" w:hAnsi="Times New Roman" w:cs="Times New Roman"/>
        </w:rPr>
        <w:fldChar w:fldCharType="separate"/>
      </w:r>
      <w:r w:rsidR="00EE0ACE" w:rsidRPr="00EE0ACE">
        <w:rPr>
          <w:rFonts w:ascii="Times New Roman" w:hAnsi="Times New Roman" w:cs="Times New Roman"/>
        </w:rPr>
        <w:t>(Bos et al., 2016; Tay et al., 2019)</w:t>
      </w:r>
      <w:r w:rsidR="00B9714D" w:rsidRPr="00246CE4">
        <w:rPr>
          <w:rFonts w:ascii="Times New Roman" w:hAnsi="Times New Roman" w:cs="Times New Roman"/>
        </w:rPr>
        <w:fldChar w:fldCharType="end"/>
      </w:r>
      <w:r w:rsidR="00142442" w:rsidRPr="00246CE4">
        <w:rPr>
          <w:rFonts w:ascii="Times New Roman" w:hAnsi="Times New Roman" w:cs="Times New Roman"/>
        </w:rPr>
        <w:t>.</w:t>
      </w:r>
      <w:r w:rsidR="00F7243D" w:rsidRPr="00246CE4">
        <w:rPr>
          <w:rFonts w:ascii="Times New Roman" w:hAnsi="Times New Roman" w:cs="Times New Roman"/>
        </w:rPr>
        <w:t xml:space="preserve"> </w:t>
      </w:r>
      <w:r w:rsidR="00FC384E" w:rsidRPr="00246CE4">
        <w:rPr>
          <w:rFonts w:ascii="Times New Roman" w:hAnsi="Times New Roman" w:cs="Times New Roman"/>
        </w:rPr>
        <w:t xml:space="preserve">Despite these advancements, the primary challenge remains the absence of standardized regulations and </w:t>
      </w:r>
      <w:r w:rsidR="002E19B7" w:rsidRPr="00246CE4">
        <w:rPr>
          <w:rFonts w:ascii="Times New Roman" w:hAnsi="Times New Roman" w:cs="Times New Roman"/>
        </w:rPr>
        <w:t>certified procedures</w:t>
      </w:r>
      <w:r w:rsidR="00FC384E" w:rsidRPr="00246CE4">
        <w:rPr>
          <w:rFonts w:ascii="Times New Roman" w:hAnsi="Times New Roman" w:cs="Times New Roman"/>
        </w:rPr>
        <w:t xml:space="preserve"> </w:t>
      </w:r>
      <w:r w:rsidR="0038081D"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{"citationID":"DKBnvhi6","properties":{"formattedCitation":"(Jemghili et al., 2021)","plainCitation":"(Jemghili et al., 2021)","noteIndex":0},"citationItems":[{"id":143,"uris":["http://zotero.org/users/7033217/items/EXKGGVXK"],"itemData":{"id":143,"type":"article-journal","abstract":"Although many researchers have widely studied additive manufacturing (AM) as one of the most important industrial revolutions, few have presented a bibliometric analysis of the published studies in this area. This paper aims to evaluate AM research trends based on 4607 publications most cited from year 2010 to 2020.,The research methodology is bibliometric indicators and network analysis, including analysis based on keywords, citation analysis, productive journal, related published papers and authors indicators. Two free available software were employed VOSviewer and Bibexcel.,Keywords analysis results indicate that among the AM processes, Selective Laser Melting and Fused Deposition Modeling techniques, are the two processes ranked on top of the techniques employed and studied with 35.76% and 20.09% respectively. The citation analysis by VOSviewer software, reveals that the medical applications field and the fabrication of metal parts are the areas that interest researchers greatly. Different new research niches, as pharmaceutical industry, digital construction and food fabrication are growing topics in AM scientific works. This study reveals that journals “Materials &amp;amp; design”, “Advanced materials”, “Acs applied materials &amp;amp; interfaces”, “Additive manufacturing”, “Advanced functional materials” and “Biofabrication” are the most productive and influential in AM scientific research.,The results and conclusions of this work can be used as indicators of trends in AM research and/or as prospects for future studies in this area.","archive_location":"world","citation-key":"jemghili2021","container-title":"Rapid Prototyping Journal","DOI":"10.1108/RPJ-11-2020-0274","ISSN":"1355-2546","issue":"7","language":"en","page":"1432-1454","publisher":"Emerald Publishing Limited","source":"www.emerald.com","title":"A bibliometric indicators analysis of additive manufacturing research trends from 2010 to 2020","volume":"27","author":[{"family":"Jemghili","given":"Rajae"},{"family":"Taleb","given":"Abdelmajid Ait"},{"family":"Khalifa","given":"Mansouri"}],"issued":{"date-parts":[["2021",7,26]]}}}],"schema":"https://github.com/citation-style-language/schema/raw/master/csl-citation.json"} </w:instrText>
      </w:r>
      <w:r w:rsidR="0038081D" w:rsidRPr="00246CE4">
        <w:rPr>
          <w:rFonts w:ascii="Times New Roman" w:hAnsi="Times New Roman" w:cs="Times New Roman"/>
        </w:rPr>
        <w:fldChar w:fldCharType="separate"/>
      </w:r>
      <w:r w:rsidR="00EE0ACE" w:rsidRPr="00EE0ACE">
        <w:rPr>
          <w:rFonts w:ascii="Times New Roman" w:hAnsi="Times New Roman" w:cs="Times New Roman"/>
        </w:rPr>
        <w:t>(Jemghili et al., 2021)</w:t>
      </w:r>
      <w:r w:rsidR="0038081D" w:rsidRPr="00246CE4">
        <w:rPr>
          <w:rFonts w:ascii="Times New Roman" w:hAnsi="Times New Roman" w:cs="Times New Roman"/>
        </w:rPr>
        <w:fldChar w:fldCharType="end"/>
      </w:r>
      <w:r w:rsidR="00ED78EF" w:rsidRPr="00246CE4">
        <w:rPr>
          <w:rFonts w:ascii="Times New Roman" w:hAnsi="Times New Roman" w:cs="Times New Roman"/>
        </w:rPr>
        <w:t xml:space="preserve">, </w:t>
      </w:r>
      <w:r w:rsidR="00142442" w:rsidRPr="00246CE4">
        <w:rPr>
          <w:rFonts w:ascii="Times New Roman" w:hAnsi="Times New Roman" w:cs="Times New Roman"/>
        </w:rPr>
        <w:t xml:space="preserve">together with </w:t>
      </w:r>
      <w:r w:rsidR="00ED78EF" w:rsidRPr="00246CE4">
        <w:rPr>
          <w:rFonts w:ascii="Times New Roman" w:hAnsi="Times New Roman" w:cs="Times New Roman"/>
        </w:rPr>
        <w:t xml:space="preserve">the cost </w:t>
      </w:r>
      <w:r w:rsidR="00F55179" w:rsidRPr="00246CE4">
        <w:rPr>
          <w:rFonts w:ascii="Times New Roman" w:hAnsi="Times New Roman" w:cs="Times New Roman"/>
        </w:rPr>
        <w:t xml:space="preserve">of </w:t>
      </w:r>
      <w:r w:rsidR="00C967DD" w:rsidRPr="00246CE4">
        <w:rPr>
          <w:rFonts w:ascii="Times New Roman" w:hAnsi="Times New Roman" w:cs="Times New Roman"/>
        </w:rPr>
        <w:t xml:space="preserve">materials and </w:t>
      </w:r>
      <w:r w:rsidR="00142442" w:rsidRPr="00246CE4">
        <w:rPr>
          <w:rFonts w:ascii="Times New Roman" w:hAnsi="Times New Roman" w:cs="Times New Roman"/>
        </w:rPr>
        <w:t xml:space="preserve">3D </w:t>
      </w:r>
      <w:r w:rsidR="00C967DD" w:rsidRPr="00246CE4">
        <w:rPr>
          <w:rFonts w:ascii="Times New Roman" w:hAnsi="Times New Roman" w:cs="Times New Roman"/>
        </w:rPr>
        <w:t>printers</w:t>
      </w:r>
      <w:r w:rsidR="00FC384E" w:rsidRPr="00246CE4">
        <w:rPr>
          <w:rFonts w:ascii="Times New Roman" w:hAnsi="Times New Roman" w:cs="Times New Roman"/>
        </w:rPr>
        <w:t>.</w:t>
      </w:r>
      <w:r w:rsidR="00BA4E70" w:rsidRPr="00246CE4">
        <w:rPr>
          <w:rFonts w:ascii="Times New Roman" w:hAnsi="Times New Roman" w:cs="Times New Roman"/>
        </w:rPr>
        <w:t xml:space="preserve"> </w:t>
      </w:r>
      <w:r w:rsidR="00EB6899" w:rsidRPr="00246CE4">
        <w:rPr>
          <w:rFonts w:ascii="Times New Roman" w:hAnsi="Times New Roman" w:cs="Times New Roman"/>
        </w:rPr>
        <w:t>A</w:t>
      </w:r>
      <w:r w:rsidR="00E82BD1" w:rsidRPr="00246CE4">
        <w:rPr>
          <w:rFonts w:ascii="Times New Roman" w:hAnsi="Times New Roman" w:cs="Times New Roman"/>
        </w:rPr>
        <w:t>mong these AM techniques</w:t>
      </w:r>
      <w:r w:rsidR="001B48F7" w:rsidRPr="00246CE4">
        <w:rPr>
          <w:rFonts w:ascii="Times New Roman" w:hAnsi="Times New Roman" w:cs="Times New Roman"/>
        </w:rPr>
        <w:t xml:space="preserve">, </w:t>
      </w:r>
      <w:r w:rsidR="00EB6899" w:rsidRPr="00246CE4">
        <w:rPr>
          <w:rFonts w:ascii="Times New Roman" w:hAnsi="Times New Roman" w:cs="Times New Roman"/>
        </w:rPr>
        <w:t xml:space="preserve">however, </w:t>
      </w:r>
      <w:r w:rsidR="001B48F7" w:rsidRPr="00246CE4">
        <w:rPr>
          <w:rFonts w:ascii="Times New Roman" w:hAnsi="Times New Roman" w:cs="Times New Roman"/>
        </w:rPr>
        <w:t>MEX</w:t>
      </w:r>
      <w:r w:rsidR="00B951B3" w:rsidRPr="00246CE4">
        <w:rPr>
          <w:rFonts w:ascii="Times New Roman" w:hAnsi="Times New Roman" w:cs="Times New Roman"/>
        </w:rPr>
        <w:t xml:space="preserve"> </w:t>
      </w:r>
      <w:r w:rsidR="001B48F7" w:rsidRPr="00246CE4">
        <w:rPr>
          <w:rFonts w:ascii="Times New Roman" w:hAnsi="Times New Roman" w:cs="Times New Roman"/>
        </w:rPr>
        <w:t xml:space="preserve">is one of the most widespread and </w:t>
      </w:r>
      <w:r w:rsidR="00317ACF" w:rsidRPr="00246CE4">
        <w:rPr>
          <w:rFonts w:ascii="Times New Roman" w:hAnsi="Times New Roman" w:cs="Times New Roman"/>
        </w:rPr>
        <w:t>cost-effective</w:t>
      </w:r>
      <w:r w:rsidR="00DF55E8" w:rsidRPr="00246CE4">
        <w:rPr>
          <w:rFonts w:ascii="Times New Roman" w:hAnsi="Times New Roman" w:cs="Times New Roman"/>
        </w:rPr>
        <w:t>,</w:t>
      </w:r>
      <w:r w:rsidR="00317ACF" w:rsidRPr="00246CE4">
        <w:rPr>
          <w:rFonts w:ascii="Times New Roman" w:hAnsi="Times New Roman" w:cs="Times New Roman"/>
        </w:rPr>
        <w:t xml:space="preserve"> </w:t>
      </w:r>
      <w:r w:rsidR="002A5914" w:rsidRPr="00246CE4">
        <w:rPr>
          <w:rFonts w:ascii="Times New Roman" w:hAnsi="Times New Roman" w:cs="Times New Roman"/>
        </w:rPr>
        <w:t>primarily</w:t>
      </w:r>
      <w:r w:rsidR="00317ACF" w:rsidRPr="00246CE4">
        <w:rPr>
          <w:rFonts w:ascii="Times New Roman" w:hAnsi="Times New Roman" w:cs="Times New Roman"/>
        </w:rPr>
        <w:t xml:space="preserve"> used to shape thermoplastic polymer</w:t>
      </w:r>
      <w:r w:rsidR="00E809C0" w:rsidRPr="00246CE4">
        <w:rPr>
          <w:rFonts w:ascii="Times New Roman" w:hAnsi="Times New Roman" w:cs="Times New Roman"/>
        </w:rPr>
        <w:t>s</w:t>
      </w:r>
      <w:r w:rsidR="00E75A79" w:rsidRPr="00246CE4">
        <w:rPr>
          <w:rFonts w:ascii="Times New Roman" w:hAnsi="Times New Roman" w:cs="Times New Roman"/>
        </w:rPr>
        <w:t xml:space="preserve">, i.e., through </w:t>
      </w:r>
      <w:r w:rsidR="00246CE4" w:rsidRPr="00246CE4">
        <w:rPr>
          <w:rFonts w:ascii="Times New Roman" w:hAnsi="Times New Roman" w:cs="Times New Roman"/>
        </w:rPr>
        <w:t>FFF</w:t>
      </w:r>
      <w:r w:rsidR="007167F6" w:rsidRPr="00246CE4">
        <w:rPr>
          <w:rFonts w:ascii="Times New Roman" w:hAnsi="Times New Roman" w:cs="Times New Roman"/>
        </w:rPr>
        <w:t xml:space="preserve"> </w:t>
      </w:r>
      <w:r w:rsidR="009E202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{"citationID":"CChzXHXY","properties":{"formattedCitation":"(Askari et al., 2020)","plainCitation":"(Askari et al., 2020)","noteIndex":0},"citationItems":[{"id":1089,"uris":["http://zotero.org/users/7033217/items/4LT6G7NH"],"itemData":{"id":1089,"type":"article-journal","abstract":"Metamaterials exhibit properties beyond those exhibited by conventional materials in conventional scenarios. These have been investigated both theoretically and experimentally at length. In many cases the underpinning physical understanding of metamaterials has greatly preceded our ability to manufacture constituent structures. However, the development of additive manufacturing techniques gives new possibilities for the fabrication of complex metamaterial structures, many of which cannot be realised through conventional fabrication methods. The literature to date contains contributions from a diverse group of researchers from the physical sciences, mathematics, and manufacturing technology in the creation of metamaterials for electromagnetic, acoustic and mechanical applications. It is proposed that additive manufacturing holds the key to realise the capabilities of this vibrant research community and permit the creation of new paradigms in fundamental structures but also exploitation through application. For this purpose, a literature review is presented which identifies key advances in metamaterials alongside additive manufacturing and proposes new opportunities for researchers to work together through intra/inter disciplinary research to realise structures which exhibit extraordinary behaviour(s). This review represents a comprehensive account of the state-of-the-art in the production of such metamaterials using additive manufacturing methods and highlights areas, which, based on trends observed in the literature, are worthy of further research and require a coordinated effort on behalf of the afore mentioned disciplines in order to advance the state-of-the-art.","citation-key":"askari2020","container-title":"Additive Manufacturing","DOI":"10.1016/j.addma.2020.101562","ISSN":"2214-8604","journalAbbreviation":"Additive Manufacturing","language":"en","page":"101562","source":"ScienceDirect","title":"Additive manufacturing of metamaterials: A review","title-short":"Additive manufacturing of metamaterials","volume":"36","author":[{"family":"Askari","given":"Meisam"},{"family":"Hutchins","given":"David A."},{"family":"Thomas","given":"Peter J."},{"family":"Astolfi","given":"Lorenzo"},{"family":"Watson","given":"Richard L."},{"family":"Abdi","given":"Meisam"},{"family":"Ricci","given":"Marco"},{"family":"Laureti","given":"Stefano"},{"family":"Nie","given":"Luzhen"},{"family":"Freear","given":"Steven"},{"family":"Wildman","given":"Ricky"},{"family":"Tuck","given":"Christopher"},{"family":"Clarke","given":"Matt"},{"family":"Woods","given":"Emma"},{"family":"Clare","given":"Adam T."}],"issued":{"date-parts":[["2020",12,1]]}}}],"schema":"https://github.com/citation-style-language/schema/raw/master/csl-citation.json"} </w:instrText>
      </w:r>
      <w:r w:rsidR="009E2029" w:rsidRPr="00246CE4">
        <w:rPr>
          <w:rFonts w:ascii="Times New Roman" w:hAnsi="Times New Roman" w:cs="Times New Roman"/>
        </w:rPr>
        <w:fldChar w:fldCharType="separate"/>
      </w:r>
      <w:r w:rsidR="00EE0ACE" w:rsidRPr="00EE0ACE">
        <w:rPr>
          <w:rFonts w:ascii="Times New Roman" w:hAnsi="Times New Roman" w:cs="Times New Roman"/>
        </w:rPr>
        <w:t>(Askari et al., 2020)</w:t>
      </w:r>
      <w:r w:rsidR="009E2029" w:rsidRPr="00246CE4">
        <w:rPr>
          <w:rFonts w:ascii="Times New Roman" w:hAnsi="Times New Roman" w:cs="Times New Roman"/>
        </w:rPr>
        <w:fldChar w:fldCharType="end"/>
      </w:r>
      <w:r w:rsidR="00317ACF" w:rsidRPr="00246CE4">
        <w:rPr>
          <w:rFonts w:ascii="Times New Roman" w:hAnsi="Times New Roman" w:cs="Times New Roman"/>
        </w:rPr>
        <w:t xml:space="preserve">. </w:t>
      </w:r>
    </w:p>
    <w:p w14:paraId="5FE813C5" w14:textId="066A13E3" w:rsidR="00401739" w:rsidRDefault="00E809C0" w:rsidP="00152DE1">
      <w:pPr>
        <w:jc w:val="both"/>
        <w:rPr>
          <w:ins w:id="319" w:author="Catalina Suescun Gonzalez" w:date="2026-09-05T09:59:00Z" w16du:dateUtc="2026-09-05T07:59:00Z"/>
          <w:rFonts w:ascii="Times New Roman" w:hAnsi="Times New Roman" w:cs="Times New Roman"/>
        </w:rPr>
      </w:pPr>
      <w:r w:rsidRPr="00246CE4">
        <w:rPr>
          <w:rFonts w:ascii="Times New Roman" w:hAnsi="Times New Roman" w:cs="Times New Roman"/>
        </w:rPr>
        <w:t xml:space="preserve">In </w:t>
      </w:r>
      <w:r w:rsidR="002A5914" w:rsidRPr="00246CE4">
        <w:rPr>
          <w:rFonts w:ascii="Times New Roman" w:hAnsi="Times New Roman" w:cs="Times New Roman"/>
        </w:rPr>
        <w:t xml:space="preserve">the </w:t>
      </w:r>
      <w:r w:rsidR="00E75A79" w:rsidRPr="00246CE4">
        <w:rPr>
          <w:rFonts w:ascii="Times New Roman" w:hAnsi="Times New Roman" w:cs="Times New Roman"/>
        </w:rPr>
        <w:t xml:space="preserve">FFF </w:t>
      </w:r>
      <w:r w:rsidRPr="00246CE4">
        <w:rPr>
          <w:rFonts w:ascii="Times New Roman" w:hAnsi="Times New Roman" w:cs="Times New Roman"/>
        </w:rPr>
        <w:t xml:space="preserve">process, a thermoplastic </w:t>
      </w:r>
      <w:r w:rsidR="00ED6382" w:rsidRPr="00246CE4">
        <w:rPr>
          <w:rFonts w:ascii="Times New Roman" w:hAnsi="Times New Roman" w:cs="Times New Roman"/>
        </w:rPr>
        <w:t xml:space="preserve">polymer </w:t>
      </w:r>
      <w:r w:rsidRPr="00246CE4">
        <w:rPr>
          <w:rFonts w:ascii="Times New Roman" w:hAnsi="Times New Roman" w:cs="Times New Roman"/>
        </w:rPr>
        <w:t xml:space="preserve">is heated and extruded through a nozzle, layer by layer, to </w:t>
      </w:r>
      <w:r w:rsidR="00B127CE" w:rsidRPr="00246CE4">
        <w:rPr>
          <w:rFonts w:ascii="Times New Roman" w:hAnsi="Times New Roman" w:cs="Times New Roman"/>
        </w:rPr>
        <w:t>build</w:t>
      </w:r>
      <w:r w:rsidRPr="00246CE4">
        <w:rPr>
          <w:rFonts w:ascii="Times New Roman" w:hAnsi="Times New Roman" w:cs="Times New Roman"/>
        </w:rPr>
        <w:t xml:space="preserve"> the desired</w:t>
      </w:r>
      <w:r w:rsidR="00780FF0" w:rsidRPr="00246CE4">
        <w:rPr>
          <w:rFonts w:ascii="Times New Roman" w:hAnsi="Times New Roman" w:cs="Times New Roman"/>
        </w:rPr>
        <w:t xml:space="preserve"> object</w:t>
      </w:r>
      <w:r w:rsidRPr="00246CE4">
        <w:rPr>
          <w:rFonts w:ascii="Times New Roman" w:hAnsi="Times New Roman" w:cs="Times New Roman"/>
        </w:rPr>
        <w:t xml:space="preserve"> </w:t>
      </w:r>
      <w:r w:rsidR="007F2D1E"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{"citationID":"MVXXRzha","properties":{"formattedCitation":"(Mohd Pu\\uc0\\u8217{}ad et al., 2020)","plainCitation":"(Mohd Pu’ad et al., 2020)","noteIndex":0},"citationItems":[{"id":1083,"uris":["http://zotero.org/users/7033217/items/WNYRCN5A"],"itemData":{"id":1083,"type":"article-journal","abstract":"Filament wire is used in fused deposition modelling (FDM) 3D printers as ink for 3D printing purposes. This filament is melted and extruded through the nozzle to print the 3D model. Polymers are widely used to fabricate filament owing to its thermoplastic characteristics. Nowadays, filament wire is made of composite materials that have been extensively studied as its properties are tailored to fulfill the chemical, physical, and mechanical requirements for biomedical applications. The composite material is designed to mimic the tissues or organs and is compatible with in vivo environments without any toxic effects or inflammations. However, there are numerous challenges when fabricating the composite filament to be used as feedstock for the FDM 3D printer, such as limited choices of biocompatible and bioactive materials, as well as difficulty in producing a filament with a constant diameter. Thus, this article reviews and discusses the current progress on fabrication of FDM composite filaments for biomedical applications.","citation-key":"mohdpuad2020","collection-title":"4th Advanced Materials Conference 2018, 4th AMC 2018, 27th &amp; 28th November 2018, Hilton Kuching Hotel, Kuching, Sarawak, Malaysia","container-title":"Materials Today: Proceedings","DOI":"10.1016/j.matpr.2020.05.535","ISSN":"2214-7853","journalAbbreviation":"Materials Today: Proceedings","language":"en","page":"228-232","source":"ScienceDirect","title":"Review on the fabrication of fused deposition modelling (FDM) composite filament for biomedical applications","volume":"29","author":[{"family":"Mohd Pu'ad","given":"N. A. S."},{"family":"Abdul Haq","given":"R. H."},{"family":"Mohd Noh","given":"H."},{"family":"Abdullah","given":"H. Z."},{"family":"Idris","given":"M. I."},{"family":"Lee","given":"T. C."}],"issued":{"date-parts":[["2020",1,1]]}}}],"schema":"https://github.com/citation-style-language/schema/raw/master/csl-citation.json"} </w:instrText>
      </w:r>
      <w:r w:rsidR="007F2D1E" w:rsidRPr="00246CE4">
        <w:rPr>
          <w:rFonts w:ascii="Times New Roman" w:hAnsi="Times New Roman" w:cs="Times New Roman"/>
        </w:rPr>
        <w:fldChar w:fldCharType="separate"/>
      </w:r>
      <w:r w:rsidR="00EE0ACE" w:rsidRPr="00EE0ACE">
        <w:rPr>
          <w:rFonts w:ascii="Times New Roman" w:hAnsi="Times New Roman" w:cs="Times New Roman"/>
          <w:kern w:val="0"/>
        </w:rPr>
        <w:t>(Mohd Pu’ad et al., 2020)</w:t>
      </w:r>
      <w:r w:rsidR="007F2D1E" w:rsidRPr="00246CE4">
        <w:rPr>
          <w:rFonts w:ascii="Times New Roman" w:hAnsi="Times New Roman" w:cs="Times New Roman"/>
        </w:rPr>
        <w:fldChar w:fldCharType="end"/>
      </w:r>
      <w:r w:rsidR="007D21E6" w:rsidRPr="00246CE4">
        <w:rPr>
          <w:rFonts w:ascii="Times New Roman" w:hAnsi="Times New Roman" w:cs="Times New Roman"/>
        </w:rPr>
        <w:t>.</w:t>
      </w:r>
      <w:r w:rsidR="00E82BD1" w:rsidRPr="00246CE4">
        <w:rPr>
          <w:rFonts w:ascii="Times New Roman" w:hAnsi="Times New Roman" w:cs="Times New Roman"/>
        </w:rPr>
        <w:t xml:space="preserve"> </w:t>
      </w:r>
      <w:r w:rsidR="007D21E6" w:rsidRPr="00246CE4">
        <w:rPr>
          <w:rFonts w:ascii="Times New Roman" w:hAnsi="Times New Roman" w:cs="Times New Roman"/>
        </w:rPr>
        <w:t xml:space="preserve">This </w:t>
      </w:r>
      <w:r w:rsidR="00780FF0" w:rsidRPr="00246CE4">
        <w:rPr>
          <w:rFonts w:ascii="Times New Roman" w:hAnsi="Times New Roman" w:cs="Times New Roman"/>
        </w:rPr>
        <w:t xml:space="preserve">method </w:t>
      </w:r>
      <w:r w:rsidR="007D21E6" w:rsidRPr="00246CE4">
        <w:rPr>
          <w:rFonts w:ascii="Times New Roman" w:hAnsi="Times New Roman" w:cs="Times New Roman"/>
        </w:rPr>
        <w:t xml:space="preserve">is </w:t>
      </w:r>
      <w:r w:rsidR="00780FF0" w:rsidRPr="00246CE4">
        <w:rPr>
          <w:rFonts w:ascii="Times New Roman" w:hAnsi="Times New Roman" w:cs="Times New Roman"/>
        </w:rPr>
        <w:t>favored due to its lower cost, material flexibility, and reduced production expenses</w:t>
      </w:r>
      <w:r w:rsidR="00E82BD1" w:rsidRPr="00246CE4">
        <w:rPr>
          <w:rFonts w:ascii="Times New Roman" w:hAnsi="Times New Roman" w:cs="Times New Roman"/>
        </w:rPr>
        <w:t xml:space="preserve"> </w:t>
      </w:r>
      <w:r w:rsidR="009E202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{"citationID":"s2WzkLA6","properties":{"formattedCitation":"(Askari et al., 2020)","plainCitation":"(Askari et al., 2020)","noteIndex":0},"citationItems":[{"id":1089,"uris":["http://zotero.org/users/7033217/items/4LT6G7NH"],"itemData":{"id":1089,"type":"article-journal","abstract":"Metamaterials exhibit properties beyond those exhibited by conventional materials in conventional scenarios. These have been investigated both theoretically and experimentally at length. In many cases the underpinning physical understanding of metamaterials has greatly preceded our ability to manufacture constituent structures. However, the development of additive manufacturing techniques gives new possibilities for the fabrication of complex metamaterial structures, many of which cannot be realised through conventional fabrication methods. The literature to date contains contributions from a diverse group of researchers from the physical sciences, mathematics, and manufacturing technology in the creation of metamaterials for electromagnetic, acoustic and mechanical applications. It is proposed that additive manufacturing holds the key to realise the capabilities of this vibrant research community and permit the creation of new paradigms in fundamental structures but also exploitation through application. For this purpose, a literature review is presented which identifies key advances in metamaterials alongside additive manufacturing and proposes new opportunities for researchers to work together through intra/inter disciplinary research to realise structures which exhibit extraordinary behaviour(s). This review represents a comprehensive account of the state-of-the-art in the production of such metamaterials using additive manufacturing methods and highlights areas, which, based on trends observed in the literature, are worthy of further research and require a coordinated effort on behalf of the afore mentioned disciplines in order to advance the state-of-the-art.","citation-key":"askari2020","container-title":"Additive Manufacturing","DOI":"10.1016/j.addma.2020.101562","ISSN":"2214-8604","journalAbbreviation":"Additive Manufacturing","language":"en","page":"101562","source":"ScienceDirect","title":"Additive manufacturing of metamaterials: A review","title-short":"Additive manufacturing of metamaterials","volume":"36","author":[{"family":"Askari","given":"Meisam"},{"family":"Hutchins","given":"David A."},{"family":"Thomas","given":"Peter J."},{"family":"Astolfi","given":"Lorenzo"},{"family":"Watson","given":"Richard L."},{"family":"Abdi","given":"Meisam"},{"family":"Ricci","given":"Marco"},{"family":"Laureti","given":"Stefano"},{"family":"Nie","given":"Luzhen"},{"family":"Freear","given":"Steven"},{"family":"Wildman","given":"Ricky"},{"family":"Tuck","given":"Christopher"},{"family":"Clarke","given":"Matt"},{"family":"Woods","given":"Emma"},{"family":"Clare","given":"Adam T."}],"issued":{"date-parts":[["2020",12,1]]}}}],"schema":"https://github.com/citation-style-language/schema/raw/master/csl-citation.json"} </w:instrText>
      </w:r>
      <w:r w:rsidR="009E2029" w:rsidRPr="00246CE4">
        <w:rPr>
          <w:rFonts w:ascii="Times New Roman" w:hAnsi="Times New Roman" w:cs="Times New Roman"/>
        </w:rPr>
        <w:fldChar w:fldCharType="separate"/>
      </w:r>
      <w:r w:rsidR="00EE0ACE" w:rsidRPr="00EE0ACE">
        <w:rPr>
          <w:rFonts w:ascii="Times New Roman" w:hAnsi="Times New Roman" w:cs="Times New Roman"/>
        </w:rPr>
        <w:t>(Askari et al., 2020)</w:t>
      </w:r>
      <w:r w:rsidR="009E2029" w:rsidRPr="00246CE4">
        <w:rPr>
          <w:rFonts w:ascii="Times New Roman" w:hAnsi="Times New Roman" w:cs="Times New Roman"/>
        </w:rPr>
        <w:fldChar w:fldCharType="end"/>
      </w:r>
      <w:r w:rsidR="00E765E4" w:rsidRPr="00246CE4">
        <w:rPr>
          <w:rFonts w:ascii="Times New Roman" w:hAnsi="Times New Roman" w:cs="Times New Roman"/>
        </w:rPr>
        <w:t xml:space="preserve">. </w:t>
      </w:r>
      <w:r w:rsidR="004D2AF4" w:rsidRPr="00246CE4">
        <w:rPr>
          <w:rFonts w:ascii="Times New Roman" w:hAnsi="Times New Roman" w:cs="Times New Roman"/>
        </w:rPr>
        <w:t>The integration of polymer recycling with additive manufacturing has emerged as an innovative approach</w:t>
      </w:r>
      <w:r w:rsidR="001E04EE" w:rsidRPr="00246CE4">
        <w:rPr>
          <w:rFonts w:ascii="Times New Roman" w:hAnsi="Times New Roman" w:cs="Times New Roman"/>
        </w:rPr>
        <w:t xml:space="preserve"> for MEX, especially FFF. It </w:t>
      </w:r>
      <w:r w:rsidR="004D2AF4" w:rsidRPr="00246CE4">
        <w:rPr>
          <w:rFonts w:ascii="Times New Roman" w:hAnsi="Times New Roman" w:cs="Times New Roman"/>
        </w:rPr>
        <w:t>enabl</w:t>
      </w:r>
      <w:r w:rsidR="001E04EE" w:rsidRPr="00246CE4">
        <w:rPr>
          <w:rFonts w:ascii="Times New Roman" w:hAnsi="Times New Roman" w:cs="Times New Roman"/>
        </w:rPr>
        <w:t>es</w:t>
      </w:r>
      <w:r w:rsidR="004D2AF4" w:rsidRPr="00246CE4">
        <w:rPr>
          <w:rFonts w:ascii="Times New Roman" w:hAnsi="Times New Roman" w:cs="Times New Roman"/>
        </w:rPr>
        <w:t xml:space="preserve"> direct 3</w:t>
      </w:r>
      <w:r w:rsidR="005A7CC8" w:rsidRPr="00246CE4">
        <w:rPr>
          <w:rFonts w:ascii="Times New Roman" w:hAnsi="Times New Roman" w:cs="Times New Roman"/>
        </w:rPr>
        <w:t>D</w:t>
      </w:r>
      <w:r w:rsidR="004D2AF4" w:rsidRPr="00246CE4">
        <w:rPr>
          <w:rFonts w:ascii="Times New Roman" w:hAnsi="Times New Roman" w:cs="Times New Roman"/>
        </w:rPr>
        <w:t xml:space="preserve"> printing of recycled plastics through </w:t>
      </w:r>
      <w:r w:rsidR="00B127CE" w:rsidRPr="00246CE4">
        <w:rPr>
          <w:rFonts w:ascii="Times New Roman" w:hAnsi="Times New Roman" w:cs="Times New Roman"/>
        </w:rPr>
        <w:t xml:space="preserve">a </w:t>
      </w:r>
      <w:r w:rsidR="004D2AF4" w:rsidRPr="00246CE4">
        <w:rPr>
          <w:rFonts w:ascii="Times New Roman" w:hAnsi="Times New Roman" w:cs="Times New Roman"/>
        </w:rPr>
        <w:t>decentralized recycling process known as distributed recycling</w:t>
      </w:r>
      <w:r w:rsidR="00E82BD1" w:rsidRPr="00246CE4">
        <w:rPr>
          <w:rFonts w:ascii="Times New Roman" w:hAnsi="Times New Roman" w:cs="Times New Roman"/>
        </w:rPr>
        <w:t xml:space="preserve"> </w:t>
      </w:r>
      <w:r w:rsidR="007D5F46" w:rsidRPr="00246CE4">
        <w:rPr>
          <w:rFonts w:ascii="Times New Roman" w:hAnsi="Times New Roman" w:cs="Times New Roman"/>
        </w:rPr>
        <w:t>for</w:t>
      </w:r>
      <w:r w:rsidR="004D2AF4" w:rsidRPr="00246CE4">
        <w:rPr>
          <w:rFonts w:ascii="Times New Roman" w:hAnsi="Times New Roman" w:cs="Times New Roman"/>
        </w:rPr>
        <w:t xml:space="preserve"> additive manufacturing (DRAM). This model aims to mitigate the environmental crisis caused by plastic waste accumulation in landfills</w:t>
      </w:r>
      <w:r w:rsidR="0088443A" w:rsidRPr="00246CE4">
        <w:rPr>
          <w:rFonts w:ascii="Times New Roman" w:hAnsi="Times New Roman" w:cs="Times New Roman"/>
        </w:rPr>
        <w:t xml:space="preserve"> in </w:t>
      </w:r>
      <w:r w:rsidR="00165638" w:rsidRPr="00246CE4">
        <w:rPr>
          <w:rFonts w:ascii="Times New Roman" w:hAnsi="Times New Roman" w:cs="Times New Roman"/>
        </w:rPr>
        <w:t xml:space="preserve">terms of transportation </w:t>
      </w:r>
      <w:r w:rsidR="004D2AF4" w:rsidRPr="00246CE4">
        <w:rPr>
          <w:rFonts w:ascii="Times New Roman" w:hAnsi="Times New Roman" w:cs="Times New Roman"/>
        </w:rPr>
        <w:fldChar w:fldCharType="begin"/>
      </w:r>
      <w:r w:rsidR="00F976AC">
        <w:rPr>
          <w:rFonts w:ascii="Times New Roman" w:hAnsi="Times New Roman" w:cs="Times New Roman"/>
        </w:rPr>
        <w:instrText xml:space="preserve"> ADDIN ZOTERO_ITEM CSL_CITATION {"citationID":"xWNDczYy","properties":{"unsorted":true,"formattedCitation":"[6], [28], [8], [29]","plainCitation":"[6], [28], [8], [29]","dontUpdate":true,"noteIndex":0},"citationItems":[{"id":563,"uris":["http://zotero.org/users/7033217/items/9RME2MGZ"],"itemData":{"id":563,"type":"article-journal","abstract":"Recent research and initiatives increasingly propose a new approach, based on distributed plastic recycling for open-source (OS) 3D printing technologies, as a way to deal with the issue of plastic waste and to support the development of the circular economy (CE). Distributed recycling can be thought of as a sort of “smart grid”, composed of small and coordinated recycling units. However, the operational complexity of this distributed approach limits its application. Furthermore, the environmental and economic advantages have yet to be demonstrated. This article therefore explores the economic and environmental feasibility of this distributed plastic recycling approach from a logistics perspective, as a step towards its validation. To achieve this, an optimization mixed integer linear programming (MILP) model was used as an evaluation tool, representing a local closed loop supply chain (CLSC) network. The proposed model is illustrated using a case study of a university seeking to implement a distributed recycling demonstrator in order to recover 3D printing wastes from secondary schools in the northeast of France. Following this step, a sensitivity analysis was carried out considering the market variations (price of virgin plastic filament) and the amount of available plastic waste derived from the schools. The results obtained show positive economic and environmental benefits of carrying out this new method of plastic recycling. This work serves as a basis for continuing to explore the feasibility and replication of the distributed plastic recycling network in other contexts.","citation-key":"santander2020","container-title":"Resources, Conservation and Recycling","DOI":"10.1016/j.resconrec.2019.104531","ISSN":"0921-3449","journalAbbreviation":"Resources, Conservation and Recycling","language":"en","page":"104531","source":"ScienceDirect","title":"Closed loop supply chain network for local and distributed plastic recycling for 3D printing: a MILP-based optimization approach","title-short":"Closed loop supply chain network for local and distributed plastic recycling for 3D printing","volume":"154","author":[{"family":"Santander","given":"Pavlo"},{"family":"Cruz Sanchez","given":"Fabio A."},{"family":"Boudaoud","given":"Hakim"},{"family":"Camargo","given":"Mauricio"}],"issued":{"date-parts":[["2020",3,1]]}}},{"id":755,"uris":["http://zotero.org/users/7033217/items/878R5R55"],"itemData":{"id":755,"type":"paper-conference","abstract":"Plastic use and disposal is a major issue that still to be solved on the perspective of a more sustainable development of human activities. Circular economy has been proposed as a potential solution by using materials and energy through multiple phases in a recycling flow. However, most of the studies present in the literature of plastic recycling and other wastes are mainly focused on large centralized networks that try to efficiently carry their costs and / or income. In addition, particularly the centralized plastic recycling networks should face the challenge of collection and transportation for high volume and low weight polymers, affecting its economic feasibility. The emergence and development of Open-source technologies such as 3D printing extrusion and other devices provide an opportunity to explore distributed recycling as an alternative option. Under this distributed model, users will collect domestic plastic waste themselves, which can be recycled at their nearest recycling points, such as FabLabs, in order to produce 3D plastic filament and thus contribute to the Circular Economy by reducing the plastic waste. On despite its attractiveness, the complexity of this distributed approach represents a limit to this application. Moreover, the environmental and economical effectiveness still needs to be demonstrated. In this article, a conceptual model is developed and proposed for the collection process in a Closed Loop Supply Chain (CLSC) network of local and distributed plastic recycling in order to analyze its economic and environmental feasibility.","citation-key":"pavlo2018","container-title":"2018 IEEE International Conference on Engineering, Technology and Innovation (ICE/ITMC)","DOI":"10.1109/ICE.2018.8436296","event-title":"2018 IEEE International Conference on Engineering, Technology and Innovation (ICE/ITMC)","page":"1-8","source":"IEEE Xplore","title":"3D-Printing Based Distributed Plastic Recycling: A Conceptual Model for Closed-Loop Supply Chain Design","title-short":"3D-Printing Based Distributed Plastic Recycling","author":[{"family":"Pavlo","given":"Santander"},{"family":"Fabio","given":"Cruz"},{"family":"Hakim","given":"Boudaoud"},{"family":"Mauricio","given":"Camargo"}],"issued":{"date-parts":[["2018",6]]}}},{"id":407,"uris":["http://zotero.org/users/7033217/items/TWWJTMJD"],"itemData":{"id":407,"type":"article-journal","abstract":"Distributed recycling via additive manufacturing (DRAM) emphasizes an emerging approach to locally recycle waste plastic by 3D-printing it into valuable products. Although major progress has been reported in the last decade to validate the technical feasibility, and economic viability of the DRAM as an unitary operation, the environmental evaluation of this approach is still at its early stage as a distributed recycling network. The purpose of this study is to evaluate the environmental impact of a DRAM unit as a baseline scenario, compared to two scenarios of the virgin supply chain plastic filament used in the printing process. To achieve this goal, a comparative environmental performance using a life cycle assessment (LCA) is performed to estimate the multidimensional potential impacts of virgin and recycled polylactic acid (PLA). The study takes place using a physical recycling demonstrator developed at a university in Nancy, France. Four impact categories were considered: climate change, potential eutrophication (Freshwater and Marine), resource depletion (Fossil and Water), and ion radiation. For the first three impact categories, the results demonstrate a minimum 97% reduction in environmental impact compared to a virgin supply chain. However, in terms of ion radiation, the amount of emissions is approximately 2.8 times higher than that of the virgin plastic scenario. This increase is mainly due to the specific situation in France, where most of the energy is generated using nuclear means. This study aims to expand on the environmental assessment of the plastic recycling network system to better understand the implementation of these systems for waste plastic management, which can help extend the lifetime of plastic material. The findings provide an environmental overview of the benefits and disadvantages of developing a DRAM system in a particular context.","citation-key":"caceres-mendoza2023","container-title":"Cleaner Waste Systems","DOI":"10.1016/j.clwas.2023.100100","ISSN":"2772-9125","journalAbbreviation":"Cleaner Waste Systems","language":"en","page":"100100","source":"ScienceDirect","title":"Life cycle assessment of filament production in distributed plastic recycling via additive manufacturing","volume":"5","author":[{"family":"Caceres-Mendoza","given":"Cristian"},{"family":"Santander-Tapia","given":"Pavlo"},{"family":"Cruz Sanchez","given":"Fabio A."},{"family":"Troussier","given":"Nadège"},{"family":"Camargo","given":"Mauricio"},{"family":"Boudaoud","given":"Hakim"}],"issued":{"date-parts":[["2023",8,1]]}}},{"id":750,"uris":["http://zotero.org/users/7033217/items/SFHD8FHV"],"itemData":{"id":750,"type":"article-journal","abstract":"Nowadays, the low recycling rate of polymers is still a challenge to humankind due to energy, economic and logistical issues. In the context of additive manufacturing, there is an exponential use of thermoplastic materials in the industrial and public open-source additive manufacturing sector, leading to an increase in global polymer consumption and waste generation. However, the coupling of the open-source 3D printers with polymer processing could potentially offer the basis for a new paradigm of distributed recycling process. It could be a complementary alternative to the traditional paradigm of centralized recycling of polymers, which is often uneconomical and energy intensive due to transportation embodied energy. In order to achieve this goal, a first step is to prove the technical feasibility to recycle thermoplastic material intended for open-source 3D printing feedstock. The contribution of the present study is twofold: first, a general methodology to evaluate the recyclability of thermoplastics used as feedstock in open-source 3D printing machines is proposed. Then, the proposed methodology is applied to the recycling study of polylactic acid (PLA) material addressed to the fused filament fabrication (FFF) technique, which is currently the most widely used. The main results of this application contribute to the understanding of the influence of the material's physico-chemical degradation on its mechanical properties as well as its potential distributed recyclability.","citation-key":"cruzsanchez2017","container-title":"Additive Manufacturing","DOI":"10.1016/j.addma.2017.05.013","ISSN":"2214-8604","journalAbbreviation":"Additive Manufacturing","language":"en","page":"87-105","source":"ScienceDirect","title":"Polymer recycling in an open-source additive manufacturing context: Mechanical issues","title-short":"Polymer recycling in an open-source additive manufacturing context","volume":"17","author":[{"family":"Cruz Sanchez","given":"Fabio A."},{"family":"Boudaoud","given":"Hakim"},{"family":"Hoppe","given":"Sandrine"},{"family":"Camargo","given":"Mauricio"}],"issued":{"date-parts":[["2017",10,1]]}}}],"schema":"https://github.com/citation-style-language/schema/raw/master/csl-citation.json"} </w:instrText>
      </w:r>
      <w:r w:rsidR="004D2AF4" w:rsidRPr="00246CE4">
        <w:rPr>
          <w:rFonts w:ascii="Times New Roman" w:hAnsi="Times New Roman" w:cs="Times New Roman"/>
        </w:rPr>
        <w:fldChar w:fldCharType="separate"/>
      </w:r>
      <w:r w:rsidR="003A6FF0" w:rsidRPr="003A6FF0">
        <w:rPr>
          <w:rFonts w:ascii="Times New Roman" w:hAnsi="Times New Roman" w:cs="Times New Roman"/>
        </w:rPr>
        <w:t xml:space="preserve">[6], [28], </w:t>
      </w:r>
      <w:r w:rsidR="005E358A" w:rsidRPr="00246CE4">
        <w:rPr>
          <w:rFonts w:ascii="Times New Roman" w:hAnsi="Times New Roman" w:cs="Times New Roman"/>
        </w:rPr>
        <w:t>water depletion</w:t>
      </w:r>
      <w:r w:rsidR="005E358A" w:rsidRPr="003A6FF0">
        <w:rPr>
          <w:rFonts w:ascii="Times New Roman" w:hAnsi="Times New Roman" w:cs="Times New Roman"/>
        </w:rPr>
        <w:t xml:space="preserve"> </w:t>
      </w:r>
      <w:r w:rsidR="003A6FF0" w:rsidRPr="003A6FF0">
        <w:rPr>
          <w:rFonts w:ascii="Times New Roman" w:hAnsi="Times New Roman" w:cs="Times New Roman"/>
        </w:rPr>
        <w:t xml:space="preserve">[8], </w:t>
      </w:r>
      <w:r w:rsidR="00032A04" w:rsidRPr="00246CE4">
        <w:rPr>
          <w:rFonts w:ascii="Times New Roman" w:hAnsi="Times New Roman" w:cs="Times New Roman"/>
        </w:rPr>
        <w:t>material reprocessing</w:t>
      </w:r>
      <w:r w:rsidR="00032A04" w:rsidRPr="003A6FF0">
        <w:rPr>
          <w:rFonts w:ascii="Times New Roman" w:hAnsi="Times New Roman" w:cs="Times New Roman"/>
        </w:rPr>
        <w:t xml:space="preserve"> </w:t>
      </w:r>
      <w:r w:rsidR="003A6FF0" w:rsidRPr="003A6FF0">
        <w:rPr>
          <w:rFonts w:ascii="Times New Roman" w:hAnsi="Times New Roman" w:cs="Times New Roman"/>
        </w:rPr>
        <w:t>[29]</w:t>
      </w:r>
      <w:r w:rsidR="004D2AF4" w:rsidRPr="00246CE4">
        <w:rPr>
          <w:rFonts w:ascii="Times New Roman" w:hAnsi="Times New Roman" w:cs="Times New Roman"/>
        </w:rPr>
        <w:fldChar w:fldCharType="end"/>
      </w:r>
      <w:r w:rsidR="00032A04">
        <w:rPr>
          <w:rFonts w:ascii="Times New Roman" w:hAnsi="Times New Roman" w:cs="Times New Roman"/>
        </w:rPr>
        <w:t xml:space="preserve">, </w:t>
      </w:r>
      <w:r w:rsidR="004D2AF4" w:rsidRPr="00246CE4">
        <w:rPr>
          <w:rFonts w:ascii="Times New Roman" w:hAnsi="Times New Roman" w:cs="Times New Roman"/>
        </w:rPr>
        <w:t xml:space="preserve">and </w:t>
      </w:r>
      <w:r w:rsidR="00E82BD1" w:rsidRPr="00246CE4">
        <w:rPr>
          <w:rFonts w:ascii="Times New Roman" w:hAnsi="Times New Roman" w:cs="Times New Roman"/>
        </w:rPr>
        <w:t xml:space="preserve">enhancing </w:t>
      </w:r>
      <w:r w:rsidR="004D2AF4" w:rsidRPr="00246CE4">
        <w:rPr>
          <w:rFonts w:ascii="Times New Roman" w:hAnsi="Times New Roman" w:cs="Times New Roman"/>
        </w:rPr>
        <w:t xml:space="preserve">the circularity and </w:t>
      </w:r>
      <w:ins w:id="320" w:author="Catalina Suescun Gonzalez" w:date="2026-08-31T15:23:00Z" w16du:dateUtc="2026-08-31T13:23:00Z">
        <w:r w:rsidR="00AF43DF" w:rsidRPr="006F2AA6">
          <w:rPr>
            <w:rFonts w:ascii="Times New Roman" w:hAnsi="Times New Roman" w:cs="Times New Roman"/>
            <w:highlight w:val="cyan"/>
            <w:rPrChange w:id="321" w:author="Catalina Suescun Gonzalez" w:date="2026-08-31T15:24:00Z" w16du:dateUtc="2026-08-31T13:24:00Z">
              <w:rPr>
                <w:rFonts w:ascii="Times New Roman" w:hAnsi="Times New Roman" w:cs="Times New Roman"/>
              </w:rPr>
            </w:rPrChange>
          </w:rPr>
          <w:t>re</w:t>
        </w:r>
      </w:ins>
      <w:r w:rsidR="004D2AF4" w:rsidRPr="006F2AA6">
        <w:rPr>
          <w:rFonts w:ascii="Times New Roman" w:hAnsi="Times New Roman" w:cs="Times New Roman"/>
          <w:highlight w:val="cyan"/>
          <w:rPrChange w:id="322" w:author="Catalina Suescun Gonzalez" w:date="2026-08-31T15:24:00Z" w16du:dateUtc="2026-08-31T13:24:00Z">
            <w:rPr>
              <w:rFonts w:ascii="Times New Roman" w:hAnsi="Times New Roman" w:cs="Times New Roman"/>
            </w:rPr>
          </w:rPrChange>
        </w:rPr>
        <w:t>valorization</w:t>
      </w:r>
      <w:r w:rsidR="004D2AF4" w:rsidRPr="00246CE4">
        <w:rPr>
          <w:rFonts w:ascii="Times New Roman" w:hAnsi="Times New Roman" w:cs="Times New Roman"/>
        </w:rPr>
        <w:t xml:space="preserve"> of plastic waste</w:t>
      </w:r>
      <w:r w:rsidR="00A23D4A" w:rsidRPr="00246CE4">
        <w:rPr>
          <w:rFonts w:ascii="Times New Roman" w:hAnsi="Times New Roman" w:cs="Times New Roman"/>
        </w:rPr>
        <w:t xml:space="preserve"> from post-consumer goods </w:t>
      </w:r>
      <w:r w:rsidR="004D2AF4"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{"citationID":"db5R65z9","properties":{"formattedCitation":"(Kassab et al., 2023)","plainCitation":"(Kassab et al., 2023)","noteIndex":0},"citationItems":[{"id":373,"uris":["http://zotero.org/users/7033217/items/EZ7IJYE5"],"itemData":{"id":373,"type":"article-journal","abstract":"The concept of the circular economy has emerged as a promising solution to address the mounting concerns surrounding plastic waste and the urgent need for sustainable resource management. While conventional centralized recycling remains a common practice for plastic waste, centralized facilities may prove inadequate in handling the ever-increasing volumes of plastic waste generated globally. Consequently, exploring alternative recycling methods, such as distributed recycling by additive manufacturing, becomes paramount. This innovative approach encompasses actively involving communities in recycling practices and promotes a circular economy. This comprehensive review paper aims to explore the critical aspects necessary to realize the potential of distributed recycling by additive manufacturing. In this paper, our focus lies on proposing schemes that leverage existing literature to harness the potential of distributed recycling by additive manufacturing as an effective approach to plastic waste management. We explore the intricacies of the recycling process, optimize 3D printing parameters, address potential challenges, and evaluate the mechanical properties of recycled materials. Our investigation draws heavily from the literature of the last five years, as we conduct a thorough critical assessment of DRAM implementation and its influence on the properties of 3D printing structures. Through comprehensive analysis, we reveal the potential of recycled materials in delivering functional components, with insights into their performance, strengths, and weaknesses. This review serves as a comprehensive guide for those interested in embracing distributed recycling by additive manufacturing as a transformative approach to plastic recycling. By fostering community engagement, optimizing 3D printing processes, and incorporating suitable additives, it is possible to collectively contribute to a more sustainable future while combatting the plastic waste crisis. As progress is made, it becomes essential to further delve into the complexities of material behavior, recycling techniques, and the long-term durability of recycled 3D printed components. By addressing these challenges head-on, it is feasible to refine and advance distributed recycling by additive manufacturing as a viable pathway to minimize plastic waste, fostering a circular economy and cultivating a cleaner planet for generations to come.","citation-key":"kassab2023","container-title":"Polymers","DOI":"10.3390/polym15193881","ISSN":"2073-4360","issue":"19","language":"en","license":"http://creativecommons.org/licenses/by/3.0/","note":"number: 19","page":"3881","publisher":"Multidisciplinary Digital Publishing Institute","source":"www.mdpi.com","title":"Advancing Plastic Recycling: Challenges and Opportunities in the Integration of 3D Printing and Distributed Recycling for a Circular Economy","title-short":"Advancing Plastic Recycling","volume":"15","author":[{"family":"Kassab","given":"Ali"},{"family":"Al Nabhani","given":"Dawood"},{"family":"Mohanty","given":"Pravansu"},{"family":"Pannier","given":"Christopher"},{"family":"Ayoub","given":"Georges Y."}],"issued":{"date-parts":[["2023",1]]}}}],"schema":"https://github.com/citation-style-language/schema/raw/master/csl-citation.json"} </w:instrText>
      </w:r>
      <w:r w:rsidR="004D2AF4" w:rsidRPr="00246CE4">
        <w:rPr>
          <w:rFonts w:ascii="Times New Roman" w:hAnsi="Times New Roman" w:cs="Times New Roman"/>
        </w:rPr>
        <w:fldChar w:fldCharType="separate"/>
      </w:r>
      <w:r w:rsidR="00EE0ACE" w:rsidRPr="00EE0ACE">
        <w:rPr>
          <w:rFonts w:ascii="Times New Roman" w:hAnsi="Times New Roman" w:cs="Times New Roman"/>
        </w:rPr>
        <w:t>(Kassab et al., 2023)</w:t>
      </w:r>
      <w:r w:rsidR="004D2AF4" w:rsidRPr="00246CE4">
        <w:rPr>
          <w:rFonts w:ascii="Times New Roman" w:hAnsi="Times New Roman" w:cs="Times New Roman"/>
        </w:rPr>
        <w:fldChar w:fldCharType="end"/>
      </w:r>
      <w:r w:rsidR="004D2AF4" w:rsidRPr="00246CE4">
        <w:rPr>
          <w:rFonts w:ascii="Times New Roman" w:hAnsi="Times New Roman" w:cs="Times New Roman"/>
        </w:rPr>
        <w:t xml:space="preserve">. DRAM </w:t>
      </w:r>
      <w:r w:rsidR="00E82BD1" w:rsidRPr="00246CE4">
        <w:rPr>
          <w:rFonts w:ascii="Times New Roman" w:hAnsi="Times New Roman" w:cs="Times New Roman"/>
        </w:rPr>
        <w:t xml:space="preserve">makes use of the </w:t>
      </w:r>
      <w:r w:rsidR="004D2AF4" w:rsidRPr="00246CE4">
        <w:rPr>
          <w:rFonts w:ascii="Times New Roman" w:hAnsi="Times New Roman" w:cs="Times New Roman"/>
        </w:rPr>
        <w:t>MEX</w:t>
      </w:r>
      <w:r w:rsidR="00E82BD1" w:rsidRPr="00246CE4">
        <w:rPr>
          <w:rFonts w:ascii="Times New Roman" w:hAnsi="Times New Roman" w:cs="Times New Roman"/>
        </w:rPr>
        <w:t xml:space="preserve"> technologies</w:t>
      </w:r>
      <w:r w:rsidR="004D2AF4" w:rsidRPr="00246CE4">
        <w:rPr>
          <w:rFonts w:ascii="Times New Roman" w:hAnsi="Times New Roman" w:cs="Times New Roman"/>
        </w:rPr>
        <w:t xml:space="preserve"> </w:t>
      </w:r>
      <w:r w:rsidR="00933765" w:rsidRPr="00246CE4">
        <w:rPr>
          <w:rFonts w:ascii="Times New Roman" w:hAnsi="Times New Roman" w:cs="Times New Roman"/>
        </w:rPr>
        <w:t>to open the technical path for</w:t>
      </w:r>
      <w:r w:rsidR="0041140F" w:rsidRPr="00246CE4">
        <w:rPr>
          <w:rFonts w:ascii="Times New Roman" w:hAnsi="Times New Roman" w:cs="Times New Roman"/>
        </w:rPr>
        <w:t xml:space="preserve"> discarded plastics</w:t>
      </w:r>
      <w:r w:rsidR="00BB4A6B" w:rsidRPr="00246CE4">
        <w:rPr>
          <w:rFonts w:ascii="Times New Roman" w:hAnsi="Times New Roman" w:cs="Times New Roman"/>
        </w:rPr>
        <w:t xml:space="preserve"> such </w:t>
      </w:r>
      <w:r w:rsidR="0072772E" w:rsidRPr="00246CE4">
        <w:rPr>
          <w:rFonts w:ascii="Times New Roman" w:hAnsi="Times New Roman" w:cs="Times New Roman"/>
        </w:rPr>
        <w:t>as PET</w:t>
      </w:r>
      <w:r w:rsidR="002B7F53">
        <w:rPr>
          <w:rFonts w:ascii="Times New Roman" w:hAnsi="Times New Roman" w:cs="Times New Roman"/>
        </w:rPr>
        <w:t xml:space="preserve"> </w:t>
      </w:r>
      <w:r w:rsidR="008F1847">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{"citationID":"8uMoedOf","properties":{"unsorted":false,"formattedCitation":"(Little et al., 2020; Romani and Levi, 2024)","plainCitation":"(Little et al., 2020; Romani and Levi, 2024)","noteIndex":0},"citationItems":[{"id":"yjmA57Lv/7EIVkD6d","uris":["http://zotero.org/users/6746922/items/XWUXAIYI"],"itemData":{"id":20678,"type":"article-journal","abstract":"Additive Manufacturing has significantly impacted circular design, expanding the opportunities for designing new artifacts following circular economy principles, e.g., using secondary raw materials. Small-format 3D printing has reached a broader audience of stakeholders, including end-users, when dealing with filament feedstocks from plastic and biomass waste. However, using large-format extrusion-based additive manufacturing with recycled feedstocks remains challenging, resulting in limited applications and awareness among practitioners. This work analyzes the most relevant product applications using large-format material extrusion additive manufacturing with recycled plastics and biomass waste feedstocks. It reviews the case studies from 2010 to mid-2024 dealing with new materials and applications from academic research and practical contexts. The applications were analyzed to outline the current situation and trends for large-format 3D printing with recycled plastics- and biomass-based feedstocks, focusing on secondary raw materials, manufacturability, impact on product aesthetics, application fields, and products. Despite more consolidated sectors, new technical applications using granulate feedstock systems, e.g., transportation, are emerging. Academic research studies new secondary raw materials and distributed practices through large-format 3D printing. Practitioners are exploiting different approaches to design products, optimizing building times, costs, and material usage through different manufacturing strategies, strengthening the product identity by highlighting circularity. Spreading specific expertise could enlarge the range of application sectors and products, as well as foster real-world collaborations and scaling-up. Thanks to this work, new synergies between the research and practical contexts can be encouraged for new circular economy practices, detecting and exploring new scraps, material categories, or Additive Manufacturing processes in the future.","container-title":"Sustainability","DOI":"10.3390/su16187966","ISSN":"2071-1050","issue":"18","language":"en","license":"http://creativecommons.org/licenses/by/3.0/","note":"number: 18","page":"7966","publisher":"Multidisciplinary Digital Publishing Institute","source":"www.mdpi.com","title":"Large-Format Material Extrusion Additive Manufacturing for Circular Economy Practices: A Focus on Product Applications with Materials from Recycled Plastics and Biomass Waste","title-short":"Large-Format Material Extrusion Additive Manufacturing for Circular Economy Practices","volume":"16","author":[{"family":"Romani","given":"Alessia"},{"family":"Levi","given":"Marinella"}],"issued":{"date-parts":[["2024",1]]}}},{"id":894,"uris":["http://zotero.org/users/7033217/items/BR9FET6E"],"itemData":{"id":894,"type":"article-journal","abstract":"This study explores the potential to reach a circular economy for post-consumer Recycled Polyethylene Terephthalate (rPET) packaging and bottles by using it as a Distributed Recycling for Additive Manufacturing (DRAM) feedstock. Specifically, for the first time, rPET water bottle flake is processed using only an open source toolchain with Fused Particle Fabrication (FPF) or Fused Granular Fabrication (FGF) processing rather than first converting it to filament. In this study, first the impact of granulation, sifting, and heating (and their sequential combination) is quantified on the shape and size distribution of the rPET flakes. Then 3D printing tests were performed on the rPET flake with two different feed systems: an external feeder and feed tube augmented with a motorized auger screw, and an extruder-mounted hopper that enables direct 3D printing. Two Gigabot X machines were used, each with the different feed systems, and one without and the latter with extended part cooling. 3D print settings were optimized based on thermal characterization, and both systems were shown to 3D print rPET directly from shredded water bottles. Mechanical testing showed the importance of isolating rPET from moisture and that geometry was important for uniform extrusion. The mechanical strength of 3D-printed parts with FPF and inconsistent flow is lower than optimized fused filament, but adequate for a wide range of applications. Future work is needed to improve consistency and enable water bottles to be used as a widespread DRAM feedstock.","citation-key":"little2020","container-title":"Materials","DOI":"10.3390/ma13194273","ISSN":"1996-1944","issue":"19","language":"en","license":"http://creativecommons.org/licenses/by/3.0/","note":"number: 19","page":"4273","publisher":"Multidisciplinary Digital Publishing Institute","source":"www.mdpi.com","title":"Towards Distributed Recycling with Additive Manufacturing of PET Flake Feedstocks","volume":"13","author":[{"family":"Little","given":"Helen A."},{"family":"Tanikella","given":"Nagendra G."},{"family":"J. Reich","given":"Matthew"},{"family":"Fiedler","given":"Matthew J."},{"family":"Snabes","given":"Samantha L."},{"family":"Pearce","given":"Joshua M."}],"issued":{"date-parts":[["2020",1]]}}}],"schema":"https://github.com/citation-style-language/schema/raw/master/csl-citation.json"} </w:instrText>
      </w:r>
      <w:r w:rsidR="008F1847">
        <w:rPr>
          <w:rFonts w:ascii="Times New Roman" w:hAnsi="Times New Roman" w:cs="Times New Roman"/>
        </w:rPr>
        <w:fldChar w:fldCharType="separate"/>
      </w:r>
      <w:r w:rsidR="00EE0ACE" w:rsidRPr="00EE0ACE">
        <w:rPr>
          <w:rFonts w:ascii="Times New Roman" w:hAnsi="Times New Roman" w:cs="Times New Roman"/>
        </w:rPr>
        <w:t>(Little et al., 2020; Romani and Levi, 2024)</w:t>
      </w:r>
      <w:r w:rsidR="008F1847">
        <w:rPr>
          <w:rFonts w:ascii="Times New Roman" w:hAnsi="Times New Roman" w:cs="Times New Roman"/>
        </w:rPr>
        <w:fldChar w:fldCharType="end"/>
      </w:r>
      <w:r w:rsidR="005F75A4" w:rsidRPr="00246CE4">
        <w:rPr>
          <w:rFonts w:ascii="Times New Roman" w:hAnsi="Times New Roman" w:cs="Times New Roman"/>
        </w:rPr>
        <w:t>, PP</w:t>
      </w:r>
      <w:r w:rsidR="005523A5">
        <w:rPr>
          <w:rFonts w:ascii="Times New Roman" w:hAnsi="Times New Roman" w:cs="Times New Roman"/>
        </w:rPr>
        <w:t xml:space="preserve"> </w:t>
      </w:r>
      <w:r w:rsidR="005523A5">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{"citationID":"aBti4MlE","properties":{"unsorted":false,"formattedCitation":"(Justino Netto et al., 2021)","plainCitation":"(Justino Netto et al., 2021)","noteIndex":0},"citationItems":[{"id":"yjmA57Lv/BlZ4MPJb","uris":["http://zotero.org/users/6746922/items/C8G6LJFQ"],"itemData":{"id":9000,"type":"article-journal","abstract":"This paper presents a systematic review on extrusion additive manufacturing (EAM), with focus on the technological development of screw-assisted systems that can be fed directly with granulated materials. Screw-assisted EAM has gained importance as an enabling technology to expand the range of 3D printing materials, reduce costs associated with feedstock fabrication, and increase the material deposition rate compared to traditional fused filament fabrication (FFF). Many experimental printheads and commercial systems that use some screw-processing mechanism can be found in the literature, but the design diversity and lack of standard terminology make it difficult to determine the most suitable solutions for a given material or application field. Besides, the few previous reviews have offered only a glimpse into the topic, without an in-depth analysis about the design of the extruders and associated capabilities. A systematic procedure was devised to identify the screw-assisted EAM systems that can print directly from granulated materials, resulting in 61 articles describing different pieces of equipment that were categorized as experimental printheads and commercial systems, for small- and large-scale applications. After describing their main characteristics, the most significant extruder modifications were discussed with reference to the materials processed and performance requirements. In the end, a general workflow for the development of 3D printers based on screw extrusion was proposed. This review intends to provide information about the state-of-the-art screw-assisted EAM and help the academy to identify further research opportunities in the field.","container-title":"The International Journal of Advanced Manufacturing Technology","DOI":"10.1007/s00170-021-07365-z","ISSN":"1433-3015","issue":"9","journalAbbreviation":"Int J Adv Manuf Technol","language":"en","page":"2711-2727","source":"Springer Link","title":"Screw-assisted 3D printing with granulated materials: a systematic review","title-short":"Screw-assisted 3D printing with granulated materials","volume":"115","author":[{"family":"Justino Netto","given":"Joaquim Manoel"},{"family":"Idogava","given":"Henrique Takashi"},{"family":"Frezzatto Santos","given":"Luiz Eduardo"},{"family":"Silveira","given":"Zilda de Castro"},{"family":"Romio","given":"Pedro"},{"family":"Alves","given":"Jorge Lino"}],"issued":{"date-parts":[["2021",8,1]]}}}],"schema":"https://github.com/citation-style-language/schema/raw/master/csl-citation.json"} </w:instrText>
      </w:r>
      <w:r w:rsidR="005523A5">
        <w:rPr>
          <w:rFonts w:ascii="Times New Roman" w:hAnsi="Times New Roman" w:cs="Times New Roman"/>
        </w:rPr>
        <w:fldChar w:fldCharType="separate"/>
      </w:r>
      <w:r w:rsidR="00EE0ACE" w:rsidRPr="00EE0ACE">
        <w:rPr>
          <w:rFonts w:ascii="Times New Roman" w:hAnsi="Times New Roman" w:cs="Times New Roman"/>
        </w:rPr>
        <w:t>(Justino Netto et al., 2021)</w:t>
      </w:r>
      <w:r w:rsidR="005523A5">
        <w:rPr>
          <w:rFonts w:ascii="Times New Roman" w:hAnsi="Times New Roman" w:cs="Times New Roman"/>
        </w:rPr>
        <w:fldChar w:fldCharType="end"/>
      </w:r>
      <w:r w:rsidR="00D4369B" w:rsidRPr="00246CE4">
        <w:rPr>
          <w:rFonts w:ascii="Times New Roman" w:hAnsi="Times New Roman" w:cs="Times New Roman"/>
        </w:rPr>
        <w:t>,</w:t>
      </w:r>
      <w:r w:rsidR="00CD3ADA" w:rsidRPr="00246CE4">
        <w:rPr>
          <w:rFonts w:ascii="Times New Roman" w:hAnsi="Times New Roman" w:cs="Times New Roman"/>
        </w:rPr>
        <w:t xml:space="preserve"> </w:t>
      </w:r>
      <w:r w:rsidR="001425FC">
        <w:rPr>
          <w:rFonts w:ascii="Times New Roman" w:hAnsi="Times New Roman" w:cs="Times New Roman"/>
        </w:rPr>
        <w:t xml:space="preserve">and </w:t>
      </w:r>
      <w:r w:rsidR="002B7F53">
        <w:rPr>
          <w:rFonts w:ascii="Times New Roman" w:hAnsi="Times New Roman" w:cs="Times New Roman"/>
        </w:rPr>
        <w:t>PLA</w:t>
      </w:r>
      <w:r w:rsidR="00D15916">
        <w:rPr>
          <w:rFonts w:ascii="Times New Roman" w:hAnsi="Times New Roman" w:cs="Times New Roman"/>
        </w:rPr>
        <w:t xml:space="preserve"> </w:t>
      </w:r>
      <w:r w:rsidR="00D36615">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{"citationID":"U1WFCL3X","properties":{"unsorted":false,"formattedCitation":"(Alexandre et al., 2020; Romani et al., 2024b)","plainCitation":"(Alexandre et al., 2020; Romani et al., 2024b)","noteIndex":0},"citationItems":[{"id":335,"uris":["http://zotero.org/users/7033217/items/6ISSW4PX"],"itemData":{"id":335,"type":"article-journal","abstract":"Since the take-make-dispose model is leading to significant waste production and environmental impact, circular economy models have been spreading to reduce waste and resource depletion, rethinking the existing resource cycles. Plastic waste created environmental and economic concerns, requiring new recycling methods and strategies to preserve resources. This practice plays a key role in extrusion-based additive manufacturing, converting waste into recycled feedstock. Large-format additive manufacturing represents a promising way to scale up recycling strategies with granulated polymer feedstock, especially considering popular materials, i.e., PLA. However, thermomechanical degradation affects the quality of this secondary raw material, and these effects on large-format systems are scarcely studied. This work investigates the thermal, rheological, and mechanical properties of PLA feedstock for large-format additive manufacturing after multiple recycling processes, i.e., up to six. The effect of material degradation from multiple recycling processes was assessed through Gel Permeation Chromatography, Differential Scanning Calorimetry, flow stress ramp tests, tensile tests, and colorimetry. Some 3D printed parts were fabricated to assess the overall quality of the process, including pieces from potential applications. Lower effects of thermomechanical degradation were found compared to desktop-size 3D printers, mainly by cutting the reprocessing steps to produce secondary raw materials, i.e., making new filaments. Recycled granulate PLA feedstocks represent a potential alternative to virgin pellets for new applications in real-world contexts. [copyright information to be updated in production process].","citation-key":"romani2024","container-title":"Materials Today Sustainability","DOI":"10.1016/j.mtsust.2023.100636","ISSN":"2589-2347","journalAbbreviation":"Materials Today Sustainability","page":"100636","source":"ScienceDirect","title":"Characterization of PLA feedstock after multiple recycling processes for large-format material extrusion additive manufacturing","volume":"25","author":[{"family":"Romani","given":"Alessia"},{"family":"Perusin","given":"Lorenzo"},{"family":"Ciurnelli","given":"Mattia"},{"family":"Levi","given":"Marinella"}],"issued":{"date-parts":[["2024",3,1]]}}},{"id":980,"uris":["http://zotero.org/users/7033217/items/LTRRE4B3"],"itemData":{"id":980,"type":"article-journal","abstract":"Fused filament fabrication (FFF) is the most common and widespread additive manufacturing (AM) technique, but it requires the formation of filament. Fused granular fabrication (FGF), where plastic granules are directly three-dimensional (3D) printed, has become a promising technique for the AM technology. FGF could be a key driver to promote further greening of distributed recycling thanks to the reduced melt solidification steps and elimination of the filament extruder system. However, only large-scale FGF systems have been tested for technical and economic viability of recycling plastic materials. The objective of this work is to evaluate the performance of the FFF and FGF techniques in terms of technical and economical dimensions at the desktop 3D printing scale. Recycled and virgin polylactic acid material was studied by using five different types of recycling feedstocks: commercial filament, pellets, distributed filament, distributed pellets, and shredded waste. The results showed that the mechanical properties from the FGF technique using same configurations showed no statistical differences to FFF samples. Nevertheless, the granulometry could have an influence on the reproducibility of the samples, which explains that the critical factor in this technology is to assure the material input in the feeding system. In addition, FGF costs per kg of material were reduced to less than 1 €/kg compared with more than 20 €/kg for commercial recycled filament. These results are encouraging to foster FGF printer diffusion among heavy users of 3D printers because of reducing the cost associated to the filament fabrication while ensuring the technical quality. This indicates the possibility of a new type of 3D printing recycled plastic waste that is more likely to drive a circular economy and distributed recycling.","citation-key":"alexandre2020a","container-title":"3D Printing and Additive Manufacturing","DOI":"10.1089/3dp.2019.0195","ISSN":"2329-7662","issue":"5","page":"237-247","publisher":"Mary Ann Liebert, Inc., publishers","source":"liebertpub.com (Atypon)","title":"Mechanical Properties of Direct Waste Printing of Polylactic Acid with Universal Pellets Extruder: Comparison to Fused Filament Fabrication on Open-Source Desktop Three-Dimensional Printers","title-short":"Mechanical Properties of Direct Waste Printing of Polylactic Acid with Universal Pellets Extruder","volume":"7","author":[{"family":"Alexandre","given":"Arthur"},{"family":"Cruz Sanchez","given":"Fabio A."},{"family":"Boudaoud","given":"Hakim"},{"family":"Camargo","given":"Mauricio"},{"family":"Pearce","given":"Joshua M."}],"issued":{"date-parts":[["2020",10,1]]}}}],"schema":"https://github.com/citation-style-language/schema/raw/master/csl-citation.json"} </w:instrText>
      </w:r>
      <w:r w:rsidR="00D36615">
        <w:rPr>
          <w:rFonts w:ascii="Times New Roman" w:hAnsi="Times New Roman" w:cs="Times New Roman"/>
        </w:rPr>
        <w:fldChar w:fldCharType="separate"/>
      </w:r>
      <w:r w:rsidR="00EE0ACE" w:rsidRPr="00EE0ACE">
        <w:rPr>
          <w:rFonts w:ascii="Times New Roman" w:hAnsi="Times New Roman" w:cs="Times New Roman"/>
        </w:rPr>
        <w:t>(Alexandre et al., 2020; Romani et al., 2024b)</w:t>
      </w:r>
      <w:r w:rsidR="00D36615">
        <w:rPr>
          <w:rFonts w:ascii="Times New Roman" w:hAnsi="Times New Roman" w:cs="Times New Roman"/>
        </w:rPr>
        <w:fldChar w:fldCharType="end"/>
      </w:r>
      <w:r w:rsidR="005F75A4" w:rsidRPr="00246CE4">
        <w:rPr>
          <w:rFonts w:ascii="Times New Roman" w:hAnsi="Times New Roman" w:cs="Times New Roman"/>
        </w:rPr>
        <w:t xml:space="preserve">, </w:t>
      </w:r>
      <w:r w:rsidR="00933765" w:rsidRPr="00246CE4">
        <w:rPr>
          <w:rFonts w:ascii="Times New Roman" w:hAnsi="Times New Roman" w:cs="Times New Roman"/>
        </w:rPr>
        <w:t>to be recycled</w:t>
      </w:r>
      <w:r w:rsidR="00124AE6" w:rsidRPr="00246CE4">
        <w:rPr>
          <w:rFonts w:ascii="Times New Roman" w:hAnsi="Times New Roman" w:cs="Times New Roman"/>
        </w:rPr>
        <w:t xml:space="preserve"> in new applications</w:t>
      </w:r>
      <w:r w:rsidR="00F65719" w:rsidRPr="00246CE4">
        <w:rPr>
          <w:rFonts w:ascii="Times New Roman" w:hAnsi="Times New Roman" w:cs="Times New Roman"/>
        </w:rPr>
        <w:t>,</w:t>
      </w:r>
      <w:r w:rsidR="001161BA" w:rsidRPr="00246CE4" w:rsidDel="00933765">
        <w:rPr>
          <w:rFonts w:ascii="Times New Roman" w:hAnsi="Times New Roman" w:cs="Times New Roman"/>
        </w:rPr>
        <w:t xml:space="preserve"> </w:t>
      </w:r>
      <w:r w:rsidR="001161BA" w:rsidRPr="00246CE4">
        <w:rPr>
          <w:rFonts w:ascii="Times New Roman" w:hAnsi="Times New Roman" w:cs="Times New Roman"/>
        </w:rPr>
        <w:t xml:space="preserve">presenting new </w:t>
      </w:r>
      <w:r w:rsidR="001276F8" w:rsidRPr="00246CE4">
        <w:rPr>
          <w:rFonts w:ascii="Times New Roman" w:hAnsi="Times New Roman" w:cs="Times New Roman"/>
        </w:rPr>
        <w:t>opportunit</w:t>
      </w:r>
      <w:r w:rsidR="001161BA" w:rsidRPr="00246CE4">
        <w:rPr>
          <w:rFonts w:ascii="Times New Roman" w:hAnsi="Times New Roman" w:cs="Times New Roman"/>
        </w:rPr>
        <w:t>ies</w:t>
      </w:r>
      <w:r w:rsidR="007A4AEA" w:rsidRPr="00246CE4">
        <w:rPr>
          <w:rFonts w:ascii="Times New Roman" w:hAnsi="Times New Roman" w:cs="Times New Roman"/>
        </w:rPr>
        <w:t xml:space="preserve"> for waste management</w:t>
      </w:r>
      <w:r w:rsidR="004D2AF4" w:rsidRPr="00246CE4">
        <w:rPr>
          <w:rFonts w:ascii="Times New Roman" w:hAnsi="Times New Roman" w:cs="Times New Roman"/>
        </w:rPr>
        <w:t>, particularly through FFF</w:t>
      </w:r>
      <w:r w:rsidR="0008315D" w:rsidRPr="00246CE4">
        <w:rPr>
          <w:rFonts w:ascii="Times New Roman" w:hAnsi="Times New Roman" w:cs="Times New Roman"/>
        </w:rPr>
        <w:t>.</w:t>
      </w:r>
      <w:r w:rsidR="00FD532E" w:rsidRPr="00246CE4">
        <w:rPr>
          <w:rFonts w:ascii="Times New Roman" w:hAnsi="Times New Roman" w:cs="Times New Roman"/>
        </w:rPr>
        <w:t xml:space="preserve"> </w:t>
      </w:r>
      <w:r w:rsidR="00F65719" w:rsidRPr="00246CE4">
        <w:rPr>
          <w:rFonts w:ascii="Times New Roman" w:hAnsi="Times New Roman" w:cs="Times New Roman"/>
        </w:rPr>
        <w:t>W</w:t>
      </w:r>
      <w:r w:rsidR="0065076B" w:rsidRPr="00246CE4">
        <w:rPr>
          <w:rFonts w:ascii="Times New Roman" w:hAnsi="Times New Roman" w:cs="Times New Roman"/>
        </w:rPr>
        <w:t xml:space="preserve">ithin MEX </w:t>
      </w:r>
      <w:r w:rsidR="00933765" w:rsidRPr="00246CE4">
        <w:rPr>
          <w:rFonts w:ascii="Times New Roman" w:hAnsi="Times New Roman" w:cs="Times New Roman"/>
        </w:rPr>
        <w:t>techniques</w:t>
      </w:r>
      <w:r w:rsidR="0065076B" w:rsidRPr="00246CE4">
        <w:rPr>
          <w:rFonts w:ascii="Times New Roman" w:hAnsi="Times New Roman" w:cs="Times New Roman"/>
        </w:rPr>
        <w:t xml:space="preserve">, </w:t>
      </w:r>
      <w:r w:rsidR="00D50771" w:rsidRPr="00246CE4">
        <w:rPr>
          <w:rFonts w:ascii="Times New Roman" w:hAnsi="Times New Roman" w:cs="Times New Roman"/>
        </w:rPr>
        <w:t>f</w:t>
      </w:r>
      <w:r w:rsidR="0065076B" w:rsidRPr="00246CE4">
        <w:rPr>
          <w:rFonts w:ascii="Times New Roman" w:hAnsi="Times New Roman" w:cs="Times New Roman"/>
        </w:rPr>
        <w:t>used granular fabrication (FGF</w:t>
      </w:r>
      <w:r w:rsidR="00CF488A" w:rsidRPr="00246CE4">
        <w:rPr>
          <w:rFonts w:ascii="Times New Roman" w:hAnsi="Times New Roman" w:cs="Times New Roman"/>
        </w:rPr>
        <w:t xml:space="preserve">, or </w:t>
      </w:r>
      <w:r w:rsidR="00EB6899" w:rsidRPr="00246CE4">
        <w:rPr>
          <w:rFonts w:ascii="Times New Roman" w:hAnsi="Times New Roman" w:cs="Times New Roman"/>
        </w:rPr>
        <w:t>f</w:t>
      </w:r>
      <w:r w:rsidR="00CF488A" w:rsidRPr="00246CE4">
        <w:rPr>
          <w:rFonts w:ascii="Times New Roman" w:hAnsi="Times New Roman" w:cs="Times New Roman"/>
        </w:rPr>
        <w:t xml:space="preserve">used </w:t>
      </w:r>
      <w:r w:rsidR="00EB6899" w:rsidRPr="00246CE4">
        <w:rPr>
          <w:rFonts w:ascii="Times New Roman" w:hAnsi="Times New Roman" w:cs="Times New Roman"/>
        </w:rPr>
        <w:t>p</w:t>
      </w:r>
      <w:r w:rsidR="00CF488A" w:rsidRPr="00246CE4">
        <w:rPr>
          <w:rFonts w:ascii="Times New Roman" w:hAnsi="Times New Roman" w:cs="Times New Roman"/>
        </w:rPr>
        <w:t xml:space="preserve">article </w:t>
      </w:r>
      <w:r w:rsidR="00EB6899" w:rsidRPr="00246CE4">
        <w:rPr>
          <w:rFonts w:ascii="Times New Roman" w:hAnsi="Times New Roman" w:cs="Times New Roman"/>
        </w:rPr>
        <w:t>f</w:t>
      </w:r>
      <w:r w:rsidR="00CF488A" w:rsidRPr="00246CE4">
        <w:rPr>
          <w:rFonts w:ascii="Times New Roman" w:hAnsi="Times New Roman" w:cs="Times New Roman"/>
        </w:rPr>
        <w:t>abrication, F</w:t>
      </w:r>
      <w:r w:rsidR="003E7837" w:rsidRPr="00246CE4">
        <w:rPr>
          <w:rFonts w:ascii="Times New Roman" w:hAnsi="Times New Roman" w:cs="Times New Roman"/>
        </w:rPr>
        <w:t>P</w:t>
      </w:r>
      <w:r w:rsidR="00CF488A" w:rsidRPr="00246CE4">
        <w:rPr>
          <w:rFonts w:ascii="Times New Roman" w:hAnsi="Times New Roman" w:cs="Times New Roman"/>
        </w:rPr>
        <w:t>F</w:t>
      </w:r>
      <w:r w:rsidR="0065076B" w:rsidRPr="00246CE4">
        <w:rPr>
          <w:rFonts w:ascii="Times New Roman" w:hAnsi="Times New Roman" w:cs="Times New Roman"/>
        </w:rPr>
        <w:t xml:space="preserve">) </w:t>
      </w:r>
      <w:r w:rsidR="00F65719" w:rsidRPr="00246CE4">
        <w:rPr>
          <w:rFonts w:ascii="Times New Roman" w:hAnsi="Times New Roman" w:cs="Times New Roman"/>
        </w:rPr>
        <w:t xml:space="preserve">also </w:t>
      </w:r>
      <w:r w:rsidR="004D2AF4" w:rsidRPr="00246CE4">
        <w:rPr>
          <w:rFonts w:ascii="Times New Roman" w:hAnsi="Times New Roman" w:cs="Times New Roman"/>
        </w:rPr>
        <w:t xml:space="preserve">offers an </w:t>
      </w:r>
      <w:r w:rsidR="00933765" w:rsidRPr="00246CE4">
        <w:rPr>
          <w:rFonts w:ascii="Times New Roman" w:hAnsi="Times New Roman" w:cs="Times New Roman"/>
        </w:rPr>
        <w:t xml:space="preserve">additional strategy </w:t>
      </w:r>
      <w:r w:rsidR="004D2AF4" w:rsidRPr="00246CE4">
        <w:rPr>
          <w:rFonts w:ascii="Times New Roman" w:hAnsi="Times New Roman" w:cs="Times New Roman"/>
        </w:rPr>
        <w:t xml:space="preserve">that enables the </w:t>
      </w:r>
      <w:r w:rsidR="0065076B" w:rsidRPr="00246CE4">
        <w:rPr>
          <w:rFonts w:ascii="Times New Roman" w:hAnsi="Times New Roman" w:cs="Times New Roman"/>
        </w:rPr>
        <w:t>direct use</w:t>
      </w:r>
      <w:r w:rsidR="00210F37" w:rsidRPr="00246CE4">
        <w:rPr>
          <w:rFonts w:ascii="Times New Roman" w:hAnsi="Times New Roman" w:cs="Times New Roman"/>
        </w:rPr>
        <w:t xml:space="preserve"> of </w:t>
      </w:r>
      <w:r w:rsidR="001B0C6A" w:rsidRPr="00246CE4">
        <w:rPr>
          <w:rFonts w:ascii="Times New Roman" w:hAnsi="Times New Roman" w:cs="Times New Roman"/>
        </w:rPr>
        <w:t xml:space="preserve">recycled </w:t>
      </w:r>
      <w:r w:rsidR="0065076B" w:rsidRPr="00246CE4">
        <w:rPr>
          <w:rFonts w:ascii="Times New Roman" w:hAnsi="Times New Roman" w:cs="Times New Roman"/>
        </w:rPr>
        <w:t>granulated materials</w:t>
      </w:r>
      <w:r w:rsidR="000B3F72" w:rsidRPr="00246CE4">
        <w:rPr>
          <w:rFonts w:ascii="Times New Roman" w:hAnsi="Times New Roman" w:cs="Times New Roman"/>
        </w:rPr>
        <w:t xml:space="preserve"> for new product applications</w:t>
      </w:r>
      <w:r w:rsidR="001B0C6A" w:rsidRPr="00246CE4">
        <w:rPr>
          <w:rFonts w:ascii="Times New Roman" w:hAnsi="Times New Roman" w:cs="Times New Roman"/>
        </w:rPr>
        <w:t>,</w:t>
      </w:r>
      <w:r w:rsidR="0065076B" w:rsidRPr="00246CE4">
        <w:rPr>
          <w:rFonts w:ascii="Times New Roman" w:hAnsi="Times New Roman" w:cs="Times New Roman"/>
        </w:rPr>
        <w:t xml:space="preserve"> such as plastic pellets or flakes</w:t>
      </w:r>
      <w:r w:rsidR="002969F6">
        <w:rPr>
          <w:rFonts w:ascii="Times New Roman" w:hAnsi="Times New Roman" w:cs="Times New Roman"/>
        </w:rPr>
        <w:t xml:space="preserve"> </w:t>
      </w:r>
      <w:r w:rsidR="002969F6">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{"citationID":"9ZIr0oLu","properties":{"unsorted":false,"formattedCitation":"(Justino Netto et al., 2021; Romani and Levi, 2024; Vicente et al., 2023)","plainCitation":"(Justino Netto et al., 2021; Romani and Levi, 2024; Vicente et al., 2023)","noteIndex":0},"citationItems":[{"id":"yjmA57Lv/7EIVkD6d","uris":["http://zotero.org/users/6746922/items/XWUXAIYI"],"itemData":{"id":20678,"type":"article-journal","abstract":"Additive Manufacturing has significantly impacted circular design, expanding the opportunities for designing new artifacts following circular economy principles, e.g., using secondary raw materials. Small-format 3D printing has reached a broader audience of stakeholders, including end-users, when dealing with filament feedstocks from plastic and biomass waste. However, using large-format extrusion-based additive manufacturing with recycled feedstocks remains challenging, resulting in limited applications and awareness among practitioners. This work analyzes the most relevant product applications using large-format material extrusion additive manufacturing with recycled plastics and biomass waste feedstocks. It reviews the case studies from 2010 to mid-2024 dealing with new materials and applications from academic research and practical contexts. The applications were analyzed to outline the current situation and trends for large-format 3D printing with recycled plastics- and biomass-based feedstocks, focusing on secondary raw materials, manufacturability, impact on product aesthetics, application fields, and products. Despite more consolidated sectors, new technical applications using granulate feedstock systems, e.g., transportation, are emerging. Academic research studies new secondary raw materials and distributed practices through large-format 3D printing. Practitioners are exploiting different approaches to design products, optimizing building times, costs, and material usage through different manufacturing strategies, strengthening the product identity by highlighting circularity. Spreading specific expertise could enlarge the range of application sectors and products, as well as foster real-world collaborations and scaling-up. Thanks to this work, new synergies between the research and practical contexts can be encouraged for new circular economy practices, detecting and exploring new scraps, material categories, or Additive Manufacturing processes in the future.","container-title":"Sustainability","DOI":"10.3390/su16187966","ISSN":"2071-1050","issue":"18","language":"en","license":"http://creativecommons.org/licenses/by/3.0/","note":"number: 18","page":"7966","publisher":"Multidisciplinary Digital Publishing Institute","source":"www.mdpi.com","title":"Large-Format Material Extrusion Additive Manufacturing for Circular Economy Practices: A Focus on Product Applications with Materials from Recycled Plastics and Biomass Waste","title-short":"Large-Format Material Extrusion Additive Manufacturing for Circular Economy Practices","volume":"16","author":[{"family":"Romani","given":"Alessia"},{"family":"Levi","given":"Marinella"}],"issued":{"date-parts":[["2024",1]]}}},{"id":"yjmA57Lv/gmSlcTkg","uris":["http://zotero.org/users/6746922/items/6JRWJSNX"],"itemData":{"id":9630,"type":"article-journal","abstract":"Additive manufacturing (AM) of polymer large parts is a technological research area with great growth potential if the main barriers to its implementation are successfully addressed. In this research, a review of large-format AM (LFAM) processes for polymers is presented, followed by market research concerning the identification of large-format polymer commercial printers. An overview was performed covering the current LFAM systems configurations and their control aspects. The design and modelling approaches related with the fabrication of polymer large parts by AM, and the materials currently being applied and under development, were described. Finally, a summary of LFAM applications with a focus in the Transportation, Academic, Construction and Energy sectors, was presented. The current main advances in the LFAM of polymers are linked with the possibility of producing large parts in a faster, cheaper, and reliable way. The market research analysis concerning results for all AM families involving polymer materials reveals that, currently, the material extrusion AM process family is potentially the most suitable to produce large parts, with a significant number of applications attesting its capability to produce such large-format components.","container-title":"Progress in Additive Manufacturing","DOI":"10.1007/s40964-023-00397-9","ISSN":"2363-9520","issue":"6","journalAbbreviation":"Prog Addit Manuf","language":"en","page":"1257-1280","source":"Springer Link","title":"Large-format additive manufacturing of polymer extrusion-based deposition systems: review and applications","title-short":"Large-format additive manufacturing of polymer extrusion-based deposition systems","volume":"8","author":[{"family":"Vicente","given":"Carlos M. S."},{"family":"Sardinha","given":"Manuel"},{"family":"Reis","given":"Luís"},{"family":"Ribeiro","given":"António"},{"family":"Leite","given":"Marco"}],"issued":{"date-parts":[["2023",1,17]]}}},{"id":"yjmA57Lv/BlZ4MPJb","uris":["http://zotero.org/users/6746922/items/C8G6LJFQ"],"itemData":{"id":9000,"type":"article-journal","abstract":"This paper presents a systematic review on extrusion additive manufacturing (EAM), with focus on the technological development of screw-assisted systems that can be fed directly with granulated materials. Screw-assisted EAM has gained importance as an enabling technology to expand the range of 3D printing materials, reduce costs associated with feedstock fabrication, and increase the material deposition rate compared to traditional fused filament fabrication (FFF). Many experimental printheads and commercial systems that use some screw-processing mechanism can be found in the literature, but the design diversity and lack of standard terminology make it difficult to determine the most suitable solutions for a given material or application field. Besides, the few previous reviews have offered only a glimpse into the topic, without an in-depth analysis about the design of the extruders and associated capabilities. A systematic procedure was devised to identify the screw-assisted EAM systems that can print directly fr</w:instrText>
      </w:r>
      <w:r w:rsidR="004A579E" w:rsidRPr="000B427A">
        <w:rPr>
          <w:rFonts w:ascii="Times New Roman" w:hAnsi="Times New Roman" w:cs="Times New Roman"/>
          <w:lang w:val="it-IT"/>
          <w:rPrChange w:id="323" w:author="Catalina Suescun Gonzalez" w:date="2026-09-05T09:55:00Z" w16du:dateUtc="2026-09-05T07:55:00Z">
            <w:rPr>
              <w:rFonts w:ascii="Times New Roman" w:hAnsi="Times New Roman" w:cs="Times New Roman"/>
            </w:rPr>
          </w:rPrChange>
        </w:rPr>
        <w:instrText xml:space="preserve">om granulated materials, resulting in 61 articles describing different pieces of equipment that were categorized as experimental printheads and commercial systems, for small- and large-scale applications. After describing their main characteristics, the most significant extruder modifications were discussed with reference to the materials processed and performance requirements. In the end, a general workflow for the development of 3D printers based on screw extrusion was proposed. This review intends to provide information about the state-of-the-art screw-assisted EAM and help the academy to identify further research opportunities in the field.","container-title":"The International Journal of Advanced Manufacturing Technology","DOI":"10.1007/s00170-021-07365-z","ISSN":"1433-3015","issue":"9","journalAbbreviation":"Int J Adv Manuf Technol","language":"en","page":"2711-2727","source":"Springer Link","title":"Screw-assisted 3D printing with granulated materials: a systematic review","title-short":"Screw-assisted 3D printing with granulated materials","volume":"115","author":[{"family":"Justino Netto","given":"Joaquim Manoel"},{"family":"Idogava","given":"Henrique Takashi"},{"family":"Frezzatto Santos","given":"Luiz Eduardo"},{"family":"Silveira","given":"Zilda de Castro"},{"family":"Romio","given":"Pedro"},{"family":"Alves","given":"Jorge Lino"}],"issued":{"date-parts":[["2021",8,1]]}}}],"schema":"https://github.com/citation-style-language/schema/raw/master/csl-citation.json"} </w:instrText>
      </w:r>
      <w:r w:rsidR="002969F6">
        <w:rPr>
          <w:rFonts w:ascii="Times New Roman" w:hAnsi="Times New Roman" w:cs="Times New Roman"/>
        </w:rPr>
        <w:fldChar w:fldCharType="separate"/>
      </w:r>
      <w:r w:rsidR="00EE0ACE" w:rsidRPr="00711179">
        <w:rPr>
          <w:rFonts w:ascii="Times New Roman" w:hAnsi="Times New Roman" w:cs="Times New Roman"/>
          <w:lang w:val="it-IT"/>
          <w:rPrChange w:id="324" w:author="Catalina Suescun Gonzalez" w:date="2026-09-04T10:38:00Z" w16du:dateUtc="2026-09-04T08:38:00Z">
            <w:rPr>
              <w:rFonts w:ascii="Times New Roman" w:hAnsi="Times New Roman" w:cs="Times New Roman"/>
            </w:rPr>
          </w:rPrChange>
        </w:rPr>
        <w:t>(</w:t>
      </w:r>
      <w:proofErr w:type="spellStart"/>
      <w:r w:rsidR="00EE0ACE" w:rsidRPr="00711179">
        <w:rPr>
          <w:rFonts w:ascii="Times New Roman" w:hAnsi="Times New Roman" w:cs="Times New Roman"/>
          <w:lang w:val="it-IT"/>
          <w:rPrChange w:id="325" w:author="Catalina Suescun Gonzalez" w:date="2026-09-04T10:38:00Z" w16du:dateUtc="2026-09-04T08:38:00Z">
            <w:rPr>
              <w:rFonts w:ascii="Times New Roman" w:hAnsi="Times New Roman" w:cs="Times New Roman"/>
            </w:rPr>
          </w:rPrChange>
        </w:rPr>
        <w:t>Justino</w:t>
      </w:r>
      <w:proofErr w:type="spellEnd"/>
      <w:r w:rsidR="00EE0ACE" w:rsidRPr="00711179">
        <w:rPr>
          <w:rFonts w:ascii="Times New Roman" w:hAnsi="Times New Roman" w:cs="Times New Roman"/>
          <w:lang w:val="it-IT"/>
          <w:rPrChange w:id="326" w:author="Catalina Suescun Gonzalez" w:date="2026-09-04T10:38:00Z" w16du:dateUtc="2026-09-04T08:38:00Z">
            <w:rPr>
              <w:rFonts w:ascii="Times New Roman" w:hAnsi="Times New Roman" w:cs="Times New Roman"/>
            </w:rPr>
          </w:rPrChange>
        </w:rPr>
        <w:t xml:space="preserve"> Netto et al., 2021; Romani and Levi, 2024; Vicente et al., 2023)</w:t>
      </w:r>
      <w:r w:rsidR="002969F6">
        <w:rPr>
          <w:rFonts w:ascii="Times New Roman" w:hAnsi="Times New Roman" w:cs="Times New Roman"/>
        </w:rPr>
        <w:fldChar w:fldCharType="end"/>
      </w:r>
      <w:r w:rsidR="004D2AF4" w:rsidRPr="00711179">
        <w:rPr>
          <w:rFonts w:ascii="Times New Roman" w:hAnsi="Times New Roman" w:cs="Times New Roman"/>
          <w:lang w:val="it-IT"/>
          <w:rPrChange w:id="327" w:author="Catalina Suescun Gonzalez" w:date="2026-09-04T10:38:00Z" w16du:dateUtc="2026-09-04T08:38:00Z">
            <w:rPr>
              <w:rFonts w:ascii="Times New Roman" w:hAnsi="Times New Roman" w:cs="Times New Roman"/>
            </w:rPr>
          </w:rPrChange>
        </w:rPr>
        <w:t xml:space="preserve">. </w:t>
      </w:r>
      <w:r w:rsidR="004D2AF4" w:rsidRPr="00246CE4">
        <w:rPr>
          <w:rFonts w:ascii="Times New Roman" w:hAnsi="Times New Roman" w:cs="Times New Roman"/>
        </w:rPr>
        <w:t xml:space="preserve">This method has </w:t>
      </w:r>
      <w:r w:rsidR="0065076B" w:rsidRPr="00246CE4">
        <w:rPr>
          <w:rFonts w:ascii="Times New Roman" w:hAnsi="Times New Roman" w:cs="Times New Roman"/>
        </w:rPr>
        <w:t xml:space="preserve">demonstrated cost reductions and expanded </w:t>
      </w:r>
      <w:r w:rsidR="004D2AF4" w:rsidRPr="00246CE4">
        <w:rPr>
          <w:rFonts w:ascii="Times New Roman" w:hAnsi="Times New Roman" w:cs="Times New Roman"/>
        </w:rPr>
        <w:t>the</w:t>
      </w:r>
      <w:r w:rsidR="0065076B" w:rsidRPr="00246CE4">
        <w:rPr>
          <w:rFonts w:ascii="Times New Roman" w:hAnsi="Times New Roman" w:cs="Times New Roman"/>
        </w:rPr>
        <w:t xml:space="preserve"> range of </w:t>
      </w:r>
      <w:r w:rsidR="004D2AF4" w:rsidRPr="00246CE4">
        <w:rPr>
          <w:rFonts w:ascii="Times New Roman" w:hAnsi="Times New Roman" w:cs="Times New Roman"/>
        </w:rPr>
        <w:t xml:space="preserve">recycled </w:t>
      </w:r>
      <w:r w:rsidR="0065076B" w:rsidRPr="00246CE4">
        <w:rPr>
          <w:rFonts w:ascii="Times New Roman" w:hAnsi="Times New Roman" w:cs="Times New Roman"/>
        </w:rPr>
        <w:t xml:space="preserve">materials by eliminating the need </w:t>
      </w:r>
      <w:r w:rsidR="00880AF8" w:rsidRPr="00246CE4">
        <w:rPr>
          <w:rFonts w:ascii="Times New Roman" w:hAnsi="Times New Roman" w:cs="Times New Roman"/>
        </w:rPr>
        <w:t xml:space="preserve">to </w:t>
      </w:r>
      <w:r w:rsidR="0065076B" w:rsidRPr="00246CE4">
        <w:rPr>
          <w:rFonts w:ascii="Times New Roman" w:hAnsi="Times New Roman" w:cs="Times New Roman"/>
        </w:rPr>
        <w:t>convert</w:t>
      </w:r>
      <w:r w:rsidR="00880AF8" w:rsidRPr="00246CE4">
        <w:rPr>
          <w:rFonts w:ascii="Times New Roman" w:hAnsi="Times New Roman" w:cs="Times New Roman"/>
        </w:rPr>
        <w:t xml:space="preserve"> them</w:t>
      </w:r>
      <w:r w:rsidR="00210F37" w:rsidRPr="00246CE4">
        <w:rPr>
          <w:rFonts w:ascii="Times New Roman" w:hAnsi="Times New Roman" w:cs="Times New Roman"/>
        </w:rPr>
        <w:t xml:space="preserve"> </w:t>
      </w:r>
      <w:r w:rsidR="0065076B" w:rsidRPr="00246CE4">
        <w:rPr>
          <w:rFonts w:ascii="Times New Roman" w:hAnsi="Times New Roman" w:cs="Times New Roman"/>
        </w:rPr>
        <w:t xml:space="preserve">into </w:t>
      </w:r>
      <w:r w:rsidR="00F65719" w:rsidRPr="00246CE4">
        <w:rPr>
          <w:rFonts w:ascii="Times New Roman" w:hAnsi="Times New Roman" w:cs="Times New Roman"/>
        </w:rPr>
        <w:t xml:space="preserve">3D printing </w:t>
      </w:r>
      <w:r w:rsidR="0065076B" w:rsidRPr="00246CE4">
        <w:rPr>
          <w:rFonts w:ascii="Times New Roman" w:hAnsi="Times New Roman" w:cs="Times New Roman"/>
        </w:rPr>
        <w:t>filaments</w:t>
      </w:r>
      <w:r w:rsidR="00F65719" w:rsidRPr="00246CE4">
        <w:rPr>
          <w:rFonts w:ascii="Times New Roman" w:hAnsi="Times New Roman" w:cs="Times New Roman"/>
        </w:rPr>
        <w:t xml:space="preserve"> </w:t>
      </w:r>
      <w:r w:rsidR="007C2FA2"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{"citationID":"GZniZypa","properties":{"unsorted":false,"formattedCitation":"(Little et al., 2020; Romani et al., 2024b; Woern et al., 2018)","plainCitation":"(Little et al., 2020; Romani et al., 2024b; Woern et al., 2018)","noteIndex":0},"citationItems":[{"id":894,"uris":["http://zotero.org/users/7033217/items/BR9FET6E"],"itemData":{"id":894,"type":"article-journal","abstract":"This study explores the potential to reach a circular economy for post-consumer Recycled Polyethylene Terephthalate (rPET) packaging and bottles by using it as a Distributed Recycling for Additive Manufacturing (DRAM) feedstock. Specifically, for the first time, rPET water bottle flake is processed using only an open source toolchain with Fused Particle Fabrication (FPF) or Fused Granular Fabrication (FGF) processing rather than first converting it to filament. In this study, first the impact of granulation, sifting, and heating (and their sequential combination) is quantified on the shape and size distribution of the rPET flakes. Then 3D printing tests were performed on the rPET flake with two different feed systems: an external feeder and feed tube augmented with a motorized auger screw, and an extruder-mounted hopper that enables direct 3D printing. Two Gigabot X machines were used, each with the different feed systems, and one without and the latter with extended part cooling. 3D print settings were optimized based on thermal characterization, and both systems were shown to 3D print rPET directly from shredded water bottles. Mechanical testing showed the importance of isolating rPET from moisture and that geometry was important for uniform extrusion. The mechanical strength of 3D-printed parts with FPF and inconsistent flow is lower than optimized fused filament, but adequate for a wide range of applications. Future work is needed to improve consistency and enable water bottles to be used as a widespread DRAM feedstock.","citation-key":"little2020","container-title":"Materials","DOI":"10.3390/ma13194273","ISSN":"1996-1944","issue":"19","language":"en","license":"http://creativecommons.org/licenses/by/3.0/","note":"number: 19","page":"4273","publisher":"Multidisciplinary Digital Publishing Institute","source":"www.mdpi.com","title":"Towards Distributed Recycling with Additive Manufacturing of PET Flake Feedstocks","volume":"13","author":[{"family":"Little","given":"Helen A."},{"family":"Tanikella","given":"Nagendra G."},{"family":"J. Reich","given":"Matthew"},{"family":"Fiedler","given":"Matthew J."},{"family":"Snabes","given":"Samantha L."},{"family":"Pearce","given":"Joshua M."}],"issued":{"date-parts":[["2020",1]]}}},{"id":335,"uris":["http://zotero.org/users/7033217/items/6ISSW4PX"],"itemData":{"id":335,"type":"article-journal","abstract":"Since the take-make-dispose model is leading to significant waste production and environmental impact, circular economy models have been spreading to reduce waste and resource depletion, rethinking the existing resource cycles. Plastic waste created environmental and economic concerns, requiring new recycling methods and strategies to preserve resources. This practice plays a key role in extrusion-based additive manufacturing, converting waste into recycled feedstock. Large-format additive manufacturing represents a promising way to scale up recycling strategies with granulated polymer feedstock, especially considering popular materials, i.e., PLA. However, thermomechanical degradation affects the quality of this secondary raw material, and these effects on large-format systems are scarcely studied. This work investigates the thermal, rheological, and mechanical properties of PLA feedstock for large-format additive manufacturing after multiple recycling processes, i.e., up to six. The effect of material degradation from multiple recycling processes was assessed through Gel Permeation Chromatography, Differential Scanning Calorimetry, flow stress ramp tests, tensile tests, and colorimetry. Some 3D printed parts were fabricated to assess the overall quality of the process, including pieces from potential applications. Lower effects of thermomechanical degradation were found compared to desktop-size 3D printers, mainly by cutting the reprocessing steps to produce secondary raw materials, i.e., making new filaments. Recycled granulate PLA feedstocks represent a potential alternative to virgin pellets for new applications in real-world contexts. [copyright information to be updated in production process].","citation-key":"romani2024","container-title":"Materials Today Sustainability","DOI":"10.1016/j.mtsust.2023.100636","ISSN":"2589-2347","journalAbbreviation":"Materials Today Sustainability","page":"100636","source":"ScienceDirect","title":"Characterization of PLA feedstock after multiple recycling processes for large-format material extrusion additive manufacturing","volume":"25","author":[{"family":"Romani","given":"Alessia"},{"family":"Perusin","given":"Lorenzo"},{"family":"Ciurnelli","given":"Mattia"},{"family":"Levi","given":"Marinella"}],"issued":{"date-parts":[["2024",3,1]]}}},{"id":988,"uris":["http://zotero.org/users/7033217/items/RX4PFU4H"],"itemData":{"id":988,"type":"article-journal","abstract":"Fused particle fabrication (FPF) (or fused granular fabrication (FGF)) has potential for increasing recycled polymers in 3-D printing. Here, the open source Gigabot X is used to develop a new method to optimize FPF/FGF for recycled materials. Virgin polylactic acid (PLA) pellets and prints were analyzed and were then compared to four recycled polymers including the two most popular printing materials (PLA and acrylonitrile butadiene styrene (ABS)) as well as the two most common waste plastics (polyethylene terephthalate (PET) and polypropylene (PP)). The size characteristics of the various materials were quantified using digital image processing. Then, power and nozzle velocity matrices were used to optimize the print speed, and a print test was used to maximize the output for a two-temperature stage extruder for a given polymer feedstock. ASTM type 4 tensile tests were used to determine the mechanical properties of each plastic when they were printed with a particle drive extruder system and were compared with filament printing. The results showed that the Gigabot X can print materials 6.5&amp;times; to 13&amp;times; faster than conventional printers depending on the material, with no significant reduction in the mechanical properties. It was concluded that the Gigabot X and similar FPF/FGF printers can utilize a wide range of recycled polymer materials with minimal post processing.","citation-key":"woern2018a","container-title":"Materials","DOI":"10.3390/ma11081413","issue":"8","language":"en","license":"http://creativecommons.org/licenses/by/3.0/","note":"number: 8","page":"1413","publisher":"Multidisciplinary Digital Publishing Institute","source":"www.mdpi.com","title":"Fused Particle Fabrication 3-D Printing: Recycled Materials’ Optimization and Mechanical Properties","title-short":"Fused Particle Fabrication 3-D Printing","volume":"11","author":[{"family":"Woern","given":"Aubrey L."},{"family":"Byard","given":"Dennis J."},{"family":"Oakley","given":"Robert B."},{"family":"Fiedler","given":"Matthew J."},{"family":"Snabes","given":"Samantha L."},{"family":"Pearce","given":"Joshua M."}],"issued":{"date-parts":[["2018",8]]}}}],"schema":"https://github.com/citation-style-language/schema/raw/master/csl-citation.json"} </w:instrText>
      </w:r>
      <w:r w:rsidR="007C2FA2" w:rsidRPr="00246CE4">
        <w:rPr>
          <w:rFonts w:ascii="Times New Roman" w:hAnsi="Times New Roman" w:cs="Times New Roman"/>
        </w:rPr>
        <w:fldChar w:fldCharType="separate"/>
      </w:r>
      <w:r w:rsidR="00EE0ACE" w:rsidRPr="00EE0ACE">
        <w:rPr>
          <w:rFonts w:ascii="Times New Roman" w:hAnsi="Times New Roman" w:cs="Times New Roman"/>
        </w:rPr>
        <w:t>(Little et al., 2020; Romani et al., 2024b; Woern et al., 2018)</w:t>
      </w:r>
      <w:r w:rsidR="007C2FA2" w:rsidRPr="00246CE4">
        <w:rPr>
          <w:rFonts w:ascii="Times New Roman" w:hAnsi="Times New Roman" w:cs="Times New Roman"/>
        </w:rPr>
        <w:fldChar w:fldCharType="end"/>
      </w:r>
      <w:r w:rsidR="007C2FA2" w:rsidRPr="00246CE4">
        <w:rPr>
          <w:rFonts w:ascii="Times New Roman" w:hAnsi="Times New Roman" w:cs="Times New Roman"/>
        </w:rPr>
        <w:t xml:space="preserve"> </w:t>
      </w:r>
      <w:r w:rsidR="006400B3" w:rsidRPr="00246CE4">
        <w:rPr>
          <w:rFonts w:ascii="Times New Roman" w:hAnsi="Times New Roman" w:cs="Times New Roman"/>
        </w:rPr>
        <w:t>or allowing the direct mixing of blends and polymer-based composites</w:t>
      </w:r>
      <w:r w:rsidR="007C2FA2" w:rsidRPr="00246CE4">
        <w:rPr>
          <w:rFonts w:ascii="Times New Roman" w:hAnsi="Times New Roman" w:cs="Times New Roman"/>
        </w:rPr>
        <w:t xml:space="preserve"> </w:t>
      </w:r>
      <w:r w:rsidR="00210F37" w:rsidRPr="00246CE4">
        <w:rPr>
          <w:rFonts w:ascii="Times New Roman" w:hAnsi="Times New Roman" w:cs="Times New Roman"/>
        </w:rPr>
        <w:fldChar w:fldCharType="begin"/>
      </w:r>
      <w:r w:rsidR="004A579E">
        <w:rPr>
          <w:rFonts w:ascii="Times New Roman" w:hAnsi="Times New Roman" w:cs="Times New Roman"/>
        </w:rPr>
        <w:instrText xml:space="preserve"> ADDIN ZOTERO_ITEM CSL_CITATION {"citationID":"oPjsrXAV","properties":{"formattedCitation":"(Romani et al., 2023; Suescun Gonzalez et al., 2024)","plainCitation":"(Romani et al., 2023; Suescun Gonzalez et al., 2024)","noteIndex":0},"citationItems":[{"id":"yjmA57Lv/SD1cQyRg","uris":["http://zotero.org/users/6746922/items/V9VIW8FX"],"itemData":{"id":10005,"type":"article-journal","abstract":"Distributed recycling and additive manufacturing (DRAM) holds enormous promise for enabling a circular economy. Most DRAM studies have focused on single thermoplastic waste stream. This study takes three paths forward from the previous literature: 1) expanding DRAM into high-performance polycarbonate/ acrylonitrile butadiene styrene (PC/ABS) blends, 2) extending PC/ABS blend research into both recycled materials and into direct fused granular fabrication (FGF) 3-D printing and 3) demonstrating the potential of using recycled PC/ABS feedstocks for new applications in circular economy contexts. A commercial open source large-format FGF 3-D printer was modified and used to assess the different printability and accuracy of recycled PC and PC/ABS. The mechanical properties (tensile and impact) following the ASTM D638 and D6110–18 standards were quantified. A weather simulation test (ASTM D5071–06) was performed to assess outdoor performance. Finally, two applications in sporting goods and furniture were demonstrated. In general, better printability was achieved with recycled PC/ABS compared to recycled PC, as well as good dimensional accuracy at printing speeds of 30 and 40 mm/s. Minimal qualitative differences and discoloration were visible on the samples after accelerated weather exposure, with results in accordance with the state-of-the-art. The rPC/ABS results from tensile tests show similar values to those of rPC for elastic modulus (2.1 ± 0.1 GPa), tensile strength (41.6 ± 6.3 MPA), and elongation at break (2.8 ± 0.9%), which are also comparable with previous studied virgin 3-D printed filaments. Similarly, impact energy (115.78 ± 24.40 kJ/m2) and resistance values (810.36 ± 165.77 J/m) are comparable in the two tested formulations, reaching similar results compared to FFF 3-D printed filaments, as well as virgin materials for injection molding. Finally, the two demonstration products in the sporting goods and furniture sectors were successfully fabricated with rPC/ABS, achieving complex patterns and good printing speeds for recycled feedstocks. It is concluded rPC/ABS blends represent a potential high-performance feedstock for DRAM, validating its use in direct FGF 3-D printing systems and potential applications for a circular economy.","container-title":"Sustainable Materials and Technologies","DOI":"10.1016/j.susmat.2023.e00730","ISSN":"2214-9937","journalAbbreviation":"Sustainable Materials and Technologies","license":"All rights reserved","page":"e00730","source":"ScienceDirect","title":"Recycled polycarbonate and polycarbonate/acrylonitrile butadiene styrene feedstocks for circular economy product applications with fused granular fabrication-based additive manufacturing","volume":"38","author":[{"family":"Romani","given":"Alessia"},{"family":"Levi","given":"Marinella"},{"family":"Pearce","given":"Joshua M."}],"issued":{"date-parts":[["2023",12,1]]}}},{"id":222,"uris":["http://zotero.org/users/7033217/items/MWUKX9B6"],"itemData":{"id":222,"type":"article-journal","abstract":"The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210F37" w:rsidRPr="00246CE4">
        <w:rPr>
          <w:rFonts w:ascii="Times New Roman" w:hAnsi="Times New Roman" w:cs="Times New Roman"/>
        </w:rPr>
        <w:fldChar w:fldCharType="separate"/>
      </w:r>
      <w:r w:rsidR="00EE0ACE" w:rsidRPr="00EE0ACE">
        <w:rPr>
          <w:rFonts w:ascii="Times New Roman" w:hAnsi="Times New Roman" w:cs="Times New Roman"/>
        </w:rPr>
        <w:t>(Romani et al., 2023; Suescun Gonzalez et al., 2024)</w:t>
      </w:r>
      <w:r w:rsidR="00210F37" w:rsidRPr="00246CE4">
        <w:rPr>
          <w:rFonts w:ascii="Times New Roman" w:hAnsi="Times New Roman" w:cs="Times New Roman"/>
        </w:rPr>
        <w:fldChar w:fldCharType="end"/>
      </w:r>
      <w:r w:rsidR="006A5BA2" w:rsidRPr="00246CE4">
        <w:rPr>
          <w:rFonts w:ascii="Times New Roman" w:hAnsi="Times New Roman" w:cs="Times New Roman"/>
        </w:rPr>
        <w:t>,</w:t>
      </w:r>
      <w:r w:rsidR="00270596" w:rsidRPr="00246CE4">
        <w:rPr>
          <w:rFonts w:ascii="Times New Roman" w:hAnsi="Times New Roman" w:cs="Times New Roman"/>
        </w:rPr>
        <w:t xml:space="preserve"> </w:t>
      </w:r>
      <w:r w:rsidR="006A5BA2"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{"citationID":"zdlaoXbF","properties":{"formattedCitation":"(Alexandre et al., 2020)","plainCitation":"(Alexandre et al., 2020)","noteIndex":0},"citationItems":[{"id":980,"uris":["http://zotero.org/users/7033217/items/LTRRE4B3"],"itemData":{"id":980,"type":"article-journal","abstract":"Fused filament fabrication (FFF) is the most common and widespread additive manufacturing (AM) technique, but it requires the formation of filament. Fused granular fabrication (FGF), where plastic granules are directly three-dimensional (3D) printed, has become a promising technique for the AM technology. FGF could be a key driver to promote further greening of distributed recycling thanks to the reduced melt solidification steps and elimination of the filament extruder system. However, only large-scale FGF systems have been tested for technical and economic viability of recycling plastic materials. The objective of this work is to evaluate the performance of the FFF and FGF techniques in terms of technical and economical dimensions at the desktop 3D printing scale. Recycled and virgin polylactic acid material was studied by using five different types of recycling feedstocks: commercial filament, pellets, distributed filament, distributed pellets, and shredded waste. The results showed that the mechanical properties from the FGF technique using same configurations showed no statistical differences to FFF samples. Nevertheless, the granulometry could have an influence on the reproducibility of the samples, which explains that the critical factor in this technology is to assure the material input in the feeding system. In addition, FGF costs per kg of material were reduced to less than 1 €/kg compared with more than 20 €/kg for commercial recycled filament. These results are encouraging to foster FGF printer diffusion among heavy users of 3D printers because of reducing the cost associated to the filament fabrication while ensuring the technical quality. This indicates the possibility of a new type of 3D printing recycled plastic waste that is more likely to drive a circular economy and distributed recycling.","citation-key":"alexandre2020a","container-title":"3D Printing and Additive Manufacturing","DOI":"10.1089/3dp.2019.0195","ISSN":"2329-7662","issue":"5","page":"237-247","publisher":"Mary Ann Liebert, Inc., publishers","source":"liebertpub.com (Atypon)","title":"Mechanical Properties of Direct Waste Printing of Polylactic Acid with Universal Pellets Extruder: Comparison to Fused Filament Fabrication on Open-Source Desktop Three-Dimensional Printers","title-short":"Mechanical Properties of Direct Waste Printing of Polylactic Acid with Universal Pellets Extruder","volume":"7","author":[{"family":"Alexandre","given":"Arthur"},{"family":"Cruz Sanchez","given":"Fabio A."},{"family":"Boudaoud","given":"Hakim"},{"family":"Camargo","given":"Mauricio"},{"family":"Pearce","given":"Joshua M."}],"issued":{"date-parts":[["2020",10,1]]}}}],"schema":"https://github.com/citation-style-language/schema/raw/master/csl-citation.json"} </w:instrText>
      </w:r>
      <w:r w:rsidR="006A5BA2" w:rsidRPr="00246CE4">
        <w:rPr>
          <w:rFonts w:ascii="Times New Roman" w:hAnsi="Times New Roman" w:cs="Times New Roman"/>
        </w:rPr>
        <w:fldChar w:fldCharType="separate"/>
      </w:r>
      <w:r w:rsidR="00EE0ACE" w:rsidRPr="00EE0ACE">
        <w:rPr>
          <w:rFonts w:ascii="Times New Roman" w:hAnsi="Times New Roman" w:cs="Times New Roman"/>
        </w:rPr>
        <w:t>(Alexandre et al., 2020)</w:t>
      </w:r>
      <w:r w:rsidR="006A5BA2" w:rsidRPr="00246CE4">
        <w:rPr>
          <w:rFonts w:ascii="Times New Roman" w:hAnsi="Times New Roman" w:cs="Times New Roman"/>
        </w:rPr>
        <w:fldChar w:fldCharType="end"/>
      </w:r>
      <w:r w:rsidR="00210F37" w:rsidRPr="00246CE4">
        <w:rPr>
          <w:rFonts w:ascii="Times New Roman" w:hAnsi="Times New Roman" w:cs="Times New Roman"/>
        </w:rPr>
        <w:t>.</w:t>
      </w:r>
      <w:r w:rsidR="0065076B" w:rsidRPr="00246CE4">
        <w:rPr>
          <w:rFonts w:ascii="Times New Roman" w:hAnsi="Times New Roman" w:cs="Times New Roman"/>
        </w:rPr>
        <w:t xml:space="preserve"> </w:t>
      </w:r>
      <w:r w:rsidR="00581955" w:rsidRPr="00246CE4">
        <w:rPr>
          <w:rFonts w:ascii="Times New Roman" w:hAnsi="Times New Roman" w:cs="Times New Roman"/>
        </w:rPr>
        <w:t xml:space="preserve">Using </w:t>
      </w:r>
      <w:r w:rsidR="0065076B" w:rsidRPr="00246CE4">
        <w:rPr>
          <w:rFonts w:ascii="Times New Roman" w:hAnsi="Times New Roman" w:cs="Times New Roman"/>
        </w:rPr>
        <w:t>FGF</w:t>
      </w:r>
      <w:r w:rsidR="00581955" w:rsidRPr="00246CE4">
        <w:rPr>
          <w:rFonts w:ascii="Times New Roman" w:hAnsi="Times New Roman" w:cs="Times New Roman"/>
        </w:rPr>
        <w:t xml:space="preserve"> processes for DRAM can reduce the reprocessing steps and the thermomechanical degradation of the extrudate</w:t>
      </w:r>
      <w:r w:rsidR="006070AA" w:rsidRPr="00246CE4">
        <w:rPr>
          <w:rFonts w:ascii="Times New Roman" w:hAnsi="Times New Roman" w:cs="Times New Roman"/>
        </w:rPr>
        <w:t xml:space="preserve"> </w:t>
      </w:r>
      <w:r w:rsidR="006070AA"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{"citationID":"KxrygwuY","properties":{"formattedCitation":"(Romani et al., 2024b)","plainCitation":"(Romani et al., 2024b)","noteIndex":0},"citationItems":[{"id":335,"uris":["http://zotero.org/users/7033217/items/6ISSW4PX"],"itemData":{"id":335,"type":"article-journal","abstract":"Since the take-make-dispose model is leading to significant waste production and environmental impact, circular economy models have been spreading to reduce waste and resource depletion, rethinking the existing resource cycles. Plastic waste created environmental and economic concerns, requiring new recycling methods and strategies to preserve resources. This practice plays a key role in extrusion-based additive manufacturing, converting waste into recycled feedstock. Large-format additive manufacturing represents a promising way to scale up recycling strategies with granulated polymer feedstock, especially considering popular materials, i.e., PLA. However, thermomechanical degradation affects the quality of this secondary raw material, and these effects on large-format systems are scarcely studied. This work investigates the thermal, rheological, and mechanical properties of PLA feedstock for large-format additive manufacturing after multiple recycling processes, i.e., up to six. The effect of material degradation from multiple recycling processes was assessed through Gel Permeation Chromatography, Differential Scanning Calorimetry, flow stress ramp tests, tensile tests, and colorimetry. Some 3D printed parts were fabricated to assess the overall quality of the process, including pieces from potential applications. Lower effects of thermomechanical degradation were found compared to desktop-size 3D printers, mainly by cutting the reprocessing steps to produce secondary raw materials, i.e., making new filaments. Recycled granulate PLA feedstocks represent a potential alternative to virgin pellets for new applications in real-world contexts. [copyright information to be updated in production process].","citation-key":"romani2024","container-title":"Materials Today Sustainability","DOI":"10.1016/j.mtsust.2023.100636","ISSN":"2589-2347","journalAbbreviation":"Materials Today Sustainability","page":"100636","source":"ScienceDirect","title":"Characterization of PLA feedstock after multiple recycling processes for large-format material extrusion additive manufacturing","volume":"25","author":[{"family":"Romani","given":"Alessia"},{"family":"Perusin","given":"Lorenzo"},{"family":"Ciurnelli","given":"Mattia"},{"family":"Levi","given":"Marinella"}],"issued":{"date-parts":[["2024",3,1]]}}}],"schema":"https://github.com/citation-style-language/schema/raw/master/csl-citation.json"} </w:instrText>
      </w:r>
      <w:r w:rsidR="006070AA" w:rsidRPr="00246CE4">
        <w:rPr>
          <w:rFonts w:ascii="Times New Roman" w:hAnsi="Times New Roman" w:cs="Times New Roman"/>
        </w:rPr>
        <w:fldChar w:fldCharType="separate"/>
      </w:r>
      <w:r w:rsidR="00EE0ACE" w:rsidRPr="00EE0ACE">
        <w:rPr>
          <w:rFonts w:ascii="Times New Roman" w:hAnsi="Times New Roman" w:cs="Times New Roman"/>
        </w:rPr>
        <w:t>(Romani et al., 2024b)</w:t>
      </w:r>
      <w:r w:rsidR="006070AA" w:rsidRPr="00246CE4">
        <w:rPr>
          <w:rFonts w:ascii="Times New Roman" w:hAnsi="Times New Roman" w:cs="Times New Roman"/>
        </w:rPr>
        <w:fldChar w:fldCharType="end"/>
      </w:r>
      <w:r w:rsidR="00581955" w:rsidRPr="00246CE4">
        <w:rPr>
          <w:rFonts w:ascii="Times New Roman" w:hAnsi="Times New Roman" w:cs="Times New Roman"/>
        </w:rPr>
        <w:t>,</w:t>
      </w:r>
      <w:r w:rsidR="0065076B" w:rsidRPr="00246CE4">
        <w:rPr>
          <w:rFonts w:ascii="Times New Roman" w:hAnsi="Times New Roman" w:cs="Times New Roman"/>
        </w:rPr>
        <w:t xml:space="preserve"> </w:t>
      </w:r>
      <w:r w:rsidR="00933765" w:rsidRPr="00246CE4">
        <w:rPr>
          <w:rFonts w:ascii="Times New Roman" w:hAnsi="Times New Roman" w:cs="Times New Roman"/>
        </w:rPr>
        <w:t>enabl</w:t>
      </w:r>
      <w:r w:rsidR="00581955" w:rsidRPr="00246CE4">
        <w:rPr>
          <w:rFonts w:ascii="Times New Roman" w:hAnsi="Times New Roman" w:cs="Times New Roman"/>
        </w:rPr>
        <w:t>ing</w:t>
      </w:r>
      <w:r w:rsidR="00933765" w:rsidRPr="00246CE4">
        <w:rPr>
          <w:rFonts w:ascii="Times New Roman" w:hAnsi="Times New Roman" w:cs="Times New Roman"/>
        </w:rPr>
        <w:t xml:space="preserve"> </w:t>
      </w:r>
      <w:r w:rsidR="0065076B" w:rsidRPr="00246CE4">
        <w:rPr>
          <w:rFonts w:ascii="Times New Roman" w:hAnsi="Times New Roman" w:cs="Times New Roman"/>
        </w:rPr>
        <w:t>faster and</w:t>
      </w:r>
      <w:r w:rsidR="004D2AF4" w:rsidRPr="00246CE4">
        <w:rPr>
          <w:rFonts w:ascii="Times New Roman" w:hAnsi="Times New Roman" w:cs="Times New Roman"/>
        </w:rPr>
        <w:t xml:space="preserve"> more cost-effective</w:t>
      </w:r>
      <w:r w:rsidR="0065076B" w:rsidRPr="00246CE4">
        <w:rPr>
          <w:rFonts w:ascii="Times New Roman" w:hAnsi="Times New Roman" w:cs="Times New Roman"/>
        </w:rPr>
        <w:t xml:space="preserve"> </w:t>
      </w:r>
      <w:r w:rsidR="005E35C0" w:rsidRPr="00246CE4">
        <w:rPr>
          <w:rFonts w:ascii="Times New Roman" w:hAnsi="Times New Roman" w:cs="Times New Roman"/>
        </w:rPr>
        <w:t xml:space="preserve">3D </w:t>
      </w:r>
      <w:r w:rsidR="0065076B" w:rsidRPr="00246CE4">
        <w:rPr>
          <w:rFonts w:ascii="Times New Roman" w:hAnsi="Times New Roman" w:cs="Times New Roman"/>
        </w:rPr>
        <w:t>printing processes</w:t>
      </w:r>
      <w:r w:rsidR="000D72EB" w:rsidRPr="00246CE4">
        <w:rPr>
          <w:rFonts w:ascii="Times New Roman" w:hAnsi="Times New Roman" w:cs="Times New Roman"/>
        </w:rPr>
        <w:t xml:space="preserve"> </w:t>
      </w:r>
      <w:r w:rsidR="0065076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{"citationID":"Js2Svy05","properties":{"formattedCitation":"(Curmi and Rochman, 2022)","plainCitation":"(Curmi and Rochman, 2022)","noteIndex":0},"citationItems":[{"id":330,"uris":["http://zotero.org/users/7033217/items/7628X6B2"],"itemData":{"id":330,"type":"article-journal","abstract":"Pellet additive manufacturing (PAM) is in terms of printing process very similar to the widely used fused deposition modelling (FDM) systems. The main difference is the use of pellets instead of filament. In this study, a pellet, single screw extruder is developed. A screw design with variable pitch and depth is modelled analytically to predict the melting behavior of acrylonitrile butadiene styrene (ABS) during steady state extrusion. The extruder screw was designed unconventionally short with a length of 85 mm and a diameter of 20 mm, giving an L:D ratio of 4.25:1. The model predicted the melting profile for ABS being extruder at 235°C at 10 RPM, the result of which was confirmed to a degree by experimentation. The extrusion rate of the screw extruder was measured at barrel temperatures of 225°C to 245°C with 5°C increments and at 5 RPM and 10 RPM. The extrusion was found to increase non-linearly with barrel temperature and screw speeds. The extruder printed adequately on an FDM style motion system with minor upgrades.","citation-key":"curmi2022","container-title":"Key Engineering Materials","DOI":"10.4028/p-b22a9a","ISSN":"1662-9795","journalAbbreviation":"KEM","language":"en","page":"34-45","source":"DOI.org (Crossref)","title":"From Theory to Practice: Development and Calibration of Micro Pellet Extruder for Additive Manufacturing","title-short":"From Theory to Practice","volume":"926","author":[{"family":"Curmi","given":"Albert"},{"family":"Rochman","given":"Arif"}],"issued":{"date-parts":[["2022",7,22]]}}}],"schema":"https://github.com/citation-style-language/schema/raw/master/csl-citation.json"} </w:instrText>
      </w:r>
      <w:r w:rsidR="0065076B" w:rsidRPr="00246CE4">
        <w:rPr>
          <w:rFonts w:ascii="Times New Roman" w:hAnsi="Times New Roman" w:cs="Times New Roman"/>
        </w:rPr>
        <w:fldChar w:fldCharType="separate"/>
      </w:r>
      <w:r w:rsidR="00EE0ACE" w:rsidRPr="00EE0ACE">
        <w:rPr>
          <w:rFonts w:ascii="Times New Roman" w:hAnsi="Times New Roman" w:cs="Times New Roman"/>
        </w:rPr>
        <w:t>(Curmi and Rochman, 2022)</w:t>
      </w:r>
      <w:r w:rsidR="0065076B" w:rsidRPr="00246CE4">
        <w:rPr>
          <w:rFonts w:ascii="Times New Roman" w:hAnsi="Times New Roman" w:cs="Times New Roman"/>
        </w:rPr>
        <w:fldChar w:fldCharType="end"/>
      </w:r>
      <w:r w:rsidR="00210F37" w:rsidRPr="00246CE4">
        <w:rPr>
          <w:rFonts w:ascii="Times New Roman" w:hAnsi="Times New Roman" w:cs="Times New Roman"/>
        </w:rPr>
        <w:t>.</w:t>
      </w:r>
      <w:r w:rsidR="004D2AF4" w:rsidRPr="00246CE4">
        <w:rPr>
          <w:rFonts w:ascii="Times New Roman" w:hAnsi="Times New Roman" w:cs="Times New Roman"/>
        </w:rPr>
        <w:t xml:space="preserve"> </w:t>
      </w:r>
      <w:ins w:id="328" w:author="Catalina Suescun Gonzalez" w:date="2026-09-05T09:59:00Z">
        <w:r w:rsidR="00647D1B" w:rsidRPr="00466C52">
          <w:rPr>
            <w:rFonts w:ascii="Times New Roman" w:hAnsi="Times New Roman" w:cs="Times New Roman"/>
            <w:highlight w:val="cyan"/>
            <w:rPrChange w:id="329" w:author="Catalina Suescun Gonzalez" w:date="2026-09-05T10:01:00Z" w16du:dateUtc="2026-09-05T08:01:00Z">
              <w:rPr>
                <w:rFonts w:ascii="Times New Roman" w:hAnsi="Times New Roman" w:cs="Times New Roman"/>
              </w:rPr>
            </w:rPrChange>
          </w:rPr>
          <w:t xml:space="preserve">In parallel, the development of open-source additive manufacturing has contributed to the democratization and accessibility of AM technologies by enabling the </w:t>
        </w:r>
        <w:r w:rsidR="00647D1B" w:rsidRPr="00466C52">
          <w:rPr>
            <w:rFonts w:ascii="Times New Roman" w:hAnsi="Times New Roman" w:cs="Times New Roman"/>
            <w:highlight w:val="cyan"/>
            <w:rPrChange w:id="330" w:author="Catalina Suescun Gonzalez" w:date="2026-09-05T10:01:00Z" w16du:dateUtc="2026-09-05T08:01:00Z">
              <w:rPr>
                <w:rFonts w:ascii="Times New Roman" w:hAnsi="Times New Roman" w:cs="Times New Roman"/>
              </w:rPr>
            </w:rPrChange>
          </w:rPr>
          <w:lastRenderedPageBreak/>
          <w:t xml:space="preserve">sharing, modification, and adaptation of hardware, software, and technical knowledge to specific local needs </w:t>
        </w:r>
      </w:ins>
      <w:r w:rsidR="00BC72B7" w:rsidRPr="00466C52">
        <w:rPr>
          <w:rFonts w:ascii="Times New Roman" w:hAnsi="Times New Roman" w:cs="Times New Roman"/>
          <w:highlight w:val="cyan"/>
          <w:rPrChange w:id="331" w:author="Catalina Suescun Gonzalez" w:date="2026-09-05T10:01:00Z" w16du:dateUtc="2026-09-05T08:01:00Z">
            <w:rPr>
              <w:rFonts w:ascii="Times New Roman" w:hAnsi="Times New Roman" w:cs="Times New Roman"/>
            </w:rPr>
          </w:rPrChange>
        </w:rPr>
        <w:fldChar w:fldCharType="begin"/>
      </w:r>
      <w:r w:rsidR="00BC72B7" w:rsidRPr="00466C52">
        <w:rPr>
          <w:rFonts w:ascii="Times New Roman" w:hAnsi="Times New Roman" w:cs="Times New Roman"/>
          <w:highlight w:val="cyan"/>
          <w:rPrChange w:id="332" w:author="Catalina Suescun Gonzalez" w:date="2026-09-05T10:01:00Z" w16du:dateUtc="2026-09-05T08:01:00Z">
            <w:rPr>
              <w:rFonts w:ascii="Times New Roman" w:hAnsi="Times New Roman" w:cs="Times New Roman"/>
            </w:rPr>
          </w:rPrChange>
        </w:rPr>
        <w:instrText xml:space="preserve"> ADDIN ZOTERO_ITEM CSL_CITATION {"citationID":"3kC3b94v","properties":{"unsorted":false,"formattedCitation":"(Fidan et al., 2023)","plainCitation":"(Fidan et al., 2023)","noteIndex":0},"citationItems":[{"id":7065,"uris":["http://zotero.org/users/7033217/items/7RWDX4EB"],"itemData":{"id":7065,"type":"article-journal","abstract":"This general review paper presents a condensed view of recent inventions in the Additive Manufacturing (AM) field. It outlines factors affecting the development and commercialization of inventions via research collaboration and discusses breakthroughs in materials and AM technologies and their integration with emerging technologies. The paper explores the impact of AM across various sectors, including the aerospace, automotive, healthcare, food, and construction industries, since the 1970s. It also addresses challenges and future directions, such as hybrid manufacturing and bio-printing, along with socio-economic and environmental implications. This collaborative study provides a concise understanding of the latest inventions in AM, offering valuable insights for researchers, practitioners, and decision makers in diverse industries and institutions.","citation-key":"fidan2023","container-title":"Inventions","DOI":"10.3390/inventions8040103","ISSN":"2411-5134","issue":"4","language":"en","license":"http://creativecommons.org/licenses/by/3.0/","page":"103","publisher":"Multidisciplinary Digital Publishing Institute","source":"www.mdpi.com","title":"Recent Inventions in Additive Manufacturing: Holistic Review","title-short":"Recent Inventions in Additive Manufacturing","volume":"8","author":[{"family":"Fidan","given":"Ismail"},{"family":"Huseynov","given":"Orkhan"},{"family":"Ali","given":"Mohammad Alshaikh"},{"family":"Alkunte","given":"Suhas"},{"family":"Rajeshirke","given":"Mithila"},{"family":"Gupta","given":"Ankit"},{"family":"Hasanov","given":"Seymur"},{"family":"Tantawi","given":"Khalid"},{"family":"Yasa","given":"Evren"},{"family":"Yilmaz","given":"Oguzhan"},{"family":"Loy","given":"Jennifer"},{"family":"Popov","given":"Vladimir"},{"family":"Sharma","given":"Ankit"}],"issued":{"date-parts":[["2023",8]]}}}],"schema":"https://github.com/citation-style-language/schema/raw/master/csl-citation.json"} </w:instrText>
      </w:r>
      <w:r w:rsidR="00BC72B7" w:rsidRPr="00466C52">
        <w:rPr>
          <w:rFonts w:ascii="Times New Roman" w:hAnsi="Times New Roman" w:cs="Times New Roman"/>
          <w:highlight w:val="cyan"/>
          <w:rPrChange w:id="333" w:author="Catalina Suescun Gonzalez" w:date="2026-09-05T10:01:00Z" w16du:dateUtc="2026-09-05T08:01:00Z">
            <w:rPr>
              <w:rFonts w:ascii="Times New Roman" w:hAnsi="Times New Roman" w:cs="Times New Roman"/>
            </w:rPr>
          </w:rPrChange>
        </w:rPr>
        <w:fldChar w:fldCharType="separate"/>
      </w:r>
      <w:r w:rsidR="00BC72B7" w:rsidRPr="00466C52">
        <w:rPr>
          <w:rFonts w:ascii="Times New Roman" w:hAnsi="Times New Roman" w:cs="Times New Roman"/>
          <w:highlight w:val="cyan"/>
          <w:rPrChange w:id="334" w:author="Catalina Suescun Gonzalez" w:date="2026-09-05T10:01:00Z" w16du:dateUtc="2026-09-05T08:01:00Z">
            <w:rPr>
              <w:rFonts w:ascii="Times New Roman" w:hAnsi="Times New Roman" w:cs="Times New Roman"/>
            </w:rPr>
          </w:rPrChange>
        </w:rPr>
        <w:t>(Fidan et al., 2023)</w:t>
      </w:r>
      <w:r w:rsidR="00BC72B7" w:rsidRPr="00466C52">
        <w:rPr>
          <w:rFonts w:ascii="Times New Roman" w:hAnsi="Times New Roman" w:cs="Times New Roman"/>
          <w:highlight w:val="cyan"/>
          <w:rPrChange w:id="335" w:author="Catalina Suescun Gonzalez" w:date="2026-09-05T10:01:00Z" w16du:dateUtc="2026-09-05T08:01:00Z">
            <w:rPr>
              <w:rFonts w:ascii="Times New Roman" w:hAnsi="Times New Roman" w:cs="Times New Roman"/>
            </w:rPr>
          </w:rPrChange>
        </w:rPr>
        <w:fldChar w:fldCharType="end"/>
      </w:r>
      <w:ins w:id="336" w:author="Catalina Suescun Gonzalez" w:date="2026-09-05T09:59:00Z">
        <w:r w:rsidR="00647D1B" w:rsidRPr="00466C52">
          <w:rPr>
            <w:rFonts w:ascii="Times New Roman" w:hAnsi="Times New Roman" w:cs="Times New Roman"/>
            <w:highlight w:val="cyan"/>
            <w:rPrChange w:id="337" w:author="Catalina Suescun Gonzalez" w:date="2026-09-05T10:01:00Z" w16du:dateUtc="2026-09-05T08:01:00Z">
              <w:rPr>
                <w:rFonts w:ascii="Times New Roman" w:hAnsi="Times New Roman" w:cs="Times New Roman"/>
              </w:rPr>
            </w:rPrChange>
          </w:rPr>
          <w:t>.</w:t>
        </w:r>
      </w:ins>
    </w:p>
    <w:p w14:paraId="713A066C" w14:textId="3EDE80D1" w:rsidR="004D2AF4" w:rsidRPr="00246CE4" w:rsidRDefault="00CE3056" w:rsidP="00152DE1">
      <w:pPr>
        <w:jc w:val="both"/>
        <w:rPr>
          <w:rFonts w:ascii="Times New Roman" w:hAnsi="Times New Roman" w:cs="Times New Roman"/>
        </w:rPr>
      </w:pPr>
      <w:r w:rsidRPr="00246CE4">
        <w:rPr>
          <w:rFonts w:ascii="Times New Roman" w:hAnsi="Times New Roman" w:cs="Times New Roman"/>
        </w:rPr>
        <w:t xml:space="preserve">The </w:t>
      </w:r>
      <w:r w:rsidR="004D2AF4" w:rsidRPr="00246CE4">
        <w:rPr>
          <w:rFonts w:ascii="Times New Roman" w:hAnsi="Times New Roman" w:cs="Times New Roman"/>
        </w:rPr>
        <w:t>DRAM</w:t>
      </w:r>
      <w:r w:rsidR="00C370A9" w:rsidRPr="00246CE4" w:rsidDel="00933765">
        <w:rPr>
          <w:rFonts w:ascii="Times New Roman" w:hAnsi="Times New Roman" w:cs="Times New Roman"/>
        </w:rPr>
        <w:t xml:space="preserve"> </w:t>
      </w:r>
      <w:r w:rsidR="00933765" w:rsidRPr="00246CE4">
        <w:rPr>
          <w:rFonts w:ascii="Times New Roman" w:hAnsi="Times New Roman" w:cs="Times New Roman"/>
        </w:rPr>
        <w:t xml:space="preserve">approach </w:t>
      </w:r>
      <w:ins w:id="338" w:author="Catalina Suescun Gonzalez" w:date="2026-09-05T09:59:00Z" w16du:dateUtc="2026-09-05T07:59:00Z">
        <w:r w:rsidR="00EB3A25">
          <w:rPr>
            <w:rFonts w:ascii="Times New Roman" w:hAnsi="Times New Roman" w:cs="Times New Roman"/>
          </w:rPr>
          <w:t xml:space="preserve">using open-source </w:t>
        </w:r>
      </w:ins>
      <w:ins w:id="339" w:author="Catalina Suescun Gonzalez" w:date="2026-09-05T10:00:00Z" w16du:dateUtc="2026-09-05T08:00:00Z">
        <w:r w:rsidR="00BC72B7">
          <w:rPr>
            <w:rFonts w:ascii="Times New Roman" w:hAnsi="Times New Roman" w:cs="Times New Roman"/>
          </w:rPr>
          <w:t>h</w:t>
        </w:r>
        <w:r w:rsidR="00EB3A25">
          <w:rPr>
            <w:rFonts w:ascii="Times New Roman" w:hAnsi="Times New Roman" w:cs="Times New Roman"/>
          </w:rPr>
          <w:t>ardwar</w:t>
        </w:r>
        <w:r w:rsidR="00BC72B7">
          <w:rPr>
            <w:rFonts w:ascii="Times New Roman" w:hAnsi="Times New Roman" w:cs="Times New Roman"/>
          </w:rPr>
          <w:t>e</w:t>
        </w:r>
        <w:r w:rsidR="00EB3A25">
          <w:rPr>
            <w:rFonts w:ascii="Times New Roman" w:hAnsi="Times New Roman" w:cs="Times New Roman"/>
          </w:rPr>
          <w:t xml:space="preserve"> </w:t>
        </w:r>
      </w:ins>
      <w:r w:rsidR="004D2AF4" w:rsidRPr="00246CE4">
        <w:rPr>
          <w:rFonts w:ascii="Times New Roman" w:hAnsi="Times New Roman" w:cs="Times New Roman"/>
        </w:rPr>
        <w:t xml:space="preserve">has </w:t>
      </w:r>
      <w:r w:rsidR="00C370A9" w:rsidRPr="00246CE4">
        <w:rPr>
          <w:rFonts w:ascii="Times New Roman" w:hAnsi="Times New Roman" w:cs="Times New Roman"/>
        </w:rPr>
        <w:t xml:space="preserve">shown great </w:t>
      </w:r>
      <w:r w:rsidR="00D91A4C" w:rsidRPr="00246CE4">
        <w:rPr>
          <w:rFonts w:ascii="Times New Roman" w:hAnsi="Times New Roman" w:cs="Times New Roman"/>
        </w:rPr>
        <w:t>potential</w:t>
      </w:r>
      <w:r w:rsidR="00C370A9" w:rsidRPr="00246CE4">
        <w:rPr>
          <w:rFonts w:ascii="Times New Roman" w:hAnsi="Times New Roman" w:cs="Times New Roman"/>
        </w:rPr>
        <w:t xml:space="preserve"> for revalorizing </w:t>
      </w:r>
      <w:r w:rsidR="00037BD6" w:rsidRPr="00246CE4">
        <w:rPr>
          <w:rFonts w:ascii="Times New Roman" w:hAnsi="Times New Roman" w:cs="Times New Roman"/>
        </w:rPr>
        <w:t>post-</w:t>
      </w:r>
      <w:r w:rsidR="00407E9F" w:rsidRPr="00246CE4">
        <w:rPr>
          <w:rFonts w:ascii="Times New Roman" w:hAnsi="Times New Roman" w:cs="Times New Roman"/>
        </w:rPr>
        <w:t>consumer</w:t>
      </w:r>
      <w:r w:rsidR="00037BD6" w:rsidRPr="00246CE4">
        <w:rPr>
          <w:rFonts w:ascii="Times New Roman" w:hAnsi="Times New Roman" w:cs="Times New Roman"/>
        </w:rPr>
        <w:t xml:space="preserve"> plastic waste</w:t>
      </w:r>
      <w:r w:rsidR="00136B25" w:rsidRPr="00246CE4">
        <w:rPr>
          <w:rFonts w:ascii="Times New Roman" w:hAnsi="Times New Roman" w:cs="Times New Roman"/>
        </w:rPr>
        <w:t xml:space="preserve"> through FGF</w:t>
      </w:r>
      <w:r w:rsidR="003D3920" w:rsidRPr="00246CE4">
        <w:rPr>
          <w:rFonts w:ascii="Times New Roman" w:hAnsi="Times New Roman" w:cs="Times New Roman"/>
        </w:rPr>
        <w:t xml:space="preserve"> </w:t>
      </w:r>
      <w:r w:rsidR="00F90007"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{"citationID":"9TaDpYwR","properties":{"formattedCitation":"(Nguyen et al., 2024; Oberloier et al., 2022; Romani et al., 2024a)","plainCitation":"(Nguyen et al., 2024; Oberloier et al., 2022; Romani et al., 2024a)","noteIndex":0},"citationItems":[{"id":6275,"uris":["http://zotero.org/groups/5518993/items/72XG7CR3"],"itemData":{"id":6275,"type":"article-journal","abstract":"This research presents an investigation of the feasibility of recycled polyethylene terephthalate (rPET) and glycol-modified polyethylene terephthalate (rPETG) thermoplastics using the fused granular fabrication (FGF) 3D printing technique. It focuses on the effects of FGF printing parameters on the mechanical properties of rPET and rPETG printed parts using a Gigabot X 3D printer. The design of experiments (DOE) was first performed considering the main FGF 3D printing parameters such as layer thickness, infill density and number of contours. The experimental studies were then carried out to study the effects of printing parameters on the tensile properties based on the DOE. The effect of interlayer bonding of printed parts on the tensile properties was also evaluated using finite element-based multiscale modelling. Scanning electron microscopy (SEM) and Fourier transformation infrared (FTIR) spectroscopy were used to observe the fracture morphology and chemical structure of post-FGF printing products. The tensile test results indicate that the highest tensile strength of 26.4 MPa was obtained for rPET when using a 1.1-mm layer thickness, a 70% infill density, and 3 contours, whereas, for rPETG, the maximum tensile strength of 44.8 MPa was attained with a 1.2-mm layer thickness, a 100% infill density, and 2 contours. FTIR analysis confirms no significant changes of characteristic peaks for PET in the printed products, suggesting that rPET and rPETG are viable materials for FGF printing. Thermal stability studies also reveal that the glass transition temperature and onset degradation temperatures are not significantly affected by the printing parameters. The study demonstrates the potential of rPET and rPETG as sustainable alternatives to virgin materials and provides insights into the optimal processing conditions for achieving high-quality 3D printed parts via the FGF technique.","citation-key":"nguyenInfluencesPrintingParameters2024","container-title":"Polymer Testing","DOI":"10.1016/j.polymertesting.2024.108390","ISSN":"0142-9418","journalAbbreviation":"Polymer Testing","page":"108390","source":"ScienceDirect","title":"Influences of printing parameters on mechanical properties of recycled PET and PETG using fused granular fabrication technique","volume":"132","author":[{"family":"Nguyen","given":"Phan Quoc Khang"},{"family":"Panta","given":"Jojibabu"},{"family":"Famakinwa","given":"Tosin"},{"family":"Yang","given":"Richard (Chunhui)"},{"family":"Ahmed","given":"Aziz"},{"family":"Stapleton","given":"Michael"},{"family":"Sassaman","given":"Doug"},{"family":"Snabes","given":"Samantha"},{"family":"Craff","given":"Charlotte"}],"issued":{"date-parts":[["2024",3,1]]}}},{"id":726,"uris":["http://zotero.org/users/7033217/items/8Z4V4JRK"],"itemData":{"id":726,"type":"article-journal","abstract":"As additive manufacturing rapidly expands the number of materials including waste plastics and composites, there is an urgent need to reduce the experimental time needed to identify optimized printing parameters for novel materials. Computational intelligence (CI) in general and particle swarm optimization (PSO) algorithms in particular have been shown to accelerate finding optimal printing parameters. Unfortunately, the implementation of CI has been prohibitively complex for noncomputer scientists. To overcome these limitations, this article develops, tests, and validates PSO Experimenter, an easy-to-use open-source platform based around the PSO algorithm and applies it to optimizing recycled materials. Specifically, PSO Experimenter is used to find optimal printing parameters for a relatively unexplored potential distributed recycling and additive manufacturing (DRAM) material that is widely available: low-density polyethylene (LDPE). LDPE has been used to make filament, but in this study for the first time it was used in the open source fused particle fabrication/fused granular fabrication system. PSO Experimenter successfully identified functional printing parameters for this challenging-to-print waste plastic. The results indicate that PSO Experimenter can provide 97% reduction in research time for 3D printing parameter optimization. It is concluded that the PSO Experimenter is a user-friendly and effective free software for finding ideal parameters for the burgeoning challenge of DRAM as well as a wide range of other fields and processes.","citation-key":"oberloier2022a","container-title":"3D Printing and Additive Manufacturing","DOI":"10.1089/3dp.2022.0012","ISSN":"2329-7662","publisher":"Mary Ann Liebert, Inc., publishers","source":"liebertpub.com (Atypon)","title":"Finding Ideal Parameters for Recycled Material Fused Particle Fabrication-Based 3D Printing Using an Open Source Software Implementation of Particle Swarm Optimization","URL":"https://www.liebertpub.com/doi/full/10.1089/3dp.2022.0012","author":[{"family":"Oberloier","given":"Shane"},{"family":"Whisman","given":"Nicholas G."},{"family":"Pearce","given":"Joshua M."}],"accessed":{"date-parts":[["2022",8,29]]},"issued":{"date-parts":[["2022",4,28]]}}},{"id":6274,"uris":["http://zotero.org/groups/5518993/items/QPA7I46P"],"itemData":{"id":6274,"type":"article-journal","abstract":"As an abundant commodity, coffee production generates significant scraps and by-products, increasing the potential pollution hazards. Circular economy and bioeconomy can help valorize Spent Coffee Grounds (SCGs), e.g., as fillers in polymer-based composites using conventional manufacturing, i.e., injection molding. Large-format additive manufacturing with pellet extruders offers a further option for new applications, reducing costs for the valorization of biomass waste. However, its use in this context remains unexplored, especially for applications with complex geometries or critical overhangs. This work investigates new biomass waste-based materials for large-format additive manufacturing with direct feeding extrusion, fabricating self-supported complex overhang geometries through nonplanar slicing. The thermal, rheological, and mechanical properties of three novel polymer-based pellet compounds with post-industrial SCGs, i.e., injection molding grade polylactic acid/SCGs, recycled low-density polyethylene/SCGs, and high-density polyethylene/SCGs, were herein investigated to evaluate their printability, defining their extrusion temperatures (190 °C and 170 °C). Results showed suitable viscosity ranges (133.6–839.7 Pa∙s) and accurate tensile values comparable with literature, e.g., ~ 1–3% minimum relative standard deviations (polylactic acid/SCGs), or conventional manufacturing, e.g., elastic moduli of 107.4 MPa (recycled low-density polyethylene/SCGs) and 587 MPa (high-density polyethylene/SCGs). Their use with large-format 3D printers was assessed thanks to nonplanar samples with complex overhang geometries, reaching a maximum curvature angle of 32° and fabricating overhangs up to 25° without supports. According to the tests, especially polylactic acid/SCGs, a bio-based compound, and recycled low-density polyethylene/SCGs, a fully recycled material, can be used for large-format 3D printing applications with complex geometries, e.g., furniture, interior, and exhibition design. This work paves the way for new materials for large-format additive manufacturing, reducing the need for 3D printing grade feedstock, cutting costs and consumption from filament processing, and fostering material waste reduction practices.","citation-key":"romaniLargeformatMaterialExtrusion2024","container-title":"The International Journal of Advanced Manufacturing Technology","DOI":"10.1007/s00170-024-14214-2","ISSN":"1433-3015","issue":"3","journalAbbreviation":"Int J Adv Manuf Technol","language":"en","page":"1845-1861","source":"Springer Link","title":"Large-format material extrusion additive manufacturing of PLA, LDPE, and HDPE compound feedstock with spent coffee grounds","volume":"134","author":[{"family":"Romani","given":"Alessia"},{"family":"Paramatti","given":"Martina"},{"family":"Gallo","given":"Laura"},{"family":"Levi","given":"Marinella"}],"issued":{"date-parts":[["2024",9,1]]}}}],"schema":"https://github.com/citation-style-language/schema/raw/master/csl-citation.json"} </w:instrText>
      </w:r>
      <w:r w:rsidR="00F90007" w:rsidRPr="00246CE4">
        <w:rPr>
          <w:rFonts w:ascii="Times New Roman" w:hAnsi="Times New Roman" w:cs="Times New Roman"/>
        </w:rPr>
        <w:fldChar w:fldCharType="separate"/>
      </w:r>
      <w:r w:rsidR="00EE0ACE" w:rsidRPr="00EE0ACE">
        <w:rPr>
          <w:rFonts w:ascii="Times New Roman" w:hAnsi="Times New Roman" w:cs="Times New Roman"/>
        </w:rPr>
        <w:t>(Nguyen et al., 2024; Oberloier et al., 2022; Romani et al., 2024a)</w:t>
      </w:r>
      <w:r w:rsidR="00F90007" w:rsidRPr="00246CE4">
        <w:rPr>
          <w:rFonts w:ascii="Times New Roman" w:hAnsi="Times New Roman" w:cs="Times New Roman"/>
        </w:rPr>
        <w:fldChar w:fldCharType="end"/>
      </w:r>
      <w:r w:rsidR="007C4C1A" w:rsidRPr="00246CE4">
        <w:rPr>
          <w:rFonts w:ascii="Times New Roman" w:hAnsi="Times New Roman" w:cs="Times New Roman"/>
        </w:rPr>
        <w:t>,</w:t>
      </w:r>
      <w:r w:rsidR="00734976" w:rsidRPr="00246CE4">
        <w:rPr>
          <w:rFonts w:ascii="Times New Roman" w:hAnsi="Times New Roman" w:cs="Times New Roman"/>
        </w:rPr>
        <w:t xml:space="preserve"> </w:t>
      </w:r>
      <w:r w:rsidR="00410FD2" w:rsidRPr="00246CE4">
        <w:rPr>
          <w:rFonts w:ascii="Times New Roman" w:hAnsi="Times New Roman" w:cs="Times New Roman"/>
        </w:rPr>
        <w:t>achieving</w:t>
      </w:r>
      <w:r w:rsidR="009C4AD9" w:rsidRPr="00246CE4">
        <w:rPr>
          <w:rFonts w:ascii="Times New Roman" w:hAnsi="Times New Roman" w:cs="Times New Roman"/>
        </w:rPr>
        <w:t xml:space="preserve"> a reduction in </w:t>
      </w:r>
      <w:r w:rsidR="00202958" w:rsidRPr="00246CE4">
        <w:rPr>
          <w:rFonts w:ascii="Times New Roman" w:hAnsi="Times New Roman" w:cs="Times New Roman"/>
        </w:rPr>
        <w:t xml:space="preserve">environmental impact </w:t>
      </w:r>
      <w:r w:rsidR="009C4AD9" w:rsidRPr="00246CE4">
        <w:rPr>
          <w:rFonts w:ascii="Times New Roman" w:hAnsi="Times New Roman" w:cs="Times New Roman"/>
        </w:rPr>
        <w:t>of up to</w:t>
      </w:r>
      <w:r w:rsidR="00202958" w:rsidRPr="00246CE4">
        <w:rPr>
          <w:rFonts w:ascii="Times New Roman" w:hAnsi="Times New Roman" w:cs="Times New Roman"/>
        </w:rPr>
        <w:t xml:space="preserve"> 82.1%</w:t>
      </w:r>
      <w:ins w:id="340" w:author="Catalina Suescun Gonzalez" w:date="2026-08-25T11:15:00Z" w16du:dateUtc="2026-08-25T09:15:00Z">
        <w:r w:rsidR="001E6DA4">
          <w:rPr>
            <w:rFonts w:ascii="Times New Roman" w:hAnsi="Times New Roman" w:cs="Times New Roman"/>
          </w:rPr>
          <w:t xml:space="preserve"> </w:t>
        </w:r>
        <w:r w:rsidR="00B602E2" w:rsidRPr="000D1C8F">
          <w:rPr>
            <w:rFonts w:ascii="Times New Roman" w:hAnsi="Times New Roman" w:cs="Times New Roman"/>
            <w:highlight w:val="cyan"/>
            <w:rPrChange w:id="341" w:author="Catalina Suescun Gonzalez" w:date="2026-08-26T11:25:00Z" w16du:dateUtc="2026-08-26T09:25:00Z">
              <w:rPr>
                <w:rFonts w:ascii="Times New Roman" w:hAnsi="Times New Roman" w:cs="Times New Roman"/>
              </w:rPr>
            </w:rPrChange>
          </w:rPr>
          <w:t>compared to FFF</w:t>
        </w:r>
      </w:ins>
      <w:r w:rsidR="00202958" w:rsidRPr="00246CE4">
        <w:rPr>
          <w:rFonts w:ascii="Times New Roman" w:hAnsi="Times New Roman" w:cs="Times New Roman"/>
        </w:rPr>
        <w:t xml:space="preserve"> </w:t>
      </w:r>
      <w:r w:rsidR="004E6D82"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{"citationID":"HR8voftQ","properties":{"formattedCitation":"(Bilal et al., 2024)","plainCitation":"(Bilal et al., 2024)","noteIndex":0},"citationItems":[{"id":6276,"uris":["http://zotero.org/groups/5518993/items/DYGTMFPP"],"itemData":{"id":6276,"type":"article-journal","abstract":"This paper examines the emissions tradeoffs of additive manufacturing (i.e., 3D printing) using plastic waste in fused granular fabrication (FGF) versus traditional fused filament fabrication (FFF) and injection molding (IM). A ‘cradle-to-gate’ life cycle assessment (LCA) was utilized to compare these methods, built in OpenLCA v1.11.0 with the Ecoinvent v3.9.1 database. Different scenarios were used to evaluate the impacts of varying transportation and material inputs, highlighting critical emission contributors in manufacturing plastic goods. FGF with waste plastic can significantly reduce climate impact by 82.1% relative to FFF and 70.6% relative to IM for a specified unit product. Even with varied transportation and materials, FGF is a lower CO2-equivalent emitting method. Utilizing FGF with waste plastic as a manufacturing method could reduce emissions and divert plastic from landfills and the environment, thereby contributing to a circular plastic economy.","citation-key":"bilalCircularityUnderstandingEnvironmental2024","container-title":"Recycling","DOI":"10.3390/recycling9050072","ISSN":"2313-4321","issue":"5","language":"en","license":"http://creativecommons.org/licenses/by/3.0/","note":"number: 5","page":"72","publisher":"Multidisciplinary Digital Publishing Institute","source":"www.mdpi.com","title":"Circularity: Understanding the Environmental Tradeoffs of Additive Manufacturing with Waste Plastics","title-short":"Circularity","volume":"9","author":[{"family":"Bilal","given":"Eesha"},{"family":"Glazer","given":"Yael R."},{"family":"Sassaman","given":"Doug M."},{"family":"Seepersad","given":"Carolyn C."},{"family":"Webber","given":"Michael E."}],"issued":{"date-parts":[["2024",10]]}}}],"schema":"https://github.com/citation-style-language/schema/raw/master/csl-citation.json"} </w:instrText>
      </w:r>
      <w:r w:rsidR="004E6D82" w:rsidRPr="00246CE4">
        <w:rPr>
          <w:rFonts w:ascii="Times New Roman" w:hAnsi="Times New Roman" w:cs="Times New Roman"/>
        </w:rPr>
        <w:fldChar w:fldCharType="separate"/>
      </w:r>
      <w:r w:rsidR="00EE0ACE" w:rsidRPr="00EE0ACE">
        <w:rPr>
          <w:rFonts w:ascii="Times New Roman" w:hAnsi="Times New Roman" w:cs="Times New Roman"/>
        </w:rPr>
        <w:t>(Bilal et al., 2024)</w:t>
      </w:r>
      <w:r w:rsidR="004E6D82" w:rsidRPr="00246CE4">
        <w:rPr>
          <w:rFonts w:ascii="Times New Roman" w:hAnsi="Times New Roman" w:cs="Times New Roman"/>
        </w:rPr>
        <w:fldChar w:fldCharType="end"/>
      </w:r>
      <w:r w:rsidR="00136B25" w:rsidRPr="00246CE4">
        <w:rPr>
          <w:rFonts w:ascii="Times New Roman" w:hAnsi="Times New Roman" w:cs="Times New Roman"/>
        </w:rPr>
        <w:t>.</w:t>
      </w:r>
      <w:r w:rsidR="00C23094" w:rsidRPr="00246CE4">
        <w:rPr>
          <w:rFonts w:ascii="Times New Roman" w:hAnsi="Times New Roman" w:cs="Times New Roman"/>
        </w:rPr>
        <w:t xml:space="preserve"> </w:t>
      </w:r>
      <w:r w:rsidR="00881205" w:rsidRPr="00246CE4">
        <w:rPr>
          <w:rFonts w:ascii="Times New Roman" w:hAnsi="Times New Roman" w:cs="Times New Roman"/>
        </w:rPr>
        <w:t>A</w:t>
      </w:r>
      <w:r w:rsidR="00BB6651" w:rsidRPr="00246CE4">
        <w:rPr>
          <w:rFonts w:ascii="Times New Roman" w:hAnsi="Times New Roman" w:cs="Times New Roman"/>
        </w:rPr>
        <w:t>dditionally</w:t>
      </w:r>
      <w:r w:rsidR="00881205" w:rsidRPr="00246CE4">
        <w:rPr>
          <w:rFonts w:ascii="Times New Roman" w:hAnsi="Times New Roman" w:cs="Times New Roman"/>
        </w:rPr>
        <w:t>,</w:t>
      </w:r>
      <w:r w:rsidR="00BB6651" w:rsidRPr="00246CE4">
        <w:rPr>
          <w:rFonts w:ascii="Times New Roman" w:hAnsi="Times New Roman" w:cs="Times New Roman"/>
        </w:rPr>
        <w:t xml:space="preserve"> </w:t>
      </w:r>
      <w:r w:rsidR="009C4AD9" w:rsidRPr="00246CE4">
        <w:rPr>
          <w:rFonts w:ascii="Times New Roman" w:hAnsi="Times New Roman" w:cs="Times New Roman"/>
        </w:rPr>
        <w:t xml:space="preserve">it </w:t>
      </w:r>
      <w:r w:rsidR="00BB6651" w:rsidRPr="00246CE4">
        <w:rPr>
          <w:rFonts w:ascii="Times New Roman" w:hAnsi="Times New Roman" w:cs="Times New Roman"/>
        </w:rPr>
        <w:t>has show</w:t>
      </w:r>
      <w:r w:rsidR="00881205" w:rsidRPr="00246CE4">
        <w:rPr>
          <w:rFonts w:ascii="Times New Roman" w:hAnsi="Times New Roman" w:cs="Times New Roman"/>
        </w:rPr>
        <w:t>n</w:t>
      </w:r>
      <w:r w:rsidR="00BB6651" w:rsidRPr="00246CE4">
        <w:rPr>
          <w:rFonts w:ascii="Times New Roman" w:hAnsi="Times New Roman" w:cs="Times New Roman"/>
        </w:rPr>
        <w:t xml:space="preserve"> poten</w:t>
      </w:r>
      <w:r w:rsidR="007C4C1A" w:rsidRPr="00246CE4">
        <w:rPr>
          <w:rFonts w:ascii="Times New Roman" w:hAnsi="Times New Roman" w:cs="Times New Roman"/>
        </w:rPr>
        <w:t>t</w:t>
      </w:r>
      <w:r w:rsidR="00BB6651" w:rsidRPr="00246CE4">
        <w:rPr>
          <w:rFonts w:ascii="Times New Roman" w:hAnsi="Times New Roman" w:cs="Times New Roman"/>
        </w:rPr>
        <w:t xml:space="preserve">ial </w:t>
      </w:r>
      <w:r w:rsidR="009C4AD9" w:rsidRPr="00246CE4">
        <w:rPr>
          <w:rFonts w:ascii="Times New Roman" w:hAnsi="Times New Roman" w:cs="Times New Roman"/>
        </w:rPr>
        <w:t>for</w:t>
      </w:r>
      <w:r w:rsidR="00881205" w:rsidRPr="00246CE4">
        <w:rPr>
          <w:rFonts w:ascii="Times New Roman" w:hAnsi="Times New Roman" w:cs="Times New Roman"/>
        </w:rPr>
        <w:t xml:space="preserve"> direct one-step blending</w:t>
      </w:r>
      <w:r w:rsidR="00C23094" w:rsidRPr="00246CE4">
        <w:rPr>
          <w:rFonts w:ascii="Times New Roman" w:hAnsi="Times New Roman" w:cs="Times New Roman"/>
        </w:rPr>
        <w:t xml:space="preserve"> </w:t>
      </w:r>
      <w:r w:rsidR="00881205" w:rsidRPr="00246CE4">
        <w:rPr>
          <w:rFonts w:ascii="Times New Roman" w:hAnsi="Times New Roman" w:cs="Times New Roman"/>
        </w:rPr>
        <w:t xml:space="preserve">of </w:t>
      </w:r>
      <w:r w:rsidR="00037BD6" w:rsidRPr="00246CE4">
        <w:rPr>
          <w:rFonts w:ascii="Times New Roman" w:hAnsi="Times New Roman" w:cs="Times New Roman"/>
        </w:rPr>
        <w:t>PET</w:t>
      </w:r>
      <w:r w:rsidR="00625BCD" w:rsidRPr="00246CE4">
        <w:rPr>
          <w:rFonts w:ascii="Times New Roman" w:hAnsi="Times New Roman" w:cs="Times New Roman"/>
        </w:rPr>
        <w:t>-HDPE water bottles</w:t>
      </w:r>
      <w:r w:rsidR="00334387" w:rsidRPr="00246CE4">
        <w:rPr>
          <w:rFonts w:ascii="Times New Roman" w:hAnsi="Times New Roman" w:cs="Times New Roman"/>
        </w:rPr>
        <w:t xml:space="preserve"> </w:t>
      </w:r>
      <w:r w:rsidR="00407E9F" w:rsidRPr="00246CE4">
        <w:rPr>
          <w:rFonts w:ascii="Times New Roman" w:hAnsi="Times New Roman" w:cs="Times New Roman"/>
        </w:rPr>
        <w:t>in</w:t>
      </w:r>
      <w:r w:rsidR="00553FFE" w:rsidRPr="00246CE4">
        <w:rPr>
          <w:rFonts w:ascii="Times New Roman" w:hAnsi="Times New Roman" w:cs="Times New Roman"/>
        </w:rPr>
        <w:t xml:space="preserve"> </w:t>
      </w:r>
      <w:r w:rsidR="00165FBB" w:rsidRPr="00246CE4">
        <w:rPr>
          <w:rFonts w:ascii="Times New Roman" w:hAnsi="Times New Roman" w:cs="Times New Roman"/>
        </w:rPr>
        <w:t>the specific</w:t>
      </w:r>
      <w:r w:rsidR="009C4AD9" w:rsidRPr="00246CE4">
        <w:rPr>
          <w:rFonts w:ascii="Times New Roman" w:hAnsi="Times New Roman" w:cs="Times New Roman"/>
        </w:rPr>
        <w:t xml:space="preserve"> context of</w:t>
      </w:r>
      <w:r w:rsidR="00407E9F" w:rsidRPr="00246CE4">
        <w:rPr>
          <w:rFonts w:ascii="Times New Roman" w:hAnsi="Times New Roman" w:cs="Times New Roman"/>
        </w:rPr>
        <w:t xml:space="preserve"> Fr</w:t>
      </w:r>
      <w:r w:rsidR="009C4AD9" w:rsidRPr="00246CE4">
        <w:rPr>
          <w:rFonts w:ascii="Times New Roman" w:hAnsi="Times New Roman" w:cs="Times New Roman"/>
        </w:rPr>
        <w:t>ance</w:t>
      </w:r>
      <w:r w:rsidR="00625BCD" w:rsidRPr="00246CE4">
        <w:rPr>
          <w:rFonts w:ascii="Times New Roman" w:hAnsi="Times New Roman" w:cs="Times New Roman"/>
        </w:rPr>
        <w:t xml:space="preserve"> </w:t>
      </w:r>
      <w:r w:rsidR="00407E9F"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{"citationID":"PodjIDbR","properties":{"formattedCitation":"(Suescun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407E9F" w:rsidRPr="00246CE4">
        <w:rPr>
          <w:rFonts w:ascii="Times New Roman" w:hAnsi="Times New Roman" w:cs="Times New Roman"/>
        </w:rPr>
        <w:fldChar w:fldCharType="separate"/>
      </w:r>
      <w:r w:rsidR="00EE0ACE" w:rsidRPr="00EE0ACE">
        <w:rPr>
          <w:rFonts w:ascii="Times New Roman" w:hAnsi="Times New Roman" w:cs="Times New Roman"/>
        </w:rPr>
        <w:t>(Suescun Gonzalez et al., 2024)</w:t>
      </w:r>
      <w:r w:rsidR="00407E9F" w:rsidRPr="00246CE4">
        <w:rPr>
          <w:rFonts w:ascii="Times New Roman" w:hAnsi="Times New Roman" w:cs="Times New Roman"/>
        </w:rPr>
        <w:fldChar w:fldCharType="end"/>
      </w:r>
      <w:r w:rsidR="00407E9F" w:rsidRPr="00246CE4">
        <w:rPr>
          <w:rFonts w:ascii="Times New Roman" w:hAnsi="Times New Roman" w:cs="Times New Roman"/>
        </w:rPr>
        <w:t xml:space="preserve">. </w:t>
      </w:r>
      <w:r w:rsidR="00921DBE" w:rsidRPr="00246CE4" w:rsidDel="00933765">
        <w:rPr>
          <w:rFonts w:ascii="Times New Roman" w:hAnsi="Times New Roman" w:cs="Times New Roman"/>
        </w:rPr>
        <w:t xml:space="preserve"> </w:t>
      </w:r>
      <w:r w:rsidR="00270596" w:rsidRPr="00246CE4">
        <w:rPr>
          <w:rFonts w:ascii="Times New Roman" w:hAnsi="Times New Roman" w:cs="Times New Roman"/>
        </w:rPr>
        <w:t xml:space="preserve">This </w:t>
      </w:r>
      <w:r w:rsidR="00E51777" w:rsidRPr="00246CE4">
        <w:rPr>
          <w:rFonts w:ascii="Times New Roman" w:hAnsi="Times New Roman" w:cs="Times New Roman"/>
        </w:rPr>
        <w:t xml:space="preserve">methodology </w:t>
      </w:r>
      <w:r w:rsidR="009C4AD9" w:rsidRPr="00246CE4">
        <w:rPr>
          <w:rFonts w:ascii="Times New Roman" w:hAnsi="Times New Roman" w:cs="Times New Roman"/>
        </w:rPr>
        <w:t>may also be</w:t>
      </w:r>
      <w:r w:rsidR="00E51777" w:rsidRPr="00246CE4">
        <w:rPr>
          <w:rFonts w:ascii="Times New Roman" w:hAnsi="Times New Roman" w:cs="Times New Roman"/>
        </w:rPr>
        <w:t xml:space="preserve"> </w:t>
      </w:r>
      <w:r w:rsidR="00A776B8" w:rsidRPr="00246CE4">
        <w:rPr>
          <w:rFonts w:ascii="Times New Roman" w:hAnsi="Times New Roman" w:cs="Times New Roman"/>
        </w:rPr>
        <w:t>scalable</w:t>
      </w:r>
      <w:r w:rsidR="00A776B8" w:rsidRPr="00246CE4" w:rsidDel="00E51777">
        <w:rPr>
          <w:rFonts w:ascii="Times New Roman" w:hAnsi="Times New Roman" w:cs="Times New Roman"/>
        </w:rPr>
        <w:t xml:space="preserve"> </w:t>
      </w:r>
      <w:r w:rsidR="00933765" w:rsidRPr="00246CE4">
        <w:rPr>
          <w:rFonts w:ascii="Times New Roman" w:hAnsi="Times New Roman" w:cs="Times New Roman"/>
        </w:rPr>
        <w:t xml:space="preserve">in </w:t>
      </w:r>
      <w:r w:rsidR="00A776B8" w:rsidRPr="00246CE4">
        <w:rPr>
          <w:rFonts w:ascii="Times New Roman" w:hAnsi="Times New Roman" w:cs="Times New Roman"/>
        </w:rPr>
        <w:t>different</w:t>
      </w:r>
      <w:r w:rsidR="0036095C" w:rsidRPr="00246CE4">
        <w:rPr>
          <w:rFonts w:ascii="Times New Roman" w:hAnsi="Times New Roman" w:cs="Times New Roman"/>
        </w:rPr>
        <w:t xml:space="preserve"> context</w:t>
      </w:r>
      <w:r w:rsidR="00E44C5D" w:rsidRPr="00246CE4">
        <w:rPr>
          <w:rFonts w:ascii="Times New Roman" w:hAnsi="Times New Roman" w:cs="Times New Roman"/>
        </w:rPr>
        <w:t>s</w:t>
      </w:r>
      <w:r w:rsidR="00DF55E8" w:rsidRPr="00246CE4">
        <w:rPr>
          <w:rFonts w:ascii="Times New Roman" w:hAnsi="Times New Roman" w:cs="Times New Roman"/>
        </w:rPr>
        <w:t>,</w:t>
      </w:r>
      <w:r w:rsidR="0036095C" w:rsidRPr="00246CE4">
        <w:rPr>
          <w:rFonts w:ascii="Times New Roman" w:hAnsi="Times New Roman" w:cs="Times New Roman"/>
        </w:rPr>
        <w:t xml:space="preserve"> </w:t>
      </w:r>
      <w:r w:rsidR="00921DBE" w:rsidRPr="00246CE4">
        <w:rPr>
          <w:rFonts w:ascii="Times New Roman" w:hAnsi="Times New Roman" w:cs="Times New Roman"/>
        </w:rPr>
        <w:t>provid</w:t>
      </w:r>
      <w:r w:rsidR="00A776B8" w:rsidRPr="00246CE4">
        <w:rPr>
          <w:rFonts w:ascii="Times New Roman" w:hAnsi="Times New Roman" w:cs="Times New Roman"/>
        </w:rPr>
        <w:t>ing</w:t>
      </w:r>
      <w:r w:rsidR="00921DBE" w:rsidRPr="00246CE4">
        <w:rPr>
          <w:rFonts w:ascii="Times New Roman" w:hAnsi="Times New Roman" w:cs="Times New Roman"/>
        </w:rPr>
        <w:t xml:space="preserve"> valuable insights </w:t>
      </w:r>
      <w:r w:rsidR="00B127CE" w:rsidRPr="00246CE4">
        <w:rPr>
          <w:rFonts w:ascii="Times New Roman" w:hAnsi="Times New Roman" w:cs="Times New Roman"/>
        </w:rPr>
        <w:t>into</w:t>
      </w:r>
      <w:r w:rsidR="00933765" w:rsidRPr="00246CE4">
        <w:rPr>
          <w:rFonts w:ascii="Times New Roman" w:hAnsi="Times New Roman" w:cs="Times New Roman"/>
        </w:rPr>
        <w:t xml:space="preserve"> </w:t>
      </w:r>
      <w:r w:rsidR="00921DBE" w:rsidRPr="00246CE4">
        <w:rPr>
          <w:rFonts w:ascii="Times New Roman" w:hAnsi="Times New Roman" w:cs="Times New Roman"/>
        </w:rPr>
        <w:t>its reproducibility</w:t>
      </w:r>
      <w:r w:rsidR="00933765" w:rsidRPr="00246CE4">
        <w:rPr>
          <w:rFonts w:ascii="Times New Roman" w:hAnsi="Times New Roman" w:cs="Times New Roman"/>
        </w:rPr>
        <w:t xml:space="preserve">, </w:t>
      </w:r>
      <w:r w:rsidR="002A5914" w:rsidRPr="00246CE4">
        <w:rPr>
          <w:rFonts w:ascii="Times New Roman" w:hAnsi="Times New Roman" w:cs="Times New Roman"/>
        </w:rPr>
        <w:t>ensuring</w:t>
      </w:r>
      <w:r w:rsidR="00933765" w:rsidRPr="00246CE4">
        <w:rPr>
          <w:rFonts w:ascii="Times New Roman" w:hAnsi="Times New Roman" w:cs="Times New Roman"/>
        </w:rPr>
        <w:t xml:space="preserve"> that </w:t>
      </w:r>
      <w:r w:rsidR="00A40A6E" w:rsidRPr="00246CE4">
        <w:rPr>
          <w:rFonts w:ascii="Times New Roman" w:hAnsi="Times New Roman" w:cs="Times New Roman"/>
        </w:rPr>
        <w:t xml:space="preserve">DRAM </w:t>
      </w:r>
      <w:r w:rsidR="00933765" w:rsidRPr="00246CE4">
        <w:rPr>
          <w:rFonts w:ascii="Times New Roman" w:hAnsi="Times New Roman" w:cs="Times New Roman"/>
        </w:rPr>
        <w:t xml:space="preserve">could be a potential </w:t>
      </w:r>
      <w:r w:rsidR="00D93C9E" w:rsidRPr="00246CE4">
        <w:rPr>
          <w:rFonts w:ascii="Times New Roman" w:hAnsi="Times New Roman" w:cs="Times New Roman"/>
        </w:rPr>
        <w:t xml:space="preserve">plastic waste recycling </w:t>
      </w:r>
      <w:r w:rsidR="00933765" w:rsidRPr="00246CE4">
        <w:rPr>
          <w:rFonts w:ascii="Times New Roman" w:hAnsi="Times New Roman" w:cs="Times New Roman"/>
        </w:rPr>
        <w:t>strategy</w:t>
      </w:r>
      <w:r w:rsidR="00B700CD" w:rsidRPr="00246CE4">
        <w:rPr>
          <w:rFonts w:ascii="Times New Roman" w:hAnsi="Times New Roman" w:cs="Times New Roman"/>
        </w:rPr>
        <w:t xml:space="preserve"> to be deployed in </w:t>
      </w:r>
      <w:r w:rsidR="00142442" w:rsidRPr="00246CE4">
        <w:rPr>
          <w:rFonts w:ascii="Times New Roman" w:hAnsi="Times New Roman" w:cs="Times New Roman"/>
        </w:rPr>
        <w:t xml:space="preserve">specific </w:t>
      </w:r>
      <w:r w:rsidR="00B700CD" w:rsidRPr="00246CE4">
        <w:rPr>
          <w:rFonts w:ascii="Times New Roman" w:hAnsi="Times New Roman" w:cs="Times New Roman"/>
        </w:rPr>
        <w:t>territor</w:t>
      </w:r>
      <w:r w:rsidR="00142442" w:rsidRPr="00246CE4">
        <w:rPr>
          <w:rFonts w:ascii="Times New Roman" w:hAnsi="Times New Roman" w:cs="Times New Roman"/>
        </w:rPr>
        <w:t>ies and contexts</w:t>
      </w:r>
      <w:r w:rsidR="00364E4C" w:rsidRPr="00246CE4">
        <w:rPr>
          <w:rFonts w:ascii="Times New Roman" w:hAnsi="Times New Roman" w:cs="Times New Roman"/>
        </w:rPr>
        <w:t>.</w:t>
      </w:r>
      <w:r w:rsidR="00270596" w:rsidRPr="00246CE4">
        <w:rPr>
          <w:rFonts w:ascii="Times New Roman" w:hAnsi="Times New Roman" w:cs="Times New Roman"/>
        </w:rPr>
        <w:t xml:space="preserve"> Nevertheless, the reproducibility of the DRAM model has not been adequately assessed, lacking reproducibility assessment of comparable approaches, waste source, and equipment when used in different geographical contexts.</w:t>
      </w:r>
    </w:p>
    <w:p w14:paraId="65B87225" w14:textId="6934EFB3" w:rsidR="0081697F" w:rsidRDefault="006400B3">
      <w:pPr>
        <w:jc w:val="both"/>
        <w:rPr>
          <w:ins w:id="342" w:author="Catalina Suescun Gonzalez" w:date="2026-09-03T12:02:00Z" w16du:dateUtc="2026-09-03T10:02:00Z"/>
          <w:rFonts w:ascii="Times New Roman" w:hAnsi="Times New Roman" w:cs="Times New Roman"/>
        </w:rPr>
      </w:pPr>
      <w:r w:rsidRPr="005D3427">
        <w:rPr>
          <w:rFonts w:ascii="Times New Roman" w:hAnsi="Times New Roman" w:cs="Times New Roman"/>
          <w:highlight w:val="cyan"/>
          <w:rPrChange w:id="343" w:author="Catalina Suescun Gonzalez" w:date="2026-09-03T12:25:00Z" w16du:dateUtc="2026-09-03T10:25:00Z">
            <w:rPr>
              <w:rFonts w:ascii="Times New Roman" w:hAnsi="Times New Roman" w:cs="Times New Roman"/>
            </w:rPr>
          </w:rPrChange>
        </w:rPr>
        <w:t xml:space="preserve">This work </w:t>
      </w:r>
      <w:ins w:id="344" w:author="Catalina Suescun Gonzalez" w:date="2026-09-03T12:05:00Z" w16du:dateUtc="2026-09-03T10:05:00Z">
        <w:r w:rsidR="00422B28" w:rsidRPr="005D3427">
          <w:rPr>
            <w:rFonts w:ascii="Times New Roman" w:hAnsi="Times New Roman" w:cs="Times New Roman"/>
            <w:highlight w:val="cyan"/>
            <w:rPrChange w:id="345" w:author="Catalina Suescun Gonzalez" w:date="2026-09-03T12:25:00Z" w16du:dateUtc="2026-09-03T10:25:00Z">
              <w:rPr>
                <w:rFonts w:ascii="Times New Roman" w:hAnsi="Times New Roman" w:cs="Times New Roman"/>
              </w:rPr>
            </w:rPrChange>
          </w:rPr>
          <w:t>exte</w:t>
        </w:r>
        <w:r w:rsidR="00B8119E" w:rsidRPr="005D3427">
          <w:rPr>
            <w:rFonts w:ascii="Times New Roman" w:hAnsi="Times New Roman" w:cs="Times New Roman"/>
            <w:highlight w:val="cyan"/>
            <w:rPrChange w:id="346" w:author="Catalina Suescun Gonzalez" w:date="2026-09-03T12:25:00Z" w16du:dateUtc="2026-09-03T10:25:00Z">
              <w:rPr>
                <w:rFonts w:ascii="Times New Roman" w:hAnsi="Times New Roman" w:cs="Times New Roman"/>
              </w:rPr>
            </w:rPrChange>
          </w:rPr>
          <w:t xml:space="preserve">nds a previous </w:t>
        </w:r>
      </w:ins>
      <w:ins w:id="347" w:author="Catalina Suescun Gonzalez" w:date="2026-09-03T12:06:00Z" w16du:dateUtc="2026-09-03T10:06:00Z">
        <w:r w:rsidR="00B8119E" w:rsidRPr="005D3427">
          <w:rPr>
            <w:rFonts w:ascii="Times New Roman" w:hAnsi="Times New Roman" w:cs="Times New Roman"/>
            <w:highlight w:val="cyan"/>
            <w:rPrChange w:id="348" w:author="Catalina Suescun Gonzalez" w:date="2026-09-03T12:25:00Z" w16du:dateUtc="2026-09-03T10:25:00Z">
              <w:rPr>
                <w:rFonts w:ascii="Times New Roman" w:hAnsi="Times New Roman" w:cs="Times New Roman"/>
              </w:rPr>
            </w:rPrChange>
          </w:rPr>
          <w:t xml:space="preserve">conference study focused on </w:t>
        </w:r>
      </w:ins>
      <w:ins w:id="349" w:author="Catalina Suescun Gonzalez" w:date="2026-09-03T11:54:00Z" w16du:dateUtc="2026-09-03T09:54:00Z">
        <w:r w:rsidR="008E4BA4" w:rsidRPr="005D3427">
          <w:rPr>
            <w:rFonts w:ascii="Times New Roman" w:hAnsi="Times New Roman" w:cs="Times New Roman"/>
            <w:highlight w:val="cyan"/>
            <w:rPrChange w:id="350" w:author="Catalina Suescun Gonzalez" w:date="2026-09-03T12:25:00Z" w16du:dateUtc="2026-09-03T10:25:00Z">
              <w:rPr>
                <w:rFonts w:ascii="Times New Roman" w:hAnsi="Times New Roman" w:cs="Times New Roman"/>
              </w:rPr>
            </w:rPrChange>
          </w:rPr>
          <w:t xml:space="preserve"> </w:t>
        </w:r>
      </w:ins>
      <w:del w:id="351" w:author="Catalina Suescun Gonzalez" w:date="2026-09-03T12:06:00Z" w16du:dateUtc="2026-09-03T10:06:00Z">
        <w:r w:rsidRPr="005D3427" w:rsidDel="0060693F">
          <w:rPr>
            <w:rFonts w:ascii="Times New Roman" w:hAnsi="Times New Roman" w:cs="Times New Roman"/>
            <w:highlight w:val="cyan"/>
            <w:rPrChange w:id="352" w:author="Catalina Suescun Gonzalez" w:date="2026-09-03T12:25:00Z" w16du:dateUtc="2026-09-03T10:25:00Z">
              <w:rPr>
                <w:rFonts w:ascii="Times New Roman" w:hAnsi="Times New Roman" w:cs="Times New Roman"/>
              </w:rPr>
            </w:rPrChange>
          </w:rPr>
          <w:delText xml:space="preserve">aims to study </w:delText>
        </w:r>
      </w:del>
      <w:r w:rsidRPr="005D3427">
        <w:rPr>
          <w:rFonts w:ascii="Times New Roman" w:hAnsi="Times New Roman" w:cs="Times New Roman"/>
          <w:highlight w:val="cyan"/>
          <w:rPrChange w:id="353" w:author="Catalina Suescun Gonzalez" w:date="2026-09-03T12:25:00Z" w16du:dateUtc="2026-09-03T10:25:00Z">
            <w:rPr>
              <w:rFonts w:ascii="Times New Roman" w:hAnsi="Times New Roman" w:cs="Times New Roman"/>
            </w:rPr>
          </w:rPrChange>
        </w:rPr>
        <w:t xml:space="preserve">the reproducibility of </w:t>
      </w:r>
      <w:r w:rsidR="00C77E65" w:rsidRPr="005D3427">
        <w:rPr>
          <w:rFonts w:ascii="Times New Roman" w:hAnsi="Times New Roman" w:cs="Times New Roman"/>
          <w:highlight w:val="cyan"/>
          <w:rPrChange w:id="354" w:author="Catalina Suescun Gonzalez" w:date="2026-09-03T12:25:00Z" w16du:dateUtc="2026-09-03T10:25:00Z">
            <w:rPr>
              <w:rFonts w:ascii="Times New Roman" w:hAnsi="Times New Roman" w:cs="Times New Roman"/>
            </w:rPr>
          </w:rPrChange>
        </w:rPr>
        <w:t>the</w:t>
      </w:r>
      <w:r w:rsidR="00AF7F55" w:rsidRPr="005D3427">
        <w:rPr>
          <w:rFonts w:ascii="Times New Roman" w:hAnsi="Times New Roman" w:cs="Times New Roman"/>
          <w:highlight w:val="cyan"/>
          <w:rPrChange w:id="355" w:author="Catalina Suescun Gonzalez" w:date="2026-09-03T12:25:00Z" w16du:dateUtc="2026-09-03T10:25:00Z">
            <w:rPr>
              <w:rFonts w:ascii="Times New Roman" w:hAnsi="Times New Roman" w:cs="Times New Roman"/>
            </w:rPr>
          </w:rPrChange>
        </w:rPr>
        <w:t xml:space="preserve"> </w:t>
      </w:r>
      <w:r w:rsidR="00F309FD" w:rsidRPr="005D3427">
        <w:rPr>
          <w:rFonts w:ascii="Times New Roman" w:hAnsi="Times New Roman" w:cs="Times New Roman"/>
          <w:highlight w:val="cyan"/>
          <w:rPrChange w:id="356" w:author="Catalina Suescun Gonzalez" w:date="2026-09-03T12:25:00Z" w16du:dateUtc="2026-09-03T10:25:00Z">
            <w:rPr>
              <w:rFonts w:ascii="Times New Roman" w:hAnsi="Times New Roman" w:cs="Times New Roman"/>
            </w:rPr>
          </w:rPrChange>
        </w:rPr>
        <w:t>DRAM model</w:t>
      </w:r>
      <w:r w:rsidR="000F2CC7" w:rsidRPr="005D3427">
        <w:rPr>
          <w:rFonts w:ascii="Times New Roman" w:hAnsi="Times New Roman" w:cs="Times New Roman"/>
          <w:highlight w:val="cyan"/>
          <w:rPrChange w:id="357" w:author="Catalina Suescun Gonzalez" w:date="2026-09-03T12:25:00Z" w16du:dateUtc="2026-09-03T10:25:00Z">
            <w:rPr>
              <w:rFonts w:ascii="Times New Roman" w:hAnsi="Times New Roman" w:cs="Times New Roman"/>
            </w:rPr>
          </w:rPrChange>
        </w:rPr>
        <w:t xml:space="preserve"> </w:t>
      </w:r>
      <w:ins w:id="358" w:author="Catalina Suescun Gonzalez" w:date="2026-09-03T12:00:00Z" w16du:dateUtc="2026-09-03T10:00:00Z">
        <w:r w:rsidR="00B719E7" w:rsidRPr="005D3427">
          <w:rPr>
            <w:rFonts w:ascii="Times New Roman" w:hAnsi="Times New Roman" w:cs="Times New Roman"/>
            <w:highlight w:val="cyan"/>
            <w:rPrChange w:id="359" w:author="Catalina Suescun Gonzalez" w:date="2026-09-03T12:25:00Z" w16du:dateUtc="2026-09-03T10:25:00Z">
              <w:rPr>
                <w:rFonts w:ascii="Times New Roman" w:hAnsi="Times New Roman" w:cs="Times New Roman"/>
              </w:rPr>
            </w:rPrChange>
          </w:rPr>
          <w:t xml:space="preserve">and </w:t>
        </w:r>
      </w:ins>
      <w:ins w:id="360" w:author="Catalina Suescun Gonzalez" w:date="2026-09-03T12:06:00Z" w16du:dateUtc="2026-09-03T10:06:00Z">
        <w:r w:rsidR="0060693F" w:rsidRPr="005D3427">
          <w:rPr>
            <w:rFonts w:ascii="Times New Roman" w:hAnsi="Times New Roman" w:cs="Times New Roman"/>
            <w:highlight w:val="cyan"/>
            <w:rPrChange w:id="361" w:author="Catalina Suescun Gonzalez" w:date="2026-09-03T12:25:00Z" w16du:dateUtc="2026-09-03T10:25:00Z">
              <w:rPr>
                <w:rFonts w:ascii="Times New Roman" w:hAnsi="Times New Roman" w:cs="Times New Roman"/>
              </w:rPr>
            </w:rPrChange>
          </w:rPr>
          <w:t>methodology for proces</w:t>
        </w:r>
      </w:ins>
      <w:ins w:id="362" w:author="Catalina Suescun Gonzalez" w:date="2026-09-03T12:07:00Z" w16du:dateUtc="2026-09-03T10:07:00Z">
        <w:r w:rsidR="002554EF" w:rsidRPr="005D3427">
          <w:rPr>
            <w:rFonts w:ascii="Times New Roman" w:hAnsi="Times New Roman" w:cs="Times New Roman"/>
            <w:highlight w:val="cyan"/>
            <w:rPrChange w:id="363" w:author="Catalina Suescun Gonzalez" w:date="2026-09-03T12:25:00Z" w16du:dateUtc="2026-09-03T10:25:00Z">
              <w:rPr>
                <w:rFonts w:ascii="Times New Roman" w:hAnsi="Times New Roman" w:cs="Times New Roman"/>
              </w:rPr>
            </w:rPrChange>
          </w:rPr>
          <w:t xml:space="preserve">sing and </w:t>
        </w:r>
      </w:ins>
      <w:ins w:id="364" w:author="Catalina Suescun Gonzalez" w:date="2026-09-03T12:00:00Z" w16du:dateUtc="2026-09-03T10:00:00Z">
        <w:r w:rsidR="00B719E7" w:rsidRPr="005D3427">
          <w:rPr>
            <w:rFonts w:ascii="Times New Roman" w:hAnsi="Times New Roman" w:cs="Times New Roman"/>
            <w:highlight w:val="cyan"/>
            <w:rPrChange w:id="365" w:author="Catalina Suescun Gonzalez" w:date="2026-09-03T12:25:00Z" w16du:dateUtc="2026-09-03T10:25:00Z">
              <w:rPr>
                <w:rFonts w:ascii="Times New Roman" w:hAnsi="Times New Roman" w:cs="Times New Roman"/>
              </w:rPr>
            </w:rPrChange>
          </w:rPr>
          <w:t>printing multi-material post-consumer</w:t>
        </w:r>
        <w:r w:rsidR="00B719E7" w:rsidRPr="00246CE4">
          <w:rPr>
            <w:rFonts w:ascii="Times New Roman" w:hAnsi="Times New Roman" w:cs="Times New Roman"/>
          </w:rPr>
          <w:t xml:space="preserve"> </w:t>
        </w:r>
      </w:ins>
      <w:proofErr w:type="spellStart"/>
      <w:ins w:id="366" w:author="Catalina Suescun Gonzalez" w:date="2026-09-03T12:07:00Z" w16du:dateUtc="2026-09-03T10:07:00Z">
        <w:r w:rsidR="002554EF">
          <w:rPr>
            <w:rFonts w:ascii="Times New Roman" w:hAnsi="Times New Roman" w:cs="Times New Roman"/>
          </w:rPr>
          <w:t>pastic</w:t>
        </w:r>
        <w:proofErr w:type="spellEnd"/>
        <w:r w:rsidR="002554EF">
          <w:rPr>
            <w:rFonts w:ascii="Times New Roman" w:hAnsi="Times New Roman" w:cs="Times New Roman"/>
          </w:rPr>
          <w:t xml:space="preserve"> </w:t>
        </w:r>
        <w:proofErr w:type="spellStart"/>
        <w:r w:rsidR="002554EF">
          <w:rPr>
            <w:rFonts w:ascii="Times New Roman" w:hAnsi="Times New Roman" w:cs="Times New Roman"/>
          </w:rPr>
          <w:t>waste</w:t>
        </w:r>
      </w:ins>
      <w:del w:id="367" w:author="Catalina Suescun Gonzalez" w:date="2026-09-03T12:07:00Z" w16du:dateUtc="2026-09-03T10:07:00Z">
        <w:r w:rsidR="00B4715A" w:rsidRPr="00246CE4" w:rsidDel="006037B4">
          <w:rPr>
            <w:rFonts w:ascii="Times New Roman" w:hAnsi="Times New Roman" w:cs="Times New Roman"/>
          </w:rPr>
          <w:delText>when applied to</w:delText>
        </w:r>
      </w:del>
      <w:ins w:id="368" w:author="Catalina Suescun Gonzalez" w:date="2026-09-03T12:07:00Z" w16du:dateUtc="2026-09-03T10:07:00Z">
        <w:r w:rsidR="006037B4">
          <w:rPr>
            <w:rFonts w:ascii="Times New Roman" w:hAnsi="Times New Roman" w:cs="Times New Roman"/>
          </w:rPr>
          <w:t>in</w:t>
        </w:r>
      </w:ins>
      <w:proofErr w:type="spellEnd"/>
      <w:r w:rsidR="00B4715A" w:rsidRPr="00246CE4">
        <w:rPr>
          <w:rFonts w:ascii="Times New Roman" w:hAnsi="Times New Roman" w:cs="Times New Roman"/>
        </w:rPr>
        <w:t xml:space="preserve"> a different geographical context</w:t>
      </w:r>
      <w:ins w:id="369" w:author="Catalina Suescun Gonzalez" w:date="2026-09-03T12:10:00Z" w16du:dateUtc="2026-09-03T10:10:00Z">
        <w:r w:rsidR="00BF7C0E">
          <w:rPr>
            <w:rFonts w:ascii="Times New Roman" w:hAnsi="Times New Roman" w:cs="Times New Roman"/>
          </w:rPr>
          <w:t xml:space="preserve"> </w:t>
        </w:r>
      </w:ins>
      <w:r w:rsidR="0063434C">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{"citationID":"szLGxVhm","properties":{"unsorted":false,"formattedCitation":"(Gonzalez et al., 2026)","plainCitation":"(Gonzalez et al., 2026)","noteIndex":0},"citationItems":[{"id":3,"uris":["http://zotero.org/users/7033217/items/6XU7ETFM"],"itemData":{"id":3,"type":"paper-conference","abstract":"The increasing accumulation of plastic waste has intensified the urgency for sustainable recycling solutions. Among these, distributed recycling for additive manufacturing (DRAM) has emerged as a promising approach to revalorize post-consumer plastic waste in a closed loop. This study evaluates the potential of the DRAM model in the European and North American contexts, specifically for the recycling of post-consumer plastic bottles composed of polyethylene terephthalate (PET) for the body and high-density polyethylene (HDPE) for the cap, without prior material separation. More precisely, the research analyzes the efficiency and requirements to develop a plastic circular loop in France and Canada. A methodology was developed to assess the collection, transformation, and 3D printing of the recycled bottles, incorporating modifications to enhance 3D printer performance and material processing. Functional objects were 3D printed to assess practical applications, producing furniture and decorative products. The findings indicate that, while DRAM can be adapted to different regional contexts, standardized material preprocessing, optimized 3D printing extrusion parameters and enhanced flow monitoring are critical to improving reproducibility. This study contributes to advancing circular economy practices, providing a scalable and sustainable strategy for plastic waste valorization through additive manufacturing.","citation-key":"gonzalez2026","container-title":"Safe and Sustainable Value Creation by Design","DOI":"10.1007/978-3-032-21157-6_58","ISBN":"978-3-032-21157-6","language":"en","page":"524-533","publisher":"Springer Nature Switzerland","publisher-place":"Cham","source":"Springer Link","title":"Evaluation of the Potential of Large-Scale 3D Printing to Promote a Circular Economy of PET Plastic Bottles: Comparison Between European and North American","title-short":"Evaluation of the Potential of Large-Scale 3D Printing to Promote a Circular Economy of PET Plastic Bottles","author":[{"family":"Gonzalez","given":"Catalina Suescun"},{"family":"Basdeo","given":"Aditi"},{"family":"Romani","given":"Alessia"},{"family":"Cruz Sanchez","given":"Fabio A."},{"family":"Nouvel","given":"Cécile"},{"family":"Boudaoud","given":"Hakim"},{"family":"Pearce","given":"Joshua M."}],"editor":[{"family":"Kohl","given":"Holger"},{"family":"Seliger","given":"Günther"},{"family":"Dietrich","given":"Franz"},{"family":"Campana","given":"Giampaolo"}],"issued":{"date-parts":[["2026"]]}}}],"schema":"https://github.com/citation-style-language/schema/raw/master/csl-citation.json"} </w:instrText>
      </w:r>
      <w:r w:rsidR="0063434C">
        <w:rPr>
          <w:rFonts w:ascii="Times New Roman" w:hAnsi="Times New Roman" w:cs="Times New Roman"/>
        </w:rPr>
        <w:fldChar w:fldCharType="separate"/>
      </w:r>
      <w:r w:rsidR="00EE0ACE" w:rsidRPr="00EE0ACE">
        <w:rPr>
          <w:rFonts w:ascii="Times New Roman" w:hAnsi="Times New Roman" w:cs="Times New Roman"/>
        </w:rPr>
        <w:t>(Gonzalez et al., 2026)</w:t>
      </w:r>
      <w:r w:rsidR="0063434C">
        <w:rPr>
          <w:rFonts w:ascii="Times New Roman" w:hAnsi="Times New Roman" w:cs="Times New Roman"/>
        </w:rPr>
        <w:fldChar w:fldCharType="end"/>
      </w:r>
      <w:r w:rsidR="00B4715A" w:rsidRPr="00246CE4">
        <w:rPr>
          <w:rFonts w:ascii="Times New Roman" w:hAnsi="Times New Roman" w:cs="Times New Roman"/>
        </w:rPr>
        <w:t>.</w:t>
      </w:r>
      <w:ins w:id="370" w:author="Catalina Suescun Gonzalez" w:date="2026-09-03T12:07:00Z" w16du:dateUtc="2026-09-03T10:07:00Z">
        <w:r w:rsidR="006037B4">
          <w:rPr>
            <w:rFonts w:ascii="Times New Roman" w:hAnsi="Times New Roman" w:cs="Times New Roman"/>
          </w:rPr>
          <w:t xml:space="preserve"> </w:t>
        </w:r>
      </w:ins>
      <w:del w:id="371" w:author="Catalina Suescun Gonzalez" w:date="2026-09-03T12:08:00Z" w16du:dateUtc="2026-09-03T10:08:00Z">
        <w:r w:rsidR="00B4715A" w:rsidRPr="00246CE4" w:rsidDel="00823326">
          <w:rPr>
            <w:rFonts w:ascii="Times New Roman" w:hAnsi="Times New Roman" w:cs="Times New Roman"/>
          </w:rPr>
          <w:delText xml:space="preserve"> </w:delText>
        </w:r>
      </w:del>
      <w:r w:rsidR="00B4715A" w:rsidRPr="00246CE4">
        <w:rPr>
          <w:rFonts w:ascii="Times New Roman" w:hAnsi="Times New Roman" w:cs="Times New Roman"/>
        </w:rPr>
        <w:t xml:space="preserve">In detail, the work </w:t>
      </w:r>
      <w:r w:rsidR="002B2417" w:rsidRPr="00246CE4">
        <w:rPr>
          <w:rFonts w:ascii="Times New Roman" w:hAnsi="Times New Roman" w:cs="Times New Roman"/>
        </w:rPr>
        <w:t xml:space="preserve">replicates the DRAM model </w:t>
      </w:r>
      <w:r w:rsidR="000F2CC7" w:rsidRPr="00246CE4">
        <w:rPr>
          <w:rFonts w:ascii="Times New Roman" w:hAnsi="Times New Roman" w:cs="Times New Roman"/>
        </w:rPr>
        <w:t xml:space="preserve">applied in </w:t>
      </w:r>
      <w:r w:rsidR="00AD766D" w:rsidRPr="00246CE4">
        <w:rPr>
          <w:rFonts w:ascii="Times New Roman" w:hAnsi="Times New Roman" w:cs="Times New Roman"/>
        </w:rPr>
        <w:t>France</w:t>
      </w:r>
      <w:r w:rsidRPr="00246CE4">
        <w:rPr>
          <w:rFonts w:ascii="Times New Roman" w:hAnsi="Times New Roman" w:cs="Times New Roman"/>
        </w:rPr>
        <w:t xml:space="preserve"> to post-consumer plastic waste</w:t>
      </w:r>
      <w:r w:rsidR="00B127CE" w:rsidRPr="00246CE4">
        <w:rPr>
          <w:rFonts w:ascii="Times New Roman" w:hAnsi="Times New Roman" w:cs="Times New Roman"/>
        </w:rPr>
        <w:t>,</w:t>
      </w:r>
      <w:r w:rsidR="00AA06CB" w:rsidRPr="00246CE4">
        <w:rPr>
          <w:rFonts w:ascii="Times New Roman" w:hAnsi="Times New Roman" w:cs="Times New Roman"/>
        </w:rPr>
        <w:t xml:space="preserve"> </w:t>
      </w:r>
      <w:r w:rsidR="002B2417" w:rsidRPr="00246CE4">
        <w:rPr>
          <w:rFonts w:ascii="Times New Roman" w:hAnsi="Times New Roman" w:cs="Times New Roman"/>
        </w:rPr>
        <w:t xml:space="preserve">i.e., </w:t>
      </w:r>
      <w:r w:rsidR="00FD5133" w:rsidRPr="00246CE4">
        <w:rPr>
          <w:rFonts w:ascii="Times New Roman" w:hAnsi="Times New Roman" w:cs="Times New Roman"/>
        </w:rPr>
        <w:t>using recycled water bottles</w:t>
      </w:r>
      <w:r w:rsidR="002B2417" w:rsidRPr="00246CE4">
        <w:rPr>
          <w:rFonts w:ascii="Times New Roman" w:hAnsi="Times New Roman" w:cs="Times New Roman"/>
        </w:rPr>
        <w:t>,</w:t>
      </w:r>
      <w:r w:rsidR="00FD5133" w:rsidRPr="00246CE4">
        <w:rPr>
          <w:rFonts w:ascii="Times New Roman" w:hAnsi="Times New Roman" w:cs="Times New Roman"/>
        </w:rPr>
        <w:t xml:space="preserve"> in a North</w:t>
      </w:r>
      <w:r w:rsidR="00A23D4A" w:rsidRPr="00246CE4">
        <w:rPr>
          <w:rFonts w:ascii="Times New Roman" w:hAnsi="Times New Roman" w:cs="Times New Roman"/>
        </w:rPr>
        <w:t xml:space="preserve"> </w:t>
      </w:r>
      <w:r w:rsidR="00FD5133" w:rsidRPr="00246CE4">
        <w:rPr>
          <w:rFonts w:ascii="Times New Roman" w:hAnsi="Times New Roman" w:cs="Times New Roman"/>
        </w:rPr>
        <w:t>American context</w:t>
      </w:r>
      <w:ins w:id="372" w:author="Catalina Suescun Gonzalez" w:date="2026-09-03T12:09:00Z" w16du:dateUtc="2026-09-03T10:09:00Z">
        <w:r w:rsidR="00FA3985">
          <w:rPr>
            <w:rFonts w:ascii="Times New Roman" w:hAnsi="Times New Roman" w:cs="Times New Roman"/>
          </w:rPr>
          <w:t xml:space="preserve"> </w:t>
        </w:r>
      </w:ins>
      <w:ins w:id="373" w:author="Catalina Suescun Gonzalez" w:date="2026-09-03T12:09:00Z">
        <w:r w:rsidR="00FA3985" w:rsidRPr="005D3427">
          <w:rPr>
            <w:rFonts w:ascii="Times New Roman" w:hAnsi="Times New Roman" w:cs="Times New Roman"/>
            <w:highlight w:val="cyan"/>
            <w:rPrChange w:id="374" w:author="Catalina Suescun Gonzalez" w:date="2026-09-03T12:25:00Z" w16du:dateUtc="2026-09-03T10:25:00Z">
              <w:rPr>
                <w:rFonts w:ascii="Times New Roman" w:hAnsi="Times New Roman" w:cs="Times New Roman"/>
              </w:rPr>
            </w:rPrChange>
          </w:rPr>
          <w:t>to assess how differences in local conditions, available equipment, and processing resources affect its implementation.</w:t>
        </w:r>
      </w:ins>
      <w:r w:rsidR="00FD5133" w:rsidRPr="005D3427">
        <w:rPr>
          <w:rFonts w:ascii="Times New Roman" w:hAnsi="Times New Roman" w:cs="Times New Roman"/>
          <w:highlight w:val="cyan"/>
          <w:rPrChange w:id="375" w:author="Catalina Suescun Gonzalez" w:date="2026-09-03T12:25:00Z" w16du:dateUtc="2026-09-03T10:25:00Z">
            <w:rPr>
              <w:rFonts w:ascii="Times New Roman" w:hAnsi="Times New Roman" w:cs="Times New Roman"/>
            </w:rPr>
          </w:rPrChange>
        </w:rPr>
        <w:t>. This model</w:t>
      </w:r>
      <w:r w:rsidR="00FD5133" w:rsidRPr="005D3427" w:rsidDel="00B700CD">
        <w:rPr>
          <w:rFonts w:ascii="Times New Roman" w:hAnsi="Times New Roman" w:cs="Times New Roman"/>
          <w:highlight w:val="cyan"/>
          <w:rPrChange w:id="376" w:author="Catalina Suescun Gonzalez" w:date="2026-09-03T12:25:00Z" w16du:dateUtc="2026-09-03T10:25:00Z">
            <w:rPr>
              <w:rFonts w:ascii="Times New Roman" w:hAnsi="Times New Roman" w:cs="Times New Roman"/>
            </w:rPr>
          </w:rPrChange>
        </w:rPr>
        <w:t xml:space="preserve"> </w:t>
      </w:r>
      <w:r w:rsidR="00B700CD" w:rsidRPr="005D3427">
        <w:rPr>
          <w:rFonts w:ascii="Times New Roman" w:hAnsi="Times New Roman" w:cs="Times New Roman"/>
          <w:highlight w:val="cyan"/>
          <w:rPrChange w:id="377" w:author="Catalina Suescun Gonzalez" w:date="2026-09-03T12:25:00Z" w16du:dateUtc="2026-09-03T10:25:00Z">
            <w:rPr>
              <w:rFonts w:ascii="Times New Roman" w:hAnsi="Times New Roman" w:cs="Times New Roman"/>
            </w:rPr>
          </w:rPrChange>
        </w:rPr>
        <w:t xml:space="preserve">includes </w:t>
      </w:r>
      <w:r w:rsidR="00FD5133" w:rsidRPr="005D3427">
        <w:rPr>
          <w:rFonts w:ascii="Times New Roman" w:hAnsi="Times New Roman" w:cs="Times New Roman"/>
          <w:highlight w:val="cyan"/>
          <w:rPrChange w:id="378" w:author="Catalina Suescun Gonzalez" w:date="2026-09-03T12:25:00Z" w16du:dateUtc="2026-09-03T10:25:00Z">
            <w:rPr>
              <w:rFonts w:ascii="Times New Roman" w:hAnsi="Times New Roman" w:cs="Times New Roman"/>
            </w:rPr>
          </w:rPrChange>
        </w:rPr>
        <w:t>the collection, transformation</w:t>
      </w:r>
      <w:ins w:id="379" w:author="Catalina Suescun Gonzalez" w:date="2026-09-03T12:09:00Z" w16du:dateUtc="2026-09-03T10:09:00Z">
        <w:r w:rsidR="00FA3985" w:rsidRPr="005D3427">
          <w:rPr>
            <w:rFonts w:ascii="Times New Roman" w:hAnsi="Times New Roman" w:cs="Times New Roman"/>
            <w:highlight w:val="cyan"/>
            <w:rPrChange w:id="380" w:author="Catalina Suescun Gonzalez" w:date="2026-09-03T12:25:00Z" w16du:dateUtc="2026-09-03T10:25:00Z">
              <w:rPr>
                <w:rFonts w:ascii="Times New Roman" w:hAnsi="Times New Roman" w:cs="Times New Roman"/>
              </w:rPr>
            </w:rPrChange>
          </w:rPr>
          <w:t xml:space="preserve"> of plastic waste</w:t>
        </w:r>
      </w:ins>
      <w:r w:rsidR="00FD5133" w:rsidRPr="005D3427">
        <w:rPr>
          <w:rFonts w:ascii="Times New Roman" w:hAnsi="Times New Roman" w:cs="Times New Roman"/>
          <w:highlight w:val="cyan"/>
          <w:rPrChange w:id="381" w:author="Catalina Suescun Gonzalez" w:date="2026-09-03T12:25:00Z" w16du:dateUtc="2026-09-03T10:25:00Z">
            <w:rPr>
              <w:rFonts w:ascii="Times New Roman" w:hAnsi="Times New Roman" w:cs="Times New Roman"/>
            </w:rPr>
          </w:rPrChange>
        </w:rPr>
        <w:t>,</w:t>
      </w:r>
      <w:r w:rsidR="00FD5133" w:rsidRPr="00246CE4">
        <w:rPr>
          <w:rFonts w:ascii="Times New Roman" w:hAnsi="Times New Roman" w:cs="Times New Roman"/>
        </w:rPr>
        <w:t xml:space="preserve"> and direct</w:t>
      </w:r>
      <w:r w:rsidR="008C2EE7" w:rsidRPr="00246CE4">
        <w:rPr>
          <w:rFonts w:ascii="Times New Roman" w:hAnsi="Times New Roman" w:cs="Times New Roman"/>
        </w:rPr>
        <w:t xml:space="preserve"> screw-feeding</w:t>
      </w:r>
      <w:r w:rsidR="00FD5133" w:rsidRPr="00246CE4">
        <w:rPr>
          <w:rFonts w:ascii="Times New Roman" w:hAnsi="Times New Roman" w:cs="Times New Roman"/>
        </w:rPr>
        <w:t xml:space="preserve"> 3D printing of the material</w:t>
      </w:r>
      <w:r w:rsidR="00AA06CB" w:rsidRPr="00246CE4">
        <w:rPr>
          <w:rFonts w:ascii="Times New Roman" w:hAnsi="Times New Roman" w:cs="Times New Roman"/>
        </w:rPr>
        <w:t xml:space="preserve"> using a </w:t>
      </w:r>
      <w:r w:rsidR="00B127CE" w:rsidRPr="00246CE4">
        <w:rPr>
          <w:rFonts w:ascii="Times New Roman" w:hAnsi="Times New Roman" w:cs="Times New Roman"/>
        </w:rPr>
        <w:t>large-scale</w:t>
      </w:r>
      <w:r w:rsidR="000201DF" w:rsidRPr="00246CE4">
        <w:rPr>
          <w:rFonts w:ascii="Times New Roman" w:hAnsi="Times New Roman" w:cs="Times New Roman"/>
        </w:rPr>
        <w:t xml:space="preserve"> FGF </w:t>
      </w:r>
      <w:r w:rsidR="00F64887" w:rsidRPr="00246CE4">
        <w:rPr>
          <w:rFonts w:ascii="Times New Roman" w:hAnsi="Times New Roman" w:cs="Times New Roman"/>
        </w:rPr>
        <w:t xml:space="preserve">3D </w:t>
      </w:r>
      <w:r w:rsidR="000201DF" w:rsidRPr="00246CE4">
        <w:rPr>
          <w:rFonts w:ascii="Times New Roman" w:hAnsi="Times New Roman" w:cs="Times New Roman"/>
        </w:rPr>
        <w:t>printer</w:t>
      </w:r>
      <w:r w:rsidR="00FD5133" w:rsidRPr="00246CE4">
        <w:rPr>
          <w:rFonts w:ascii="Times New Roman" w:hAnsi="Times New Roman" w:cs="Times New Roman"/>
        </w:rPr>
        <w:t xml:space="preserve">. </w:t>
      </w:r>
      <w:r w:rsidR="00AC46E3" w:rsidRPr="00246CE4">
        <w:rPr>
          <w:rFonts w:ascii="Times New Roman" w:hAnsi="Times New Roman" w:cs="Times New Roman"/>
        </w:rPr>
        <w:t>At first</w:t>
      </w:r>
      <w:r w:rsidR="008C2EE7" w:rsidRPr="00246CE4">
        <w:rPr>
          <w:rFonts w:ascii="Times New Roman" w:hAnsi="Times New Roman" w:cs="Times New Roman"/>
        </w:rPr>
        <w:t>,</w:t>
      </w:r>
      <w:r w:rsidR="00AC46E3" w:rsidRPr="00246CE4">
        <w:rPr>
          <w:rFonts w:ascii="Times New Roman" w:hAnsi="Times New Roman" w:cs="Times New Roman"/>
        </w:rPr>
        <w:t xml:space="preserve"> the reproducibility</w:t>
      </w:r>
      <w:ins w:id="382" w:author="Catalina Suescun Gonzalez" w:date="2026-09-03T12:12:00Z" w16du:dateUtc="2026-09-03T10:12:00Z">
        <w:r w:rsidR="00E01D86">
          <w:rPr>
            <w:rFonts w:ascii="Times New Roman" w:hAnsi="Times New Roman" w:cs="Times New Roman"/>
          </w:rPr>
          <w:t xml:space="preserve"> </w:t>
        </w:r>
        <w:r w:rsidR="00E01D86" w:rsidRPr="005D3427">
          <w:rPr>
            <w:rFonts w:ascii="Times New Roman" w:hAnsi="Times New Roman" w:cs="Times New Roman"/>
            <w:highlight w:val="cyan"/>
            <w:rPrChange w:id="383" w:author="Catalina Suescun Gonzalez" w:date="2026-09-03T12:25:00Z" w16du:dateUtc="2026-09-03T10:25:00Z">
              <w:rPr>
                <w:rFonts w:ascii="Times New Roman" w:hAnsi="Times New Roman" w:cs="Times New Roman"/>
              </w:rPr>
            </w:rPrChange>
          </w:rPr>
          <w:t>of the approach</w:t>
        </w:r>
        <w:r w:rsidR="00E01D86">
          <w:rPr>
            <w:rFonts w:ascii="Times New Roman" w:hAnsi="Times New Roman" w:cs="Times New Roman"/>
          </w:rPr>
          <w:t xml:space="preserve"> </w:t>
        </w:r>
      </w:ins>
      <w:del w:id="384" w:author="Catalina Suescun Gonzalez" w:date="2026-09-03T12:12:00Z" w16du:dateUtc="2026-09-03T10:12:00Z">
        <w:r w:rsidR="00AC46E3" w:rsidRPr="00246CE4" w:rsidDel="00E01D86">
          <w:rPr>
            <w:rFonts w:ascii="Times New Roman" w:hAnsi="Times New Roman" w:cs="Times New Roman"/>
          </w:rPr>
          <w:delText xml:space="preserve"> </w:delText>
        </w:r>
      </w:del>
      <w:r w:rsidR="00AC46E3" w:rsidRPr="00246CE4">
        <w:rPr>
          <w:rFonts w:ascii="Times New Roman" w:hAnsi="Times New Roman" w:cs="Times New Roman"/>
        </w:rPr>
        <w:t xml:space="preserve">is evaluated </w:t>
      </w:r>
      <w:r w:rsidR="00D72AD5" w:rsidRPr="00246CE4">
        <w:rPr>
          <w:rFonts w:ascii="Times New Roman" w:hAnsi="Times New Roman" w:cs="Times New Roman"/>
        </w:rPr>
        <w:t>through a proposed methodology</w:t>
      </w:r>
      <w:ins w:id="385" w:author="Catalina Suescun Gonzalez" w:date="2026-09-03T12:03:00Z" w16du:dateUtc="2026-09-03T10:03:00Z">
        <w:r w:rsidR="005320F7">
          <w:rPr>
            <w:rFonts w:ascii="Times New Roman" w:hAnsi="Times New Roman" w:cs="Times New Roman"/>
          </w:rPr>
          <w:t xml:space="preserve">. </w:t>
        </w:r>
      </w:ins>
      <w:ins w:id="386" w:author="Catalina Suescun Gonzalez" w:date="2026-09-03T12:12:00Z" w16du:dateUtc="2026-09-03T10:12:00Z">
        <w:r w:rsidR="008962E9" w:rsidRPr="005D3427">
          <w:rPr>
            <w:rFonts w:ascii="Times New Roman" w:hAnsi="Times New Roman" w:cs="Times New Roman"/>
            <w:highlight w:val="cyan"/>
            <w:rPrChange w:id="387" w:author="Catalina Suescun Gonzalez" w:date="2026-09-03T12:25:00Z" w16du:dateUtc="2026-09-03T10:25:00Z">
              <w:rPr>
                <w:rFonts w:ascii="Times New Roman" w:hAnsi="Times New Roman" w:cs="Times New Roman"/>
              </w:rPr>
            </w:rPrChange>
          </w:rPr>
          <w:t>During its implementation</w:t>
        </w:r>
      </w:ins>
      <w:ins w:id="388" w:author="Catalina Suescun Gonzalez" w:date="2026-09-03T12:13:00Z" w16du:dateUtc="2026-09-03T10:13:00Z">
        <w:r w:rsidR="00BA59DA" w:rsidRPr="005D3427">
          <w:rPr>
            <w:rFonts w:ascii="Times New Roman" w:hAnsi="Times New Roman" w:cs="Times New Roman"/>
            <w:highlight w:val="cyan"/>
            <w:rPrChange w:id="389" w:author="Catalina Suescun Gonzalez" w:date="2026-09-03T12:25:00Z" w16du:dateUtc="2026-09-03T10:25:00Z">
              <w:rPr>
                <w:rFonts w:ascii="Times New Roman" w:hAnsi="Times New Roman" w:cs="Times New Roman"/>
              </w:rPr>
            </w:rPrChange>
          </w:rPr>
          <w:t>,</w:t>
        </w:r>
      </w:ins>
      <w:del w:id="390" w:author="Catalina Suescun Gonzalez" w:date="2026-09-03T12:03:00Z" w16du:dateUtc="2026-09-03T10:03:00Z">
        <w:r w:rsidR="00D72AD5" w:rsidRPr="005D3427" w:rsidDel="005320F7">
          <w:rPr>
            <w:rFonts w:ascii="Times New Roman" w:hAnsi="Times New Roman" w:cs="Times New Roman"/>
            <w:highlight w:val="cyan"/>
            <w:rPrChange w:id="391" w:author="Catalina Suescun Gonzalez" w:date="2026-09-03T12:25:00Z" w16du:dateUtc="2026-09-03T10:25:00Z">
              <w:rPr>
                <w:rFonts w:ascii="Times New Roman" w:hAnsi="Times New Roman" w:cs="Times New Roman"/>
              </w:rPr>
            </w:rPrChange>
          </w:rPr>
          <w:delText xml:space="preserve">. </w:delText>
        </w:r>
      </w:del>
      <w:ins w:id="392" w:author="Catalina Suescun Gonzalez" w:date="2026-09-03T12:13:00Z" w16du:dateUtc="2026-09-03T10:13:00Z">
        <w:r w:rsidR="008962E9" w:rsidRPr="005D3427">
          <w:rPr>
            <w:rFonts w:ascii="Times New Roman" w:hAnsi="Times New Roman" w:cs="Times New Roman"/>
            <w:highlight w:val="cyan"/>
            <w:rPrChange w:id="393" w:author="Catalina Suescun Gonzalez" w:date="2026-09-03T12:25:00Z" w16du:dateUtc="2026-09-03T10:25:00Z">
              <w:rPr>
                <w:rFonts w:ascii="Times New Roman" w:hAnsi="Times New Roman" w:cs="Times New Roman"/>
              </w:rPr>
            </w:rPrChange>
          </w:rPr>
          <w:t xml:space="preserve"> </w:t>
        </w:r>
      </w:ins>
      <w:del w:id="394" w:author="Catalina Suescun Gonzalez" w:date="2026-09-03T12:03:00Z" w16du:dateUtc="2026-09-03T10:03:00Z">
        <w:r w:rsidR="00EB6899" w:rsidRPr="005D3427" w:rsidDel="005320F7">
          <w:rPr>
            <w:rFonts w:ascii="Times New Roman" w:hAnsi="Times New Roman" w:cs="Times New Roman"/>
            <w:highlight w:val="cyan"/>
            <w:rPrChange w:id="395" w:author="Catalina Suescun Gonzalez" w:date="2026-09-03T12:25:00Z" w16du:dateUtc="2026-09-03T10:25:00Z">
              <w:rPr>
                <w:rFonts w:ascii="Times New Roman" w:hAnsi="Times New Roman" w:cs="Times New Roman"/>
              </w:rPr>
            </w:rPrChange>
          </w:rPr>
          <w:delText>S</w:delText>
        </w:r>
      </w:del>
      <w:ins w:id="396" w:author="Catalina Suescun Gonzalez" w:date="2026-09-03T12:03:00Z" w16du:dateUtc="2026-09-03T10:03:00Z">
        <w:r w:rsidR="005320F7" w:rsidRPr="005D3427">
          <w:rPr>
            <w:rFonts w:ascii="Times New Roman" w:hAnsi="Times New Roman" w:cs="Times New Roman"/>
            <w:highlight w:val="cyan"/>
            <w:rPrChange w:id="397" w:author="Catalina Suescun Gonzalez" w:date="2026-09-03T12:25:00Z" w16du:dateUtc="2026-09-03T10:25:00Z">
              <w:rPr>
                <w:rFonts w:ascii="Times New Roman" w:hAnsi="Times New Roman" w:cs="Times New Roman"/>
              </w:rPr>
            </w:rPrChange>
          </w:rPr>
          <w:t>s</w:t>
        </w:r>
      </w:ins>
      <w:r w:rsidR="00FD5133" w:rsidRPr="005D3427">
        <w:rPr>
          <w:rFonts w:ascii="Times New Roman" w:hAnsi="Times New Roman" w:cs="Times New Roman"/>
          <w:highlight w:val="cyan"/>
          <w:rPrChange w:id="398" w:author="Catalina Suescun Gonzalez" w:date="2026-09-03T12:25:00Z" w16du:dateUtc="2026-09-03T10:25:00Z">
            <w:rPr>
              <w:rFonts w:ascii="Times New Roman" w:hAnsi="Times New Roman" w:cs="Times New Roman"/>
            </w:rPr>
          </w:rPrChange>
        </w:rPr>
        <w:t xml:space="preserve">ome challenges </w:t>
      </w:r>
      <w:r w:rsidR="00AF7F55" w:rsidRPr="005D3427">
        <w:rPr>
          <w:rFonts w:ascii="Times New Roman" w:hAnsi="Times New Roman" w:cs="Times New Roman"/>
          <w:highlight w:val="cyan"/>
          <w:rPrChange w:id="399" w:author="Catalina Suescun Gonzalez" w:date="2026-09-03T12:25:00Z" w16du:dateUtc="2026-09-03T10:25:00Z">
            <w:rPr>
              <w:rFonts w:ascii="Times New Roman" w:hAnsi="Times New Roman" w:cs="Times New Roman"/>
            </w:rPr>
          </w:rPrChange>
        </w:rPr>
        <w:t>were</w:t>
      </w:r>
      <w:r w:rsidR="00FD5133" w:rsidRPr="005D3427">
        <w:rPr>
          <w:rFonts w:ascii="Times New Roman" w:hAnsi="Times New Roman" w:cs="Times New Roman"/>
          <w:highlight w:val="cyan"/>
          <w:rPrChange w:id="400" w:author="Catalina Suescun Gonzalez" w:date="2026-09-03T12:25:00Z" w16du:dateUtc="2026-09-03T10:25:00Z">
            <w:rPr>
              <w:rFonts w:ascii="Times New Roman" w:hAnsi="Times New Roman" w:cs="Times New Roman"/>
            </w:rPr>
          </w:rPrChange>
        </w:rPr>
        <w:t xml:space="preserve"> encountered in the </w:t>
      </w:r>
      <w:r w:rsidR="008C2EE7" w:rsidRPr="005D3427">
        <w:rPr>
          <w:rFonts w:ascii="Times New Roman" w:hAnsi="Times New Roman" w:cs="Times New Roman"/>
          <w:highlight w:val="cyan"/>
          <w:rPrChange w:id="401" w:author="Catalina Suescun Gonzalez" w:date="2026-09-03T12:25:00Z" w16du:dateUtc="2026-09-03T10:25:00Z">
            <w:rPr>
              <w:rFonts w:ascii="Times New Roman" w:hAnsi="Times New Roman" w:cs="Times New Roman"/>
            </w:rPr>
          </w:rPrChange>
        </w:rPr>
        <w:t xml:space="preserve">3D </w:t>
      </w:r>
      <w:r w:rsidR="00FD5133" w:rsidRPr="005D3427">
        <w:rPr>
          <w:rFonts w:ascii="Times New Roman" w:hAnsi="Times New Roman" w:cs="Times New Roman"/>
          <w:highlight w:val="cyan"/>
          <w:rPrChange w:id="402" w:author="Catalina Suescun Gonzalez" w:date="2026-09-03T12:25:00Z" w16du:dateUtc="2026-09-03T10:25:00Z">
            <w:rPr>
              <w:rFonts w:ascii="Times New Roman" w:hAnsi="Times New Roman" w:cs="Times New Roman"/>
            </w:rPr>
          </w:rPrChange>
        </w:rPr>
        <w:t xml:space="preserve">printing </w:t>
      </w:r>
      <w:del w:id="403" w:author="Catalina Suescun Gonzalez" w:date="2026-09-03T12:13:00Z" w16du:dateUtc="2026-09-03T10:13:00Z">
        <w:r w:rsidR="00FD5133" w:rsidRPr="005D3427" w:rsidDel="00F009E3">
          <w:rPr>
            <w:rFonts w:ascii="Times New Roman" w:hAnsi="Times New Roman" w:cs="Times New Roman"/>
            <w:highlight w:val="cyan"/>
            <w:rPrChange w:id="404" w:author="Catalina Suescun Gonzalez" w:date="2026-09-03T12:25:00Z" w16du:dateUtc="2026-09-03T10:25:00Z">
              <w:rPr>
                <w:rFonts w:ascii="Times New Roman" w:hAnsi="Times New Roman" w:cs="Times New Roman"/>
              </w:rPr>
            </w:rPrChange>
          </w:rPr>
          <w:delText>process</w:delText>
        </w:r>
      </w:del>
      <w:del w:id="405" w:author="Catalina Suescun Gonzalez" w:date="2026-09-03T12:03:00Z" w16du:dateUtc="2026-09-03T10:03:00Z">
        <w:r w:rsidR="00FD5133" w:rsidRPr="005D3427" w:rsidDel="0069358B">
          <w:rPr>
            <w:rFonts w:ascii="Times New Roman" w:hAnsi="Times New Roman" w:cs="Times New Roman"/>
            <w:highlight w:val="cyan"/>
            <w:rPrChange w:id="406" w:author="Catalina Suescun Gonzalez" w:date="2026-09-03T12:25:00Z" w16du:dateUtc="2026-09-03T10:25:00Z">
              <w:rPr>
                <w:rFonts w:ascii="Times New Roman" w:hAnsi="Times New Roman" w:cs="Times New Roman"/>
              </w:rPr>
            </w:rPrChange>
          </w:rPr>
          <w:delText>,</w:delText>
        </w:r>
        <w:r w:rsidR="00EB6899" w:rsidRPr="005D3427" w:rsidDel="0069358B">
          <w:rPr>
            <w:rFonts w:ascii="Times New Roman" w:hAnsi="Times New Roman" w:cs="Times New Roman"/>
            <w:highlight w:val="cyan"/>
            <w:rPrChange w:id="407" w:author="Catalina Suescun Gonzalez" w:date="2026-09-03T12:25:00Z" w16du:dateUtc="2026-09-03T10:25:00Z">
              <w:rPr>
                <w:rFonts w:ascii="Times New Roman" w:hAnsi="Times New Roman" w:cs="Times New Roman"/>
              </w:rPr>
            </w:rPrChange>
          </w:rPr>
          <w:delText xml:space="preserve"> however,</w:delText>
        </w:r>
        <w:r w:rsidR="00FD5133" w:rsidRPr="005D3427" w:rsidDel="0069358B">
          <w:rPr>
            <w:rFonts w:ascii="Times New Roman" w:hAnsi="Times New Roman" w:cs="Times New Roman"/>
            <w:highlight w:val="cyan"/>
            <w:rPrChange w:id="408" w:author="Catalina Suescun Gonzalez" w:date="2026-09-03T12:25:00Z" w16du:dateUtc="2026-09-03T10:25:00Z">
              <w:rPr>
                <w:rFonts w:ascii="Times New Roman" w:hAnsi="Times New Roman" w:cs="Times New Roman"/>
              </w:rPr>
            </w:rPrChange>
          </w:rPr>
          <w:delText xml:space="preserve"> </w:delText>
        </w:r>
      </w:del>
      <w:del w:id="409" w:author="Catalina Suescun Gonzalez" w:date="2026-09-03T12:13:00Z" w16du:dateUtc="2026-09-03T10:13:00Z">
        <w:r w:rsidR="00B127CE" w:rsidRPr="005D3427" w:rsidDel="00F009E3">
          <w:rPr>
            <w:rFonts w:ascii="Times New Roman" w:hAnsi="Times New Roman" w:cs="Times New Roman"/>
            <w:highlight w:val="cyan"/>
            <w:rPrChange w:id="410" w:author="Catalina Suescun Gonzalez" w:date="2026-09-03T12:25:00Z" w16du:dateUtc="2026-09-03T10:25:00Z">
              <w:rPr>
                <w:rFonts w:ascii="Times New Roman" w:hAnsi="Times New Roman" w:cs="Times New Roman"/>
              </w:rPr>
            </w:rPrChange>
          </w:rPr>
          <w:delText>mainly</w:delText>
        </w:r>
      </w:del>
      <w:ins w:id="411" w:author="Catalina Suescun Gonzalez" w:date="2026-09-03T12:13:00Z" w16du:dateUtc="2026-09-03T10:13:00Z">
        <w:r w:rsidR="00F009E3" w:rsidRPr="005D3427">
          <w:rPr>
            <w:rFonts w:ascii="Times New Roman" w:hAnsi="Times New Roman" w:cs="Times New Roman"/>
            <w:highlight w:val="cyan"/>
            <w:rPrChange w:id="412" w:author="Catalina Suescun Gonzalez" w:date="2026-09-03T12:25:00Z" w16du:dateUtc="2026-09-03T10:25:00Z">
              <w:rPr>
                <w:rFonts w:ascii="Times New Roman" w:hAnsi="Times New Roman" w:cs="Times New Roman"/>
              </w:rPr>
            </w:rPrChange>
          </w:rPr>
          <w:t>process mainly</w:t>
        </w:r>
      </w:ins>
      <w:r w:rsidR="00B127CE" w:rsidRPr="00246CE4">
        <w:rPr>
          <w:rFonts w:ascii="Times New Roman" w:hAnsi="Times New Roman" w:cs="Times New Roman"/>
        </w:rPr>
        <w:t xml:space="preserve"> due to </w:t>
      </w:r>
      <w:r w:rsidR="00FD5133" w:rsidRPr="00246CE4">
        <w:rPr>
          <w:rFonts w:ascii="Times New Roman" w:hAnsi="Times New Roman" w:cs="Times New Roman"/>
        </w:rPr>
        <w:t xml:space="preserve">the </w:t>
      </w:r>
      <w:r w:rsidR="00B127CE" w:rsidRPr="00246CE4">
        <w:rPr>
          <w:rFonts w:ascii="Times New Roman" w:hAnsi="Times New Roman" w:cs="Times New Roman"/>
        </w:rPr>
        <w:t>in</w:t>
      </w:r>
      <w:r w:rsidR="00FD5133" w:rsidRPr="00246CE4">
        <w:rPr>
          <w:rFonts w:ascii="Times New Roman" w:hAnsi="Times New Roman" w:cs="Times New Roman"/>
        </w:rPr>
        <w:t xml:space="preserve">consistency of the </w:t>
      </w:r>
      <w:r w:rsidR="008C2EE7" w:rsidRPr="00246CE4">
        <w:rPr>
          <w:rFonts w:ascii="Times New Roman" w:hAnsi="Times New Roman" w:cs="Times New Roman"/>
        </w:rPr>
        <w:t xml:space="preserve">extrudate </w:t>
      </w:r>
      <w:r w:rsidR="00FD5133" w:rsidRPr="00246CE4">
        <w:rPr>
          <w:rFonts w:ascii="Times New Roman" w:hAnsi="Times New Roman" w:cs="Times New Roman"/>
        </w:rPr>
        <w:t>flow. To address this issue</w:t>
      </w:r>
      <w:r w:rsidR="00B700CD" w:rsidRPr="00246CE4">
        <w:rPr>
          <w:rFonts w:ascii="Times New Roman" w:hAnsi="Times New Roman" w:cs="Times New Roman"/>
        </w:rPr>
        <w:t>,</w:t>
      </w:r>
      <w:r w:rsidR="00FD5133" w:rsidRPr="00246CE4" w:rsidDel="00B700CD">
        <w:rPr>
          <w:rFonts w:ascii="Times New Roman" w:hAnsi="Times New Roman" w:cs="Times New Roman"/>
        </w:rPr>
        <w:t xml:space="preserve"> </w:t>
      </w:r>
      <w:r w:rsidR="00FD5133" w:rsidRPr="00246CE4">
        <w:rPr>
          <w:rFonts w:ascii="Times New Roman" w:hAnsi="Times New Roman" w:cs="Times New Roman"/>
        </w:rPr>
        <w:t>this study</w:t>
      </w:r>
      <w:r w:rsidR="00DC5CF0" w:rsidRPr="00246CE4">
        <w:rPr>
          <w:rFonts w:ascii="Times New Roman" w:hAnsi="Times New Roman" w:cs="Times New Roman"/>
        </w:rPr>
        <w:t xml:space="preserve"> also</w:t>
      </w:r>
      <w:r w:rsidR="00FD5133" w:rsidRPr="00246CE4">
        <w:rPr>
          <w:rFonts w:ascii="Times New Roman" w:hAnsi="Times New Roman" w:cs="Times New Roman"/>
        </w:rPr>
        <w:t xml:space="preserve"> explores </w:t>
      </w:r>
      <w:r w:rsidR="00DC5CF0" w:rsidRPr="00246CE4">
        <w:rPr>
          <w:rFonts w:ascii="Times New Roman" w:hAnsi="Times New Roman" w:cs="Times New Roman"/>
        </w:rPr>
        <w:t xml:space="preserve">the impact of </w:t>
      </w:r>
      <w:r w:rsidR="00FD5133" w:rsidRPr="00246CE4">
        <w:rPr>
          <w:rFonts w:ascii="Times New Roman" w:hAnsi="Times New Roman" w:cs="Times New Roman"/>
        </w:rPr>
        <w:t>differen</w:t>
      </w:r>
      <w:r w:rsidR="00DC5CF0" w:rsidRPr="00246CE4">
        <w:rPr>
          <w:rFonts w:ascii="Times New Roman" w:hAnsi="Times New Roman" w:cs="Times New Roman"/>
        </w:rPr>
        <w:t xml:space="preserve">t </w:t>
      </w:r>
      <w:r w:rsidR="00B127CE" w:rsidRPr="00246CE4">
        <w:rPr>
          <w:rFonts w:ascii="Times New Roman" w:hAnsi="Times New Roman" w:cs="Times New Roman"/>
        </w:rPr>
        <w:t>particle</w:t>
      </w:r>
      <w:r w:rsidR="00525094" w:rsidRPr="00246CE4">
        <w:rPr>
          <w:rFonts w:ascii="Times New Roman" w:hAnsi="Times New Roman" w:cs="Times New Roman"/>
        </w:rPr>
        <w:t xml:space="preserve"> shapes on flow consistency and </w:t>
      </w:r>
      <w:r w:rsidR="008C2EE7" w:rsidRPr="00246CE4">
        <w:rPr>
          <w:rFonts w:ascii="Times New Roman" w:hAnsi="Times New Roman" w:cs="Times New Roman"/>
        </w:rPr>
        <w:t xml:space="preserve">3D </w:t>
      </w:r>
      <w:r w:rsidR="00525094" w:rsidRPr="00246CE4">
        <w:rPr>
          <w:rFonts w:ascii="Times New Roman" w:hAnsi="Times New Roman" w:cs="Times New Roman"/>
        </w:rPr>
        <w:t>print quality</w:t>
      </w:r>
      <w:r w:rsidR="00F64887" w:rsidRPr="00246CE4">
        <w:rPr>
          <w:rFonts w:ascii="Times New Roman" w:hAnsi="Times New Roman" w:cs="Times New Roman"/>
        </w:rPr>
        <w:t>, i.e., flakes, shredded particles, and pellets</w:t>
      </w:r>
      <w:r w:rsidR="00525094" w:rsidRPr="00246CE4">
        <w:rPr>
          <w:rFonts w:ascii="Times New Roman" w:hAnsi="Times New Roman" w:cs="Times New Roman"/>
        </w:rPr>
        <w:t>.</w:t>
      </w:r>
      <w:ins w:id="413" w:author="Catalina Suescun Gonzalez" w:date="2026-09-03T12:14:00Z" w16du:dateUtc="2026-09-03T10:14:00Z">
        <w:r w:rsidR="00DF015F">
          <w:rPr>
            <w:rFonts w:ascii="Times New Roman" w:hAnsi="Times New Roman" w:cs="Times New Roman"/>
          </w:rPr>
          <w:t xml:space="preserve"> </w:t>
        </w:r>
      </w:ins>
      <w:r w:rsidR="00F64887" w:rsidRPr="00246CE4">
        <w:rPr>
          <w:rFonts w:ascii="Times New Roman" w:hAnsi="Times New Roman" w:cs="Times New Roman"/>
        </w:rPr>
        <w:t xml:space="preserve"> The mechanical properties</w:t>
      </w:r>
      <w:ins w:id="414" w:author="Catalina Suescun Gonzalez" w:date="2026-09-03T12:21:00Z" w16du:dateUtc="2026-09-03T10:21:00Z">
        <w:r w:rsidR="002E08B5">
          <w:rPr>
            <w:rFonts w:ascii="Times New Roman" w:hAnsi="Times New Roman" w:cs="Times New Roman"/>
          </w:rPr>
          <w:t xml:space="preserve"> </w:t>
        </w:r>
      </w:ins>
      <w:ins w:id="415" w:author="Catalina Suescun Gonzalez" w:date="2026-09-03T12:21:00Z">
        <w:r w:rsidR="002E08B5" w:rsidRPr="005D3427">
          <w:rPr>
            <w:rFonts w:ascii="Times New Roman" w:hAnsi="Times New Roman" w:cs="Times New Roman"/>
            <w:highlight w:val="cyan"/>
            <w:rPrChange w:id="416" w:author="Catalina Suescun Gonzalez" w:date="2026-09-03T12:25:00Z" w16du:dateUtc="2026-09-03T10:25:00Z">
              <w:rPr>
                <w:rFonts w:ascii="Times New Roman" w:hAnsi="Times New Roman" w:cs="Times New Roman"/>
              </w:rPr>
            </w:rPrChange>
          </w:rPr>
          <w:t xml:space="preserve">and the fabrication of large-scale parts are </w:t>
        </w:r>
      </w:ins>
      <w:r w:rsidR="00F64887" w:rsidRPr="005D3427">
        <w:rPr>
          <w:rFonts w:ascii="Times New Roman" w:hAnsi="Times New Roman" w:cs="Times New Roman"/>
          <w:highlight w:val="cyan"/>
          <w:rPrChange w:id="417" w:author="Catalina Suescun Gonzalez" w:date="2026-09-03T12:25:00Z" w16du:dateUtc="2026-09-03T10:25:00Z">
            <w:rPr>
              <w:rFonts w:ascii="Times New Roman" w:hAnsi="Times New Roman" w:cs="Times New Roman"/>
            </w:rPr>
          </w:rPrChange>
        </w:rPr>
        <w:t xml:space="preserve"> </w:t>
      </w:r>
      <w:del w:id="418" w:author="Catalina Suescun Gonzalez" w:date="2026-09-03T12:23:00Z" w16du:dateUtc="2026-09-03T10:23:00Z">
        <w:r w:rsidR="00F64887" w:rsidRPr="005D3427" w:rsidDel="007C0003">
          <w:rPr>
            <w:rFonts w:ascii="Times New Roman" w:hAnsi="Times New Roman" w:cs="Times New Roman"/>
            <w:highlight w:val="cyan"/>
            <w:rPrChange w:id="419" w:author="Catalina Suescun Gonzalez" w:date="2026-09-03T12:25:00Z" w16du:dateUtc="2026-09-03T10:25:00Z">
              <w:rPr>
                <w:rFonts w:ascii="Times New Roman" w:hAnsi="Times New Roman" w:cs="Times New Roman"/>
              </w:rPr>
            </w:rPrChange>
          </w:rPr>
          <w:delText xml:space="preserve">were then </w:delText>
        </w:r>
      </w:del>
      <w:r w:rsidR="00F64887" w:rsidRPr="005D3427">
        <w:rPr>
          <w:rFonts w:ascii="Times New Roman" w:hAnsi="Times New Roman" w:cs="Times New Roman"/>
          <w:highlight w:val="cyan"/>
          <w:rPrChange w:id="420" w:author="Catalina Suescun Gonzalez" w:date="2026-09-03T12:25:00Z" w16du:dateUtc="2026-09-03T10:25:00Z">
            <w:rPr>
              <w:rFonts w:ascii="Times New Roman" w:hAnsi="Times New Roman" w:cs="Times New Roman"/>
            </w:rPr>
          </w:rPrChange>
        </w:rPr>
        <w:t xml:space="preserve">evaluated to demonstrate the </w:t>
      </w:r>
      <w:del w:id="421" w:author="Catalina Suescun Gonzalez" w:date="2026-09-03T12:21:00Z" w16du:dateUtc="2026-09-03T10:21:00Z">
        <w:r w:rsidR="00F64887" w:rsidRPr="005D3427" w:rsidDel="002C72AD">
          <w:rPr>
            <w:rFonts w:ascii="Times New Roman" w:hAnsi="Times New Roman" w:cs="Times New Roman"/>
            <w:highlight w:val="cyan"/>
            <w:rPrChange w:id="422" w:author="Catalina Suescun Gonzalez" w:date="2026-09-03T12:25:00Z" w16du:dateUtc="2026-09-03T10:25:00Z">
              <w:rPr>
                <w:rFonts w:ascii="Times New Roman" w:hAnsi="Times New Roman" w:cs="Times New Roman"/>
              </w:rPr>
            </w:rPrChange>
          </w:rPr>
          <w:delText>use of this</w:delText>
        </w:r>
      </w:del>
      <w:ins w:id="423" w:author="Catalina Suescun Gonzalez" w:date="2026-09-03T12:22:00Z" w16du:dateUtc="2026-09-03T10:22:00Z">
        <w:r w:rsidR="007C0003" w:rsidRPr="005D3427">
          <w:rPr>
            <w:rFonts w:ascii="Times New Roman" w:hAnsi="Times New Roman" w:cs="Times New Roman"/>
            <w:highlight w:val="cyan"/>
            <w:rPrChange w:id="424" w:author="Catalina Suescun Gonzalez" w:date="2026-09-03T12:25:00Z" w16du:dateUtc="2026-09-03T10:25:00Z">
              <w:rPr>
                <w:rFonts w:ascii="Times New Roman" w:hAnsi="Times New Roman" w:cs="Times New Roman"/>
              </w:rPr>
            </w:rPrChange>
          </w:rPr>
          <w:t>potential</w:t>
        </w:r>
      </w:ins>
      <w:ins w:id="425" w:author="Catalina Suescun Gonzalez" w:date="2026-09-03T12:21:00Z" w16du:dateUtc="2026-09-03T10:21:00Z">
        <w:r w:rsidR="002C72AD" w:rsidRPr="005D3427">
          <w:rPr>
            <w:rFonts w:ascii="Times New Roman" w:hAnsi="Times New Roman" w:cs="Times New Roman"/>
            <w:highlight w:val="cyan"/>
            <w:rPrChange w:id="426" w:author="Catalina Suescun Gonzalez" w:date="2026-09-03T12:25:00Z" w16du:dateUtc="2026-09-03T10:25:00Z">
              <w:rPr>
                <w:rFonts w:ascii="Times New Roman" w:hAnsi="Times New Roman" w:cs="Times New Roman"/>
              </w:rPr>
            </w:rPrChange>
          </w:rPr>
          <w:t xml:space="preserve"> </w:t>
        </w:r>
      </w:ins>
      <w:ins w:id="427" w:author="Catalina Suescun Gonzalez" w:date="2026-09-03T12:23:00Z" w16du:dateUtc="2026-09-03T10:23:00Z">
        <w:r w:rsidR="007C0003" w:rsidRPr="005D3427">
          <w:rPr>
            <w:rFonts w:ascii="Times New Roman" w:hAnsi="Times New Roman" w:cs="Times New Roman"/>
            <w:highlight w:val="cyan"/>
            <w:rPrChange w:id="428" w:author="Catalina Suescun Gonzalez" w:date="2026-09-03T12:25:00Z" w16du:dateUtc="2026-09-03T10:25:00Z">
              <w:rPr>
                <w:rFonts w:ascii="Times New Roman" w:hAnsi="Times New Roman" w:cs="Times New Roman"/>
              </w:rPr>
            </w:rPrChange>
          </w:rPr>
          <w:t xml:space="preserve">use </w:t>
        </w:r>
      </w:ins>
      <w:ins w:id="429" w:author="Catalina Suescun Gonzalez" w:date="2026-09-03T12:21:00Z" w16du:dateUtc="2026-09-03T10:21:00Z">
        <w:r w:rsidR="002C72AD" w:rsidRPr="005D3427">
          <w:rPr>
            <w:rFonts w:ascii="Times New Roman" w:hAnsi="Times New Roman" w:cs="Times New Roman"/>
            <w:highlight w:val="cyan"/>
            <w:rPrChange w:id="430" w:author="Catalina Suescun Gonzalez" w:date="2026-09-03T12:25:00Z" w16du:dateUtc="2026-09-03T10:25:00Z">
              <w:rPr>
                <w:rFonts w:ascii="Times New Roman" w:hAnsi="Times New Roman" w:cs="Times New Roman"/>
              </w:rPr>
            </w:rPrChange>
          </w:rPr>
          <w:t xml:space="preserve">of the </w:t>
        </w:r>
      </w:ins>
      <w:ins w:id="431" w:author="Catalina Suescun Gonzalez" w:date="2026-09-03T12:22:00Z" w16du:dateUtc="2026-09-03T10:22:00Z">
        <w:r w:rsidR="002C72AD" w:rsidRPr="005D3427">
          <w:rPr>
            <w:rFonts w:ascii="Times New Roman" w:hAnsi="Times New Roman" w:cs="Times New Roman"/>
            <w:highlight w:val="cyan"/>
            <w:rPrChange w:id="432" w:author="Catalina Suescun Gonzalez" w:date="2026-09-03T12:25:00Z" w16du:dateUtc="2026-09-03T10:25:00Z">
              <w:rPr>
                <w:rFonts w:ascii="Times New Roman" w:hAnsi="Times New Roman" w:cs="Times New Roman"/>
              </w:rPr>
            </w:rPrChange>
          </w:rPr>
          <w:t xml:space="preserve">processed </w:t>
        </w:r>
      </w:ins>
      <w:r w:rsidR="00F64887" w:rsidRPr="005D3427">
        <w:rPr>
          <w:rFonts w:ascii="Times New Roman" w:hAnsi="Times New Roman" w:cs="Times New Roman"/>
          <w:highlight w:val="cyan"/>
          <w:rPrChange w:id="433" w:author="Catalina Suescun Gonzalez" w:date="2026-09-03T12:25:00Z" w16du:dateUtc="2026-09-03T10:25:00Z">
            <w:rPr>
              <w:rFonts w:ascii="Times New Roman" w:hAnsi="Times New Roman" w:cs="Times New Roman"/>
            </w:rPr>
          </w:rPrChange>
        </w:rPr>
        <w:t xml:space="preserve"> post-consumer plastic waste as a feedstock for FGF 3D printing</w:t>
      </w:r>
      <w:ins w:id="434" w:author="Catalina Suescun Gonzalez" w:date="2026-09-03T12:22:00Z" w16du:dateUtc="2026-09-03T10:22:00Z">
        <w:r w:rsidR="001A5204" w:rsidRPr="005D3427">
          <w:rPr>
            <w:rFonts w:ascii="Times New Roman" w:hAnsi="Times New Roman" w:cs="Times New Roman"/>
            <w:highlight w:val="cyan"/>
            <w:rPrChange w:id="435" w:author="Catalina Suescun Gonzalez" w:date="2026-09-03T12:25:00Z" w16du:dateUtc="2026-09-03T10:25:00Z">
              <w:rPr>
                <w:rFonts w:ascii="Times New Roman" w:hAnsi="Times New Roman" w:cs="Times New Roman"/>
              </w:rPr>
            </w:rPrChange>
          </w:rPr>
          <w:t xml:space="preserve"> and </w:t>
        </w:r>
      </w:ins>
      <w:ins w:id="436" w:author="Catalina Suescun Gonzalez" w:date="2026-09-03T12:23:00Z" w16du:dateUtc="2026-09-03T10:23:00Z">
        <w:r w:rsidR="00054D67" w:rsidRPr="005D3427">
          <w:rPr>
            <w:rFonts w:ascii="Times New Roman" w:hAnsi="Times New Roman" w:cs="Times New Roman"/>
            <w:highlight w:val="cyan"/>
            <w:rPrChange w:id="437" w:author="Catalina Suescun Gonzalez" w:date="2026-09-03T12:25:00Z" w16du:dateUtc="2026-09-03T10:25:00Z">
              <w:rPr>
                <w:rFonts w:ascii="Times New Roman" w:hAnsi="Times New Roman" w:cs="Times New Roman"/>
              </w:rPr>
            </w:rPrChange>
          </w:rPr>
          <w:t>its applicability to</w:t>
        </w:r>
      </w:ins>
      <w:del w:id="438" w:author="Catalina Suescun Gonzalez" w:date="2026-09-03T12:16:00Z" w16du:dateUtc="2026-09-03T10:16:00Z">
        <w:r w:rsidR="00F64887" w:rsidRPr="005D3427" w:rsidDel="00355646">
          <w:rPr>
            <w:rFonts w:ascii="Times New Roman" w:hAnsi="Times New Roman" w:cs="Times New Roman"/>
            <w:highlight w:val="cyan"/>
            <w:rPrChange w:id="439" w:author="Catalina Suescun Gonzalez" w:date="2026-09-03T12:25:00Z" w16du:dateUtc="2026-09-03T10:25:00Z">
              <w:rPr>
                <w:rFonts w:ascii="Times New Roman" w:hAnsi="Times New Roman" w:cs="Times New Roman"/>
              </w:rPr>
            </w:rPrChange>
          </w:rPr>
          <w:delText>,</w:delText>
        </w:r>
      </w:del>
      <w:del w:id="440" w:author="Catalina Suescun Gonzalez" w:date="2026-09-03T12:23:00Z" w16du:dateUtc="2026-09-03T10:23:00Z">
        <w:r w:rsidR="00F64887" w:rsidRPr="005D3427" w:rsidDel="00054D67">
          <w:rPr>
            <w:rFonts w:ascii="Times New Roman" w:hAnsi="Times New Roman" w:cs="Times New Roman"/>
            <w:highlight w:val="cyan"/>
            <w:rPrChange w:id="441" w:author="Catalina Suescun Gonzalez" w:date="2026-09-03T12:25:00Z" w16du:dateUtc="2026-09-03T10:25:00Z">
              <w:rPr>
                <w:rFonts w:ascii="Times New Roman" w:hAnsi="Times New Roman" w:cs="Times New Roman"/>
              </w:rPr>
            </w:rPrChange>
          </w:rPr>
          <w:delText xml:space="preserve"> </w:delText>
        </w:r>
      </w:del>
      <w:del w:id="442" w:author="Catalina Suescun Gonzalez" w:date="2026-09-03T12:16:00Z" w16du:dateUtc="2026-09-03T10:16:00Z">
        <w:r w:rsidR="00F64887" w:rsidRPr="005D3427" w:rsidDel="006E27BE">
          <w:rPr>
            <w:rFonts w:ascii="Times New Roman" w:hAnsi="Times New Roman" w:cs="Times New Roman"/>
            <w:highlight w:val="cyan"/>
            <w:rPrChange w:id="443" w:author="Catalina Suescun Gonzalez" w:date="2026-09-03T12:25:00Z" w16du:dateUtc="2026-09-03T10:25:00Z">
              <w:rPr>
                <w:rFonts w:ascii="Times New Roman" w:hAnsi="Times New Roman" w:cs="Times New Roman"/>
              </w:rPr>
            </w:rPrChange>
          </w:rPr>
          <w:delText xml:space="preserve">also </w:delText>
        </w:r>
      </w:del>
      <w:del w:id="444" w:author="Catalina Suescun Gonzalez" w:date="2026-09-03T12:23:00Z" w16du:dateUtc="2026-09-03T10:23:00Z">
        <w:r w:rsidR="00F64887" w:rsidRPr="005D3427" w:rsidDel="00054D67">
          <w:rPr>
            <w:rFonts w:ascii="Times New Roman" w:hAnsi="Times New Roman" w:cs="Times New Roman"/>
            <w:highlight w:val="cyan"/>
            <w:rPrChange w:id="445" w:author="Catalina Suescun Gonzalez" w:date="2026-09-03T12:25:00Z" w16du:dateUtc="2026-09-03T10:25:00Z">
              <w:rPr>
                <w:rFonts w:ascii="Times New Roman" w:hAnsi="Times New Roman" w:cs="Times New Roman"/>
              </w:rPr>
            </w:rPrChange>
          </w:rPr>
          <w:delText>fabricati</w:delText>
        </w:r>
      </w:del>
      <w:del w:id="446" w:author="Catalina Suescun Gonzalez" w:date="2026-09-03T12:17:00Z" w16du:dateUtc="2026-09-03T10:17:00Z">
        <w:r w:rsidR="00F64887" w:rsidRPr="005D3427" w:rsidDel="006E27BE">
          <w:rPr>
            <w:rFonts w:ascii="Times New Roman" w:hAnsi="Times New Roman" w:cs="Times New Roman"/>
            <w:highlight w:val="cyan"/>
            <w:rPrChange w:id="447" w:author="Catalina Suescun Gonzalez" w:date="2026-09-03T12:25:00Z" w16du:dateUtc="2026-09-03T10:25:00Z">
              <w:rPr>
                <w:rFonts w:ascii="Times New Roman" w:hAnsi="Times New Roman" w:cs="Times New Roman"/>
              </w:rPr>
            </w:rPrChange>
          </w:rPr>
          <w:delText>ng</w:delText>
        </w:r>
      </w:del>
      <w:del w:id="448" w:author="Catalina Suescun Gonzalez" w:date="2026-09-03T12:23:00Z" w16du:dateUtc="2026-09-03T10:23:00Z">
        <w:r w:rsidR="00F64887" w:rsidRPr="005D3427" w:rsidDel="00054D67">
          <w:rPr>
            <w:rFonts w:ascii="Times New Roman" w:hAnsi="Times New Roman" w:cs="Times New Roman"/>
            <w:highlight w:val="cyan"/>
            <w:rPrChange w:id="449" w:author="Catalina Suescun Gonzalez" w:date="2026-09-03T12:25:00Z" w16du:dateUtc="2026-09-03T10:25:00Z">
              <w:rPr>
                <w:rFonts w:ascii="Times New Roman" w:hAnsi="Times New Roman" w:cs="Times New Roman"/>
              </w:rPr>
            </w:rPrChange>
          </w:rPr>
          <w:delText xml:space="preserve"> large-scale parts </w:delText>
        </w:r>
      </w:del>
      <w:del w:id="450" w:author="Catalina Suescun Gonzalez" w:date="2026-09-03T12:17:00Z" w16du:dateUtc="2026-09-03T10:17:00Z">
        <w:r w:rsidR="00F64887" w:rsidRPr="005D3427" w:rsidDel="006E27BE">
          <w:rPr>
            <w:rFonts w:ascii="Times New Roman" w:hAnsi="Times New Roman" w:cs="Times New Roman"/>
            <w:highlight w:val="cyan"/>
            <w:rPrChange w:id="451" w:author="Catalina Suescun Gonzalez" w:date="2026-09-03T12:25:00Z" w16du:dateUtc="2026-09-03T10:25:00Z">
              <w:rPr>
                <w:rFonts w:ascii="Times New Roman" w:hAnsi="Times New Roman" w:cs="Times New Roman"/>
              </w:rPr>
            </w:rPrChange>
          </w:rPr>
          <w:delText>as</w:delText>
        </w:r>
      </w:del>
      <w:del w:id="452" w:author="Catalina Suescun Gonzalez" w:date="2026-09-03T12:23:00Z" w16du:dateUtc="2026-09-03T10:23:00Z">
        <w:r w:rsidR="00F64887" w:rsidRPr="005D3427" w:rsidDel="00054D67">
          <w:rPr>
            <w:rFonts w:ascii="Times New Roman" w:hAnsi="Times New Roman" w:cs="Times New Roman"/>
            <w:highlight w:val="cyan"/>
            <w:rPrChange w:id="453" w:author="Catalina Suescun Gonzalez" w:date="2026-09-03T12:25:00Z" w16du:dateUtc="2026-09-03T10:25:00Z">
              <w:rPr>
                <w:rFonts w:ascii="Times New Roman" w:hAnsi="Times New Roman" w:cs="Times New Roman"/>
              </w:rPr>
            </w:rPrChange>
          </w:rPr>
          <w:delText xml:space="preserve"> potential </w:delText>
        </w:r>
      </w:del>
      <w:ins w:id="454" w:author="Catalina Suescun Gonzalez" w:date="2026-09-03T12:17:00Z" w16du:dateUtc="2026-09-03T10:17:00Z">
        <w:r w:rsidR="00920C2B" w:rsidRPr="005D3427">
          <w:rPr>
            <w:rFonts w:ascii="Times New Roman" w:hAnsi="Times New Roman" w:cs="Times New Roman"/>
            <w:highlight w:val="cyan"/>
            <w:rPrChange w:id="455" w:author="Catalina Suescun Gonzalez" w:date="2026-09-03T12:25:00Z" w16du:dateUtc="2026-09-03T10:25:00Z">
              <w:rPr>
                <w:rFonts w:ascii="Times New Roman" w:hAnsi="Times New Roman" w:cs="Times New Roman"/>
              </w:rPr>
            </w:rPrChange>
          </w:rPr>
          <w:t xml:space="preserve"> </w:t>
        </w:r>
      </w:ins>
      <w:r w:rsidR="00F64887" w:rsidRPr="005D3427">
        <w:rPr>
          <w:rFonts w:ascii="Times New Roman" w:hAnsi="Times New Roman" w:cs="Times New Roman"/>
          <w:highlight w:val="cyan"/>
          <w:rPrChange w:id="456" w:author="Catalina Suescun Gonzalez" w:date="2026-09-03T12:25:00Z" w16du:dateUtc="2026-09-03T10:25:00Z">
            <w:rPr>
              <w:rFonts w:ascii="Times New Roman" w:hAnsi="Times New Roman" w:cs="Times New Roman"/>
            </w:rPr>
          </w:rPrChange>
        </w:rPr>
        <w:t xml:space="preserve">real-world </w:t>
      </w:r>
      <w:ins w:id="457" w:author="Catalina Suescun Gonzalez" w:date="2026-09-03T12:24:00Z">
        <w:r w:rsidR="0013633C" w:rsidRPr="005D3427">
          <w:rPr>
            <w:rFonts w:ascii="Times New Roman" w:hAnsi="Times New Roman" w:cs="Times New Roman"/>
            <w:highlight w:val="cyan"/>
            <w:rPrChange w:id="458" w:author="Catalina Suescun Gonzalez" w:date="2026-09-03T12:25:00Z" w16du:dateUtc="2026-09-03T10:25:00Z">
              <w:rPr>
                <w:rFonts w:ascii="Times New Roman" w:hAnsi="Times New Roman" w:cs="Times New Roman"/>
              </w:rPr>
            </w:rPrChange>
          </w:rPr>
          <w:t>manufacturing scenarios.</w:t>
        </w:r>
      </w:ins>
      <w:del w:id="459" w:author="Catalina Suescun Gonzalez" w:date="2026-09-03T12:24:00Z" w16du:dateUtc="2026-09-03T10:24:00Z">
        <w:r w:rsidR="00F64887" w:rsidRPr="00246CE4" w:rsidDel="0013633C">
          <w:rPr>
            <w:rFonts w:ascii="Times New Roman" w:hAnsi="Times New Roman" w:cs="Times New Roman"/>
          </w:rPr>
          <w:delText>applications</w:delText>
        </w:r>
      </w:del>
      <w:r w:rsidR="00F64887" w:rsidRPr="00246CE4">
        <w:rPr>
          <w:rFonts w:ascii="Times New Roman" w:hAnsi="Times New Roman" w:cs="Times New Roman"/>
        </w:rPr>
        <w:t>.</w:t>
      </w:r>
    </w:p>
    <w:p w14:paraId="76AC0BF6" w14:textId="26B8D606" w:rsidR="005320F7" w:rsidRDefault="00920C2B" w:rsidP="005320F7">
      <w:pPr>
        <w:jc w:val="both"/>
        <w:rPr>
          <w:ins w:id="460" w:author="Catalina Suescun Gonzalez" w:date="2026-09-03T12:02:00Z" w16du:dateUtc="2026-09-03T10:02:00Z"/>
          <w:rFonts w:ascii="Times New Roman" w:hAnsi="Times New Roman" w:cs="Times New Roman"/>
        </w:rPr>
      </w:pPr>
      <w:ins w:id="461" w:author="Catalina Suescun Gonzalez" w:date="2026-09-03T12:18:00Z">
        <w:r w:rsidRPr="005D3427">
          <w:rPr>
            <w:rFonts w:ascii="Times New Roman" w:hAnsi="Times New Roman" w:cs="Times New Roman"/>
            <w:highlight w:val="cyan"/>
            <w:rPrChange w:id="462" w:author="Catalina Suescun Gonzalez" w:date="2026-09-03T12:25:00Z" w16du:dateUtc="2026-09-03T10:25:00Z">
              <w:rPr>
                <w:rFonts w:ascii="Times New Roman" w:hAnsi="Times New Roman" w:cs="Times New Roman"/>
              </w:rPr>
            </w:rPrChange>
          </w:rPr>
          <w:t>Beyond the geographical replication itself, the novelty of this work lies in investigating decentralized plastic valorization through direct 3D printing and open-source technologies as an accessible alternative for contexts where the infrastructure and financial resources required for centralized recycling may be limited. In this framework, local conditions become particularly relevant, as differences in waste availability, collection practices, material contamination, equipment accessibility, and operational capacity may directly affect the implementation of the process.</w:t>
        </w:r>
      </w:ins>
    </w:p>
    <w:p w14:paraId="52321AD3" w14:textId="77777777" w:rsidR="005320F7" w:rsidRPr="00246CE4" w:rsidRDefault="005320F7">
      <w:pPr>
        <w:jc w:val="both"/>
        <w:rPr>
          <w:rFonts w:ascii="Times New Roman" w:hAnsi="Times New Roman" w:cs="Times New Roman"/>
        </w:rPr>
      </w:pPr>
    </w:p>
    <w:p w14:paraId="072B8616" w14:textId="21F0D68D" w:rsidR="00842493" w:rsidRPr="00246CE4" w:rsidRDefault="008B23BB" w:rsidP="00707FD1">
      <w:pPr>
        <w:pStyle w:val="Heading1"/>
        <w:numPr>
          <w:ilvl w:val="0"/>
          <w:numId w:val="9"/>
        </w:numPr>
        <w:ind w:left="768"/>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 xml:space="preserve">Materials and Methods  </w:t>
      </w:r>
    </w:p>
    <w:p w14:paraId="4BEDFE65" w14:textId="7139DD0B" w:rsidR="00AF4EFE" w:rsidRPr="00246CE4" w:rsidRDefault="00B700CD" w:rsidP="00AF4EFE">
      <w:pPr>
        <w:pStyle w:val="Heading2"/>
        <w:numPr>
          <w:ilvl w:val="1"/>
          <w:numId w:val="9"/>
        </w:numPr>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M</w:t>
      </w:r>
      <w:r w:rsidR="00AF4EFE" w:rsidRPr="00246CE4">
        <w:rPr>
          <w:rFonts w:ascii="Times New Roman" w:hAnsi="Times New Roman" w:cs="Times New Roman"/>
          <w:b/>
          <w:bCs/>
          <w:color w:val="auto"/>
          <w:sz w:val="24"/>
          <w:szCs w:val="24"/>
        </w:rPr>
        <w:t>aterials</w:t>
      </w:r>
    </w:p>
    <w:p w14:paraId="0BFE0633" w14:textId="3F59AA10" w:rsidR="00F659FD" w:rsidRPr="00246CE4" w:rsidRDefault="00F2479E" w:rsidP="002E277A">
      <w:pPr>
        <w:jc w:val="both"/>
        <w:rPr>
          <w:rFonts w:ascii="Times New Roman" w:hAnsi="Times New Roman" w:cs="Times New Roman"/>
        </w:rPr>
      </w:pPr>
      <w:r w:rsidRPr="00246CE4">
        <w:rPr>
          <w:rFonts w:ascii="Times New Roman" w:hAnsi="Times New Roman" w:cs="Times New Roman"/>
        </w:rPr>
        <w:t>I</w:t>
      </w:r>
      <w:r w:rsidR="002E277A" w:rsidRPr="00246CE4">
        <w:rPr>
          <w:rFonts w:ascii="Times New Roman" w:hAnsi="Times New Roman" w:cs="Times New Roman"/>
        </w:rPr>
        <w:t xml:space="preserve">n this </w:t>
      </w:r>
      <w:r w:rsidR="00A7378B" w:rsidRPr="00246CE4">
        <w:rPr>
          <w:rFonts w:ascii="Times New Roman" w:hAnsi="Times New Roman" w:cs="Times New Roman"/>
        </w:rPr>
        <w:t>study</w:t>
      </w:r>
      <w:r w:rsidR="002E277A" w:rsidRPr="00246CE4">
        <w:rPr>
          <w:rFonts w:ascii="Times New Roman" w:hAnsi="Times New Roman" w:cs="Times New Roman"/>
        </w:rPr>
        <w:t xml:space="preserve">, post-consumer </w:t>
      </w:r>
      <w:proofErr w:type="spellStart"/>
      <w:r w:rsidR="004A17AB" w:rsidRPr="00246CE4">
        <w:rPr>
          <w:rFonts w:ascii="Times New Roman" w:hAnsi="Times New Roman" w:cs="Times New Roman"/>
        </w:rPr>
        <w:t>C</w:t>
      </w:r>
      <w:r w:rsidR="002E277A" w:rsidRPr="00246CE4">
        <w:rPr>
          <w:rFonts w:ascii="Times New Roman" w:hAnsi="Times New Roman" w:cs="Times New Roman"/>
        </w:rPr>
        <w:t>ristaline</w:t>
      </w:r>
      <w:proofErr w:type="spellEnd"/>
      <w:r w:rsidR="002E277A" w:rsidRPr="00246CE4">
        <w:rPr>
          <w:rFonts w:ascii="Times New Roman" w:hAnsi="Times New Roman" w:cs="Times New Roman"/>
        </w:rPr>
        <w:t xml:space="preserve"> water bottles</w:t>
      </w:r>
      <w:r w:rsidR="00C74E61" w:rsidRPr="00246CE4">
        <w:rPr>
          <w:rFonts w:ascii="Times New Roman" w:hAnsi="Times New Roman" w:cs="Times New Roman"/>
        </w:rPr>
        <w:t xml:space="preserve"> </w:t>
      </w:r>
      <w:r w:rsidR="002E277A" w:rsidRPr="00246CE4">
        <w:rPr>
          <w:rFonts w:ascii="Times New Roman" w:hAnsi="Times New Roman" w:cs="Times New Roman"/>
        </w:rPr>
        <w:t>coming from Nancy, France</w:t>
      </w:r>
      <w:r w:rsidR="00B127CE" w:rsidRPr="00246CE4">
        <w:rPr>
          <w:rFonts w:ascii="Times New Roman" w:hAnsi="Times New Roman" w:cs="Times New Roman"/>
        </w:rPr>
        <w:t>,</w:t>
      </w:r>
      <w:r w:rsidR="00F4588B" w:rsidRPr="00246CE4">
        <w:rPr>
          <w:rFonts w:ascii="Times New Roman" w:hAnsi="Times New Roman" w:cs="Times New Roman"/>
        </w:rPr>
        <w:t xml:space="preserve"> and Kirkland and Pure Life collected from communities near Western University in London, Ontario</w:t>
      </w:r>
      <w:r w:rsidR="00361EEC" w:rsidRPr="00246CE4">
        <w:rPr>
          <w:rFonts w:ascii="Times New Roman" w:hAnsi="Times New Roman" w:cs="Times New Roman"/>
        </w:rPr>
        <w:t xml:space="preserve">, were </w:t>
      </w:r>
      <w:r w:rsidR="00361EEC" w:rsidRPr="00246CE4">
        <w:rPr>
          <w:rFonts w:ascii="Times New Roman" w:hAnsi="Times New Roman" w:cs="Times New Roman"/>
        </w:rPr>
        <w:lastRenderedPageBreak/>
        <w:t>used</w:t>
      </w:r>
      <w:r w:rsidR="00F4588B" w:rsidRPr="00246CE4">
        <w:rPr>
          <w:rFonts w:ascii="Times New Roman" w:hAnsi="Times New Roman" w:cs="Times New Roman"/>
        </w:rPr>
        <w:t>.</w:t>
      </w:r>
      <w:r w:rsidR="002E277A" w:rsidRPr="00246CE4">
        <w:rPr>
          <w:rFonts w:ascii="Times New Roman" w:hAnsi="Times New Roman" w:cs="Times New Roman"/>
        </w:rPr>
        <w:t xml:space="preserve"> The</w:t>
      </w:r>
      <w:r w:rsidR="00B127CE" w:rsidRPr="00246CE4">
        <w:rPr>
          <w:rFonts w:ascii="Times New Roman" w:hAnsi="Times New Roman" w:cs="Times New Roman"/>
        </w:rPr>
        <w:t xml:space="preserve"> </w:t>
      </w:r>
      <w:r w:rsidR="002E277A" w:rsidRPr="00246CE4">
        <w:rPr>
          <w:rFonts w:ascii="Times New Roman" w:hAnsi="Times New Roman" w:cs="Times New Roman"/>
        </w:rPr>
        <w:t xml:space="preserve">composition </w:t>
      </w:r>
      <w:r w:rsidR="006400B3" w:rsidRPr="00246CE4">
        <w:rPr>
          <w:rFonts w:ascii="Times New Roman" w:hAnsi="Times New Roman" w:cs="Times New Roman"/>
        </w:rPr>
        <w:t>i</w:t>
      </w:r>
      <w:r w:rsidR="002E277A" w:rsidRPr="00246CE4">
        <w:rPr>
          <w:rFonts w:ascii="Times New Roman" w:hAnsi="Times New Roman" w:cs="Times New Roman"/>
        </w:rPr>
        <w:t>s approximately 90</w:t>
      </w:r>
      <w:r w:rsidR="000B3F72" w:rsidRPr="00246CE4">
        <w:rPr>
          <w:rFonts w:ascii="Times New Roman" w:hAnsi="Times New Roman" w:cs="Times New Roman"/>
        </w:rPr>
        <w:t xml:space="preserve"> </w:t>
      </w:r>
      <w:proofErr w:type="spellStart"/>
      <w:r w:rsidR="000B3F72" w:rsidRPr="00246CE4">
        <w:rPr>
          <w:rFonts w:ascii="Times New Roman" w:hAnsi="Times New Roman" w:cs="Times New Roman"/>
        </w:rPr>
        <w:t>wt</w:t>
      </w:r>
      <w:proofErr w:type="spellEnd"/>
      <w:r w:rsidR="002E277A" w:rsidRPr="00246CE4">
        <w:rPr>
          <w:rFonts w:ascii="Times New Roman" w:hAnsi="Times New Roman" w:cs="Times New Roman"/>
        </w:rPr>
        <w:t>% PET (body) and 10</w:t>
      </w:r>
      <w:r w:rsidR="000B3F72" w:rsidRPr="00246CE4">
        <w:rPr>
          <w:rFonts w:ascii="Times New Roman" w:hAnsi="Times New Roman" w:cs="Times New Roman"/>
        </w:rPr>
        <w:t xml:space="preserve"> </w:t>
      </w:r>
      <w:proofErr w:type="spellStart"/>
      <w:r w:rsidR="000B3F72" w:rsidRPr="00246CE4">
        <w:rPr>
          <w:rFonts w:ascii="Times New Roman" w:hAnsi="Times New Roman" w:cs="Times New Roman"/>
        </w:rPr>
        <w:t>wt</w:t>
      </w:r>
      <w:proofErr w:type="spellEnd"/>
      <w:r w:rsidR="002E277A" w:rsidRPr="00246CE4">
        <w:rPr>
          <w:rFonts w:ascii="Times New Roman" w:hAnsi="Times New Roman" w:cs="Times New Roman"/>
        </w:rPr>
        <w:t>%</w:t>
      </w:r>
      <w:r w:rsidR="006400B3" w:rsidRPr="00246CE4">
        <w:rPr>
          <w:rFonts w:ascii="Times New Roman" w:hAnsi="Times New Roman" w:cs="Times New Roman"/>
        </w:rPr>
        <w:t>.</w:t>
      </w:r>
      <w:r w:rsidR="002E277A" w:rsidRPr="00246CE4">
        <w:rPr>
          <w:rFonts w:ascii="Times New Roman" w:hAnsi="Times New Roman" w:cs="Times New Roman"/>
        </w:rPr>
        <w:t xml:space="preserve"> HDPE (cap). The transformation of the bottles into feedstock follow</w:t>
      </w:r>
      <w:r w:rsidR="000B3F72" w:rsidRPr="00246CE4">
        <w:rPr>
          <w:rFonts w:ascii="Times New Roman" w:hAnsi="Times New Roman" w:cs="Times New Roman"/>
        </w:rPr>
        <w:t>ed</w:t>
      </w:r>
      <w:r w:rsidR="002E277A" w:rsidRPr="00246CE4">
        <w:rPr>
          <w:rFonts w:ascii="Times New Roman" w:hAnsi="Times New Roman" w:cs="Times New Roman"/>
        </w:rPr>
        <w:t xml:space="preserve"> a </w:t>
      </w:r>
      <w:r w:rsidR="000B3F72" w:rsidRPr="00246CE4">
        <w:rPr>
          <w:rFonts w:ascii="Times New Roman" w:hAnsi="Times New Roman" w:cs="Times New Roman"/>
        </w:rPr>
        <w:t xml:space="preserve">procedure from </w:t>
      </w:r>
      <w:r w:rsidR="00B127CE" w:rsidRPr="00246CE4">
        <w:rPr>
          <w:rFonts w:ascii="Times New Roman" w:hAnsi="Times New Roman" w:cs="Times New Roman"/>
        </w:rPr>
        <w:t xml:space="preserve">a </w:t>
      </w:r>
      <w:r w:rsidR="002E277A" w:rsidRPr="00246CE4">
        <w:rPr>
          <w:rFonts w:ascii="Times New Roman" w:hAnsi="Times New Roman" w:cs="Times New Roman"/>
        </w:rPr>
        <w:t>previous study</w:t>
      </w:r>
      <w:r w:rsidR="000233AF" w:rsidRPr="00246CE4">
        <w:rPr>
          <w:rFonts w:ascii="Times New Roman" w:hAnsi="Times New Roman" w:cs="Times New Roman"/>
        </w:rPr>
        <w:t xml:space="preserve"> </w:t>
      </w:r>
      <w:r w:rsidR="00852C83"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{"citationID":"vGhJWUl5","properties":{"formattedCitation":"(Suescun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852C83" w:rsidRPr="00246CE4">
        <w:rPr>
          <w:rFonts w:ascii="Times New Roman" w:hAnsi="Times New Roman" w:cs="Times New Roman"/>
        </w:rPr>
        <w:fldChar w:fldCharType="separate"/>
      </w:r>
      <w:r w:rsidR="00EE0ACE" w:rsidRPr="00EE0ACE">
        <w:rPr>
          <w:rFonts w:ascii="Times New Roman" w:hAnsi="Times New Roman" w:cs="Times New Roman"/>
        </w:rPr>
        <w:t>(Suescun Gonzalez et al., 2024)</w:t>
      </w:r>
      <w:r w:rsidR="00852C83" w:rsidRPr="00246CE4">
        <w:rPr>
          <w:rFonts w:ascii="Times New Roman" w:hAnsi="Times New Roman" w:cs="Times New Roman"/>
        </w:rPr>
        <w:fldChar w:fldCharType="end"/>
      </w:r>
      <w:r w:rsidR="002E277A" w:rsidRPr="00246CE4">
        <w:rPr>
          <w:rFonts w:ascii="Times New Roman" w:hAnsi="Times New Roman" w:cs="Times New Roman"/>
        </w:rPr>
        <w:t>.</w:t>
      </w:r>
    </w:p>
    <w:p w14:paraId="6446F6CD" w14:textId="31A83EC1" w:rsidR="00E0293C" w:rsidRPr="00246CE4" w:rsidRDefault="002E277A" w:rsidP="002E277A">
      <w:pPr>
        <w:jc w:val="both"/>
        <w:rPr>
          <w:rFonts w:ascii="Times New Roman" w:hAnsi="Times New Roman" w:cs="Times New Roman"/>
        </w:rPr>
      </w:pPr>
      <w:r w:rsidRPr="00246CE4">
        <w:rPr>
          <w:rFonts w:ascii="Times New Roman" w:hAnsi="Times New Roman" w:cs="Times New Roman"/>
        </w:rPr>
        <w:t xml:space="preserve">Virgin </w:t>
      </w:r>
      <w:r w:rsidR="00EB6899" w:rsidRPr="00246CE4">
        <w:rPr>
          <w:rFonts w:ascii="Times New Roman" w:hAnsi="Times New Roman" w:cs="Times New Roman"/>
        </w:rPr>
        <w:t>p</w:t>
      </w:r>
      <w:r w:rsidR="005053A3" w:rsidRPr="00246CE4">
        <w:rPr>
          <w:rFonts w:ascii="Times New Roman" w:hAnsi="Times New Roman" w:cs="Times New Roman"/>
        </w:rPr>
        <w:t xml:space="preserve">olylactic </w:t>
      </w:r>
      <w:r w:rsidR="00EB6899" w:rsidRPr="00246CE4">
        <w:rPr>
          <w:rFonts w:ascii="Times New Roman" w:hAnsi="Times New Roman" w:cs="Times New Roman"/>
        </w:rPr>
        <w:t>a</w:t>
      </w:r>
      <w:r w:rsidR="005053A3" w:rsidRPr="00246CE4">
        <w:rPr>
          <w:rFonts w:ascii="Times New Roman" w:hAnsi="Times New Roman" w:cs="Times New Roman"/>
        </w:rPr>
        <w:t>cid (</w:t>
      </w:r>
      <w:r w:rsidRPr="00246CE4">
        <w:rPr>
          <w:rFonts w:ascii="Times New Roman" w:hAnsi="Times New Roman" w:cs="Times New Roman"/>
        </w:rPr>
        <w:t>PLA</w:t>
      </w:r>
      <w:r w:rsidR="005053A3" w:rsidRPr="00246CE4">
        <w:rPr>
          <w:rFonts w:ascii="Times New Roman" w:hAnsi="Times New Roman" w:cs="Times New Roman"/>
        </w:rPr>
        <w:t>)</w:t>
      </w:r>
      <w:r w:rsidRPr="00246CE4">
        <w:rPr>
          <w:rFonts w:ascii="Times New Roman" w:hAnsi="Times New Roman" w:cs="Times New Roman"/>
        </w:rPr>
        <w:t xml:space="preserve"> pellets were provided by </w:t>
      </w:r>
      <w:r w:rsidR="00CE58B8" w:rsidRPr="00246CE4">
        <w:rPr>
          <w:rFonts w:ascii="Times New Roman" w:hAnsi="Times New Roman" w:cs="Times New Roman"/>
        </w:rPr>
        <w:t xml:space="preserve">NatureWorks (Savage, MN, USA). </w:t>
      </w:r>
      <w:r w:rsidRPr="00246CE4">
        <w:rPr>
          <w:rFonts w:ascii="Times New Roman" w:hAnsi="Times New Roman" w:cs="Times New Roman"/>
        </w:rPr>
        <w:t xml:space="preserve">The linear </w:t>
      </w:r>
      <w:r w:rsidR="000A601F" w:rsidRPr="00246CE4">
        <w:rPr>
          <w:rFonts w:ascii="Times New Roman" w:eastAsia="Times New Roman" w:hAnsi="Times New Roman" w:cs="Times New Roman"/>
          <w:color w:val="000000"/>
          <w:lang w:eastAsia="fr-FR"/>
        </w:rPr>
        <w:t xml:space="preserve">styrene-ethylene/butylene-styrene block copolymer </w:t>
      </w:r>
      <w:r w:rsidR="000A601F" w:rsidRPr="00246CE4">
        <w:rPr>
          <w:rFonts w:ascii="Arial" w:eastAsia="Times New Roman" w:hAnsi="Arial" w:cs="Arial"/>
          <w:color w:val="000000"/>
          <w:lang w:eastAsia="fr-FR"/>
        </w:rPr>
        <w:t>(</w:t>
      </w:r>
      <w:r w:rsidRPr="00246CE4">
        <w:rPr>
          <w:rFonts w:ascii="Times New Roman" w:hAnsi="Times New Roman" w:cs="Times New Roman"/>
        </w:rPr>
        <w:t>SEBS</w:t>
      </w:r>
      <w:r w:rsidR="000A601F" w:rsidRPr="00246CE4">
        <w:rPr>
          <w:rFonts w:ascii="Times New Roman" w:hAnsi="Times New Roman" w:cs="Times New Roman"/>
        </w:rPr>
        <w:t>)</w:t>
      </w:r>
      <w:r w:rsidRPr="00246CE4">
        <w:rPr>
          <w:rFonts w:ascii="Times New Roman" w:hAnsi="Times New Roman" w:cs="Times New Roman"/>
        </w:rPr>
        <w:t xml:space="preserve"> Kraton G1652</w:t>
      </w:r>
      <w:r w:rsidR="00B127CE" w:rsidRPr="00246CE4">
        <w:rPr>
          <w:rFonts w:ascii="Times New Roman" w:hAnsi="Times New Roman" w:cs="Times New Roman"/>
        </w:rPr>
        <w:t>,</w:t>
      </w:r>
      <w:r w:rsidR="00971483" w:rsidRPr="00246CE4">
        <w:rPr>
          <w:rFonts w:ascii="Times New Roman" w:hAnsi="Times New Roman" w:cs="Times New Roman"/>
        </w:rPr>
        <w:t xml:space="preserve"> including about 30</w:t>
      </w:r>
      <w:r w:rsidR="00C52BC5" w:rsidRPr="00246CE4">
        <w:rPr>
          <w:rFonts w:ascii="Times New Roman" w:hAnsi="Times New Roman" w:cs="Times New Roman"/>
        </w:rPr>
        <w:t xml:space="preserve"> </w:t>
      </w:r>
      <w:proofErr w:type="spellStart"/>
      <w:r w:rsidR="00971483" w:rsidRPr="00246CE4">
        <w:rPr>
          <w:rFonts w:ascii="Times New Roman" w:hAnsi="Times New Roman" w:cs="Times New Roman"/>
        </w:rPr>
        <w:t>wt</w:t>
      </w:r>
      <w:proofErr w:type="spellEnd"/>
      <w:r w:rsidR="00971483" w:rsidRPr="00246CE4">
        <w:rPr>
          <w:rFonts w:ascii="Times New Roman" w:hAnsi="Times New Roman" w:cs="Times New Roman"/>
        </w:rPr>
        <w:t>% of polystyrene</w:t>
      </w:r>
      <w:r w:rsidR="00B127CE" w:rsidRPr="00246CE4">
        <w:rPr>
          <w:rFonts w:ascii="Times New Roman" w:hAnsi="Times New Roman" w:cs="Times New Roman"/>
        </w:rPr>
        <w:t>,</w:t>
      </w:r>
      <w:r w:rsidRPr="00246CE4">
        <w:rPr>
          <w:rFonts w:ascii="Times New Roman" w:hAnsi="Times New Roman" w:cs="Times New Roman"/>
        </w:rPr>
        <w:t xml:space="preserve"> was generously donated by Kraton Polymers in Almere, Netherlands. </w:t>
      </w:r>
      <w:proofErr w:type="spellStart"/>
      <w:r w:rsidR="00C31CC0" w:rsidRPr="00246CE4">
        <w:rPr>
          <w:rFonts w:ascii="Times New Roman" w:hAnsi="Times New Roman" w:cs="Times New Roman"/>
        </w:rPr>
        <w:t>M</w:t>
      </w:r>
      <w:r w:rsidR="00E0293C" w:rsidRPr="00246CE4">
        <w:rPr>
          <w:rFonts w:ascii="Times New Roman" w:hAnsi="Times New Roman" w:cs="Times New Roman"/>
        </w:rPr>
        <w:t>aleated</w:t>
      </w:r>
      <w:proofErr w:type="spellEnd"/>
      <w:r w:rsidR="00E0293C" w:rsidRPr="00246CE4">
        <w:rPr>
          <w:rFonts w:ascii="Times New Roman" w:hAnsi="Times New Roman" w:cs="Times New Roman"/>
        </w:rPr>
        <w:t xml:space="preserve"> SEBS </w:t>
      </w:r>
      <w:proofErr w:type="spellStart"/>
      <w:r w:rsidR="00E0293C" w:rsidRPr="00246CE4">
        <w:rPr>
          <w:rFonts w:ascii="Times New Roman" w:hAnsi="Times New Roman" w:cs="Times New Roman"/>
        </w:rPr>
        <w:t>cirKular</w:t>
      </w:r>
      <w:proofErr w:type="spellEnd"/>
      <w:r w:rsidR="00E0293C" w:rsidRPr="00246CE4">
        <w:rPr>
          <w:rFonts w:ascii="Times New Roman" w:hAnsi="Times New Roman" w:cs="Times New Roman"/>
        </w:rPr>
        <w:t xml:space="preserve">+ C1010 </w:t>
      </w:r>
      <w:r w:rsidR="00DA1A3F" w:rsidRPr="00246CE4">
        <w:rPr>
          <w:rFonts w:ascii="Times New Roman" w:hAnsi="Times New Roman" w:cs="Times New Roman"/>
        </w:rPr>
        <w:t xml:space="preserve">was </w:t>
      </w:r>
      <w:r w:rsidR="00E0293C" w:rsidRPr="00246CE4">
        <w:rPr>
          <w:rFonts w:ascii="Times New Roman" w:hAnsi="Times New Roman" w:cs="Times New Roman"/>
        </w:rPr>
        <w:t>donated by Univar Solutions (France)</w:t>
      </w:r>
      <w:r w:rsidR="00C34BDE" w:rsidRPr="00246CE4">
        <w:rPr>
          <w:rFonts w:ascii="Times New Roman" w:hAnsi="Times New Roman" w:cs="Times New Roman"/>
        </w:rPr>
        <w:t>.</w:t>
      </w:r>
    </w:p>
    <w:p w14:paraId="2627F540" w14:textId="1DC4AD6A" w:rsidR="00BC7529" w:rsidRPr="00246CE4" w:rsidRDefault="00AF4EFE" w:rsidP="00AF4EFE">
      <w:pPr>
        <w:pStyle w:val="Heading2"/>
        <w:ind w:left="284"/>
        <w:jc w:val="both"/>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2.</w:t>
      </w:r>
      <w:r w:rsidR="00AF01E1" w:rsidRPr="00246CE4">
        <w:rPr>
          <w:rFonts w:ascii="Times New Roman" w:hAnsi="Times New Roman" w:cs="Times New Roman"/>
          <w:b/>
          <w:bCs/>
          <w:color w:val="auto"/>
          <w:sz w:val="24"/>
          <w:szCs w:val="24"/>
        </w:rPr>
        <w:t>2</w:t>
      </w:r>
      <w:r w:rsidRPr="00246CE4">
        <w:rPr>
          <w:rFonts w:ascii="Times New Roman" w:hAnsi="Times New Roman" w:cs="Times New Roman"/>
          <w:b/>
          <w:bCs/>
          <w:color w:val="auto"/>
          <w:sz w:val="24"/>
          <w:szCs w:val="24"/>
        </w:rPr>
        <w:t xml:space="preserve"> </w:t>
      </w:r>
      <w:r w:rsidR="00BC7529" w:rsidRPr="00246CE4">
        <w:rPr>
          <w:rFonts w:ascii="Times New Roman" w:hAnsi="Times New Roman" w:cs="Times New Roman"/>
          <w:b/>
          <w:bCs/>
          <w:color w:val="auto"/>
          <w:sz w:val="24"/>
          <w:szCs w:val="24"/>
        </w:rPr>
        <w:t>Fused Granu</w:t>
      </w:r>
      <w:r w:rsidR="00B700CD" w:rsidRPr="00246CE4">
        <w:rPr>
          <w:rFonts w:ascii="Times New Roman" w:hAnsi="Times New Roman" w:cs="Times New Roman"/>
          <w:b/>
          <w:bCs/>
          <w:color w:val="auto"/>
          <w:sz w:val="24"/>
          <w:szCs w:val="24"/>
        </w:rPr>
        <w:t>la</w:t>
      </w:r>
      <w:r w:rsidR="00BC7529" w:rsidRPr="00246CE4">
        <w:rPr>
          <w:rFonts w:ascii="Times New Roman" w:hAnsi="Times New Roman" w:cs="Times New Roman"/>
          <w:b/>
          <w:bCs/>
          <w:color w:val="auto"/>
          <w:sz w:val="24"/>
          <w:szCs w:val="24"/>
        </w:rPr>
        <w:t xml:space="preserve">r Fabrication </w:t>
      </w:r>
      <w:r w:rsidR="006400B3" w:rsidRPr="00246CE4">
        <w:rPr>
          <w:rFonts w:ascii="Times New Roman" w:hAnsi="Times New Roman" w:cs="Times New Roman"/>
          <w:b/>
          <w:bCs/>
          <w:color w:val="auto"/>
          <w:sz w:val="24"/>
          <w:szCs w:val="24"/>
        </w:rPr>
        <w:t>(</w:t>
      </w:r>
      <w:r w:rsidR="00BC7529" w:rsidRPr="00246CE4">
        <w:rPr>
          <w:rFonts w:ascii="Times New Roman" w:hAnsi="Times New Roman" w:cs="Times New Roman"/>
          <w:b/>
          <w:bCs/>
          <w:color w:val="auto"/>
          <w:sz w:val="24"/>
          <w:szCs w:val="24"/>
        </w:rPr>
        <w:t>FGF</w:t>
      </w:r>
      <w:r w:rsidR="006400B3" w:rsidRPr="00246CE4">
        <w:rPr>
          <w:rFonts w:ascii="Times New Roman" w:hAnsi="Times New Roman" w:cs="Times New Roman"/>
          <w:b/>
          <w:bCs/>
          <w:color w:val="auto"/>
          <w:sz w:val="24"/>
          <w:szCs w:val="24"/>
        </w:rPr>
        <w:t>)</w:t>
      </w:r>
    </w:p>
    <w:p w14:paraId="3072A182" w14:textId="2708B19B" w:rsidR="002E277A" w:rsidRPr="00246CE4" w:rsidRDefault="00F4436F" w:rsidP="002E277A">
      <w:pPr>
        <w:jc w:val="both"/>
        <w:rPr>
          <w:rFonts w:ascii="Times New Roman" w:hAnsi="Times New Roman" w:cs="Times New Roman"/>
        </w:rPr>
      </w:pPr>
      <w:r>
        <w:rPr>
          <w:rFonts w:ascii="Times New Roman" w:hAnsi="Times New Roman" w:cs="Times New Roman"/>
        </w:rPr>
        <w:t>A</w:t>
      </w:r>
      <w:r w:rsidR="00665722" w:rsidRPr="00246CE4">
        <w:rPr>
          <w:rFonts w:ascii="Times New Roman" w:hAnsi="Times New Roman" w:cs="Times New Roman"/>
        </w:rPr>
        <w:t xml:space="preserve"> modified </w:t>
      </w:r>
      <w:r w:rsidR="002E277A" w:rsidRPr="00246CE4">
        <w:rPr>
          <w:rFonts w:ascii="Times New Roman" w:hAnsi="Times New Roman" w:cs="Times New Roman"/>
        </w:rPr>
        <w:t>3-heat-zone</w:t>
      </w:r>
      <w:ins w:id="463" w:author="Catalina Suescun Gonzalez" w:date="2026-08-21T16:04:00Z" w16du:dateUtc="2026-08-21T14:04:00Z">
        <w:r w:rsidR="00D26F01">
          <w:rPr>
            <w:rFonts w:ascii="Times New Roman" w:hAnsi="Times New Roman" w:cs="Times New Roman"/>
          </w:rPr>
          <w:t xml:space="preserve"> </w:t>
        </w:r>
        <w:r w:rsidR="00D26F01" w:rsidRPr="000D1C8F">
          <w:rPr>
            <w:rFonts w:ascii="Times New Roman" w:hAnsi="Times New Roman" w:cs="Times New Roman"/>
            <w:highlight w:val="cyan"/>
            <w:rPrChange w:id="464" w:author="Catalina Suescun Gonzalez" w:date="2026-08-26T11:25:00Z" w16du:dateUtc="2026-08-26T09:25:00Z">
              <w:rPr>
                <w:rFonts w:ascii="Times New Roman" w:hAnsi="Times New Roman" w:cs="Times New Roman"/>
              </w:rPr>
            </w:rPrChange>
          </w:rPr>
          <w:t>(</w:t>
        </w:r>
      </w:ins>
      <w:ins w:id="465" w:author="Catalina Suescun Gonzalez" w:date="2026-08-21T16:06:00Z">
        <w:r w:rsidR="003922B0" w:rsidRPr="000D1C8F">
          <w:rPr>
            <w:rFonts w:ascii="Times New Roman" w:hAnsi="Times New Roman" w:cs="Times New Roman"/>
            <w:highlight w:val="cyan"/>
            <w:rPrChange w:id="466" w:author="Catalina Suescun Gonzalez" w:date="2026-08-26T11:25:00Z" w16du:dateUtc="2026-08-26T09:25:00Z">
              <w:rPr>
                <w:rFonts w:ascii="Times New Roman" w:hAnsi="Times New Roman" w:cs="Times New Roman"/>
              </w:rPr>
            </w:rPrChange>
          </w:rPr>
          <w:t>T1: nozzle temperature; T2: temperature at the middle of the barrel; and T3: temperature near the feeding zone</w:t>
        </w:r>
      </w:ins>
      <w:ins w:id="467" w:author="Catalina Suescun Gonzalez" w:date="2026-08-21T16:05:00Z" w16du:dateUtc="2026-08-21T14:05:00Z">
        <w:r w:rsidR="00115842" w:rsidRPr="000D1C8F">
          <w:rPr>
            <w:rFonts w:ascii="Times New Roman" w:hAnsi="Times New Roman" w:cs="Times New Roman"/>
            <w:highlight w:val="cyan"/>
            <w:rPrChange w:id="468" w:author="Catalina Suescun Gonzalez" w:date="2026-08-26T11:25:00Z" w16du:dateUtc="2026-08-26T09:25:00Z">
              <w:rPr>
                <w:rFonts w:ascii="Times New Roman" w:hAnsi="Times New Roman" w:cs="Times New Roman"/>
              </w:rPr>
            </w:rPrChange>
          </w:rPr>
          <w:t>)</w:t>
        </w:r>
      </w:ins>
      <w:r w:rsidR="002E277A" w:rsidRPr="00246CE4">
        <w:rPr>
          <w:rFonts w:ascii="Times New Roman" w:hAnsi="Times New Roman" w:cs="Times New Roman"/>
        </w:rPr>
        <w:t xml:space="preserve"> large-format open-source 3D printer (</w:t>
      </w:r>
      <w:proofErr w:type="spellStart"/>
      <w:r w:rsidR="002E277A" w:rsidRPr="00246CE4">
        <w:rPr>
          <w:rFonts w:ascii="Times New Roman" w:hAnsi="Times New Roman" w:cs="Times New Roman"/>
        </w:rPr>
        <w:t>Gigabot</w:t>
      </w:r>
      <w:proofErr w:type="spellEnd"/>
      <w:r w:rsidR="002E277A" w:rsidRPr="00246CE4">
        <w:rPr>
          <w:rFonts w:ascii="Times New Roman" w:hAnsi="Times New Roman" w:cs="Times New Roman"/>
        </w:rPr>
        <w:t xml:space="preserve"> XLT re:3D, Houston,</w:t>
      </w:r>
      <w:r w:rsidR="00B127CE" w:rsidRPr="00246CE4">
        <w:rPr>
          <w:rFonts w:ascii="Times New Roman" w:hAnsi="Times New Roman" w:cs="Times New Roman"/>
        </w:rPr>
        <w:t xml:space="preserve"> </w:t>
      </w:r>
      <w:r w:rsidR="002E277A" w:rsidRPr="00246CE4">
        <w:rPr>
          <w:rFonts w:ascii="Times New Roman" w:hAnsi="Times New Roman" w:cs="Times New Roman"/>
        </w:rPr>
        <w:t>TX, USA) was used</w:t>
      </w:r>
      <w:r>
        <w:rPr>
          <w:rFonts w:ascii="Times New Roman" w:hAnsi="Times New Roman" w:cs="Times New Roman"/>
        </w:rPr>
        <w:t xml:space="preserve"> to print the collected material</w:t>
      </w:r>
      <w:r w:rsidR="002E277A" w:rsidRPr="00246CE4">
        <w:rPr>
          <w:rFonts w:ascii="Times New Roman" w:hAnsi="Times New Roman" w:cs="Times New Roman"/>
        </w:rPr>
        <w:t>. Th</w:t>
      </w:r>
      <w:r w:rsidR="00C52BC5" w:rsidRPr="00246CE4">
        <w:rPr>
          <w:rFonts w:ascii="Times New Roman" w:hAnsi="Times New Roman" w:cs="Times New Roman"/>
        </w:rPr>
        <w:t>is</w:t>
      </w:r>
      <w:r w:rsidR="002E277A" w:rsidRPr="00246CE4">
        <w:rPr>
          <w:rFonts w:ascii="Times New Roman" w:hAnsi="Times New Roman" w:cs="Times New Roman"/>
        </w:rPr>
        <w:t xml:space="preserve"> </w:t>
      </w:r>
      <w:r w:rsidR="00C52BC5" w:rsidRPr="00246CE4">
        <w:rPr>
          <w:rFonts w:ascii="Times New Roman" w:hAnsi="Times New Roman" w:cs="Times New Roman"/>
        </w:rPr>
        <w:t xml:space="preserve">3D </w:t>
      </w:r>
      <w:r w:rsidR="002E277A" w:rsidRPr="00246CE4">
        <w:rPr>
          <w:rFonts w:ascii="Times New Roman" w:hAnsi="Times New Roman" w:cs="Times New Roman"/>
        </w:rPr>
        <w:t xml:space="preserve">printer is a </w:t>
      </w:r>
      <w:r w:rsidRPr="00246CE4">
        <w:rPr>
          <w:rFonts w:ascii="Times New Roman" w:hAnsi="Times New Roman" w:cs="Times New Roman"/>
        </w:rPr>
        <w:t>single</w:t>
      </w:r>
      <w:r>
        <w:rPr>
          <w:rFonts w:ascii="Times New Roman" w:hAnsi="Times New Roman" w:cs="Times New Roman"/>
        </w:rPr>
        <w:t>-</w:t>
      </w:r>
      <w:r w:rsidR="002E277A" w:rsidRPr="00246CE4">
        <w:rPr>
          <w:rFonts w:ascii="Times New Roman" w:hAnsi="Times New Roman" w:cs="Times New Roman"/>
        </w:rPr>
        <w:t>screw extrusion 3D printer with a nozzle size of 1.75</w:t>
      </w:r>
      <w:r w:rsidR="00E276AB" w:rsidRPr="00246CE4">
        <w:rPr>
          <w:rFonts w:ascii="Times New Roman" w:hAnsi="Times New Roman" w:cs="Times New Roman"/>
        </w:rPr>
        <w:t xml:space="preserve"> </w:t>
      </w:r>
      <w:r w:rsidR="002E277A" w:rsidRPr="00246CE4">
        <w:rPr>
          <w:rFonts w:ascii="Times New Roman" w:hAnsi="Times New Roman" w:cs="Times New Roman"/>
        </w:rPr>
        <w:t>mm</w:t>
      </w:r>
      <w:r>
        <w:rPr>
          <w:rFonts w:ascii="Times New Roman" w:hAnsi="Times New Roman" w:cs="Times New Roman"/>
        </w:rPr>
        <w:t>,</w:t>
      </w:r>
      <w:r w:rsidR="002E277A" w:rsidRPr="00246CE4">
        <w:rPr>
          <w:rFonts w:ascii="Times New Roman" w:hAnsi="Times New Roman" w:cs="Times New Roman"/>
        </w:rPr>
        <w:t xml:space="preserve"> capable of directly </w:t>
      </w:r>
      <w:r w:rsidR="005E35C0" w:rsidRPr="00246CE4">
        <w:rPr>
          <w:rFonts w:ascii="Times New Roman" w:hAnsi="Times New Roman" w:cs="Times New Roman"/>
        </w:rPr>
        <w:t xml:space="preserve">3D </w:t>
      </w:r>
      <w:r w:rsidR="002E277A" w:rsidRPr="00246CE4">
        <w:rPr>
          <w:rFonts w:ascii="Times New Roman" w:hAnsi="Times New Roman" w:cs="Times New Roman"/>
        </w:rPr>
        <w:t xml:space="preserve">printing </w:t>
      </w:r>
      <w:r w:rsidR="00C52BC5" w:rsidRPr="00246CE4">
        <w:rPr>
          <w:rFonts w:ascii="Times New Roman" w:hAnsi="Times New Roman" w:cs="Times New Roman"/>
        </w:rPr>
        <w:t xml:space="preserve">particle-based feedstocks, such as </w:t>
      </w:r>
      <w:r w:rsidR="002E277A" w:rsidRPr="00246CE4">
        <w:rPr>
          <w:rFonts w:ascii="Times New Roman" w:hAnsi="Times New Roman" w:cs="Times New Roman"/>
        </w:rPr>
        <w:t>pellets, flakes</w:t>
      </w:r>
      <w:r w:rsidR="00C52BC5" w:rsidRPr="00246CE4">
        <w:rPr>
          <w:rFonts w:ascii="Times New Roman" w:hAnsi="Times New Roman" w:cs="Times New Roman"/>
        </w:rPr>
        <w:t>,</w:t>
      </w:r>
      <w:r w:rsidR="002E277A" w:rsidRPr="00246CE4">
        <w:rPr>
          <w:rFonts w:ascii="Times New Roman" w:hAnsi="Times New Roman" w:cs="Times New Roman"/>
        </w:rPr>
        <w:t xml:space="preserve"> or granules.</w:t>
      </w:r>
      <w:r w:rsidR="00B700CD" w:rsidRPr="00246CE4">
        <w:rPr>
          <w:rFonts w:ascii="Times New Roman" w:hAnsi="Times New Roman" w:cs="Times New Roman"/>
        </w:rPr>
        <w:t xml:space="preserve"> </w:t>
      </w:r>
      <w:r w:rsidR="002E277A" w:rsidRPr="00246CE4">
        <w:rPr>
          <w:rFonts w:ascii="Times New Roman" w:hAnsi="Times New Roman" w:cs="Times New Roman"/>
        </w:rPr>
        <w:t xml:space="preserve">To </w:t>
      </w:r>
      <w:r w:rsidR="0049701E" w:rsidRPr="00246CE4">
        <w:rPr>
          <w:rFonts w:ascii="Times New Roman" w:hAnsi="Times New Roman" w:cs="Times New Roman"/>
        </w:rPr>
        <w:t>improve</w:t>
      </w:r>
      <w:r w:rsidR="002E277A" w:rsidRPr="00246CE4">
        <w:rPr>
          <w:rFonts w:ascii="Times New Roman" w:hAnsi="Times New Roman" w:cs="Times New Roman"/>
        </w:rPr>
        <w:t xml:space="preserve"> machine performance</w:t>
      </w:r>
      <w:r w:rsidR="00525094" w:rsidRPr="00246CE4">
        <w:rPr>
          <w:rFonts w:ascii="Times New Roman" w:hAnsi="Times New Roman" w:cs="Times New Roman"/>
        </w:rPr>
        <w:t xml:space="preserve"> </w:t>
      </w:r>
      <w:r w:rsidR="00B127CE" w:rsidRPr="00246CE4">
        <w:rPr>
          <w:rFonts w:ascii="Times New Roman" w:hAnsi="Times New Roman" w:cs="Times New Roman"/>
        </w:rPr>
        <w:t xml:space="preserve">and </w:t>
      </w:r>
      <w:r w:rsidR="00C52BC5" w:rsidRPr="00246CE4">
        <w:rPr>
          <w:rFonts w:ascii="Times New Roman" w:hAnsi="Times New Roman" w:cs="Times New Roman"/>
        </w:rPr>
        <w:t xml:space="preserve">the </w:t>
      </w:r>
      <w:r w:rsidR="002E277A" w:rsidRPr="00246CE4">
        <w:rPr>
          <w:rFonts w:ascii="Times New Roman" w:hAnsi="Times New Roman" w:cs="Times New Roman"/>
        </w:rPr>
        <w:t xml:space="preserve">user </w:t>
      </w:r>
      <w:r w:rsidR="00224D04" w:rsidRPr="00246CE4">
        <w:rPr>
          <w:rFonts w:ascii="Times New Roman" w:hAnsi="Times New Roman" w:cs="Times New Roman"/>
        </w:rPr>
        <w:t>experience</w:t>
      </w:r>
      <w:r w:rsidR="00DF55E8" w:rsidRPr="00246CE4">
        <w:rPr>
          <w:rFonts w:ascii="Times New Roman" w:hAnsi="Times New Roman" w:cs="Times New Roman"/>
        </w:rPr>
        <w:t>,</w:t>
      </w:r>
      <w:r w:rsidR="002E277A" w:rsidRPr="00246CE4">
        <w:rPr>
          <w:rFonts w:ascii="Times New Roman" w:hAnsi="Times New Roman" w:cs="Times New Roman"/>
        </w:rPr>
        <w:t xml:space="preserve"> </w:t>
      </w:r>
      <w:r w:rsidR="00525094" w:rsidRPr="00246CE4">
        <w:rPr>
          <w:rFonts w:ascii="Times New Roman" w:hAnsi="Times New Roman" w:cs="Times New Roman"/>
        </w:rPr>
        <w:t xml:space="preserve">and </w:t>
      </w:r>
      <w:r w:rsidR="0049701E" w:rsidRPr="00246CE4">
        <w:rPr>
          <w:rFonts w:ascii="Times New Roman" w:hAnsi="Times New Roman" w:cs="Times New Roman"/>
        </w:rPr>
        <w:t>enable</w:t>
      </w:r>
      <w:r w:rsidR="005D5D0E" w:rsidRPr="00246CE4">
        <w:rPr>
          <w:rFonts w:ascii="Times New Roman" w:hAnsi="Times New Roman" w:cs="Times New Roman"/>
        </w:rPr>
        <w:t xml:space="preserve"> the compari</w:t>
      </w:r>
      <w:r w:rsidR="0049701E" w:rsidRPr="00246CE4">
        <w:rPr>
          <w:rFonts w:ascii="Times New Roman" w:hAnsi="Times New Roman" w:cs="Times New Roman"/>
        </w:rPr>
        <w:t>s</w:t>
      </w:r>
      <w:r w:rsidR="005D5D0E" w:rsidRPr="00246CE4">
        <w:rPr>
          <w:rFonts w:ascii="Times New Roman" w:hAnsi="Times New Roman" w:cs="Times New Roman"/>
        </w:rPr>
        <w:t xml:space="preserve">on with the </w:t>
      </w:r>
      <w:r w:rsidR="00C52BC5" w:rsidRPr="00246CE4">
        <w:rPr>
          <w:rFonts w:ascii="Times New Roman" w:hAnsi="Times New Roman" w:cs="Times New Roman"/>
        </w:rPr>
        <w:t xml:space="preserve">3D </w:t>
      </w:r>
      <w:r w:rsidR="005D5D0E" w:rsidRPr="00246CE4">
        <w:rPr>
          <w:rFonts w:ascii="Times New Roman" w:hAnsi="Times New Roman" w:cs="Times New Roman"/>
        </w:rPr>
        <w:t>printer used in France</w:t>
      </w:r>
      <w:r w:rsidR="00AF01E1" w:rsidRPr="00246CE4">
        <w:rPr>
          <w:rFonts w:ascii="Times New Roman" w:hAnsi="Times New Roman" w:cs="Times New Roman"/>
        </w:rPr>
        <w:t>,</w:t>
      </w:r>
      <w:r w:rsidR="005D5D0E" w:rsidRPr="00246CE4">
        <w:rPr>
          <w:rFonts w:ascii="Times New Roman" w:hAnsi="Times New Roman" w:cs="Times New Roman"/>
        </w:rPr>
        <w:t xml:space="preserve"> </w:t>
      </w:r>
      <w:r w:rsidR="00C52BC5" w:rsidRPr="00246CE4">
        <w:rPr>
          <w:rFonts w:ascii="Times New Roman" w:hAnsi="Times New Roman" w:cs="Times New Roman"/>
        </w:rPr>
        <w:t>the</w:t>
      </w:r>
      <w:r w:rsidR="00E81F19" w:rsidRPr="00246CE4">
        <w:rPr>
          <w:rFonts w:ascii="Times New Roman" w:hAnsi="Times New Roman" w:cs="Times New Roman"/>
        </w:rPr>
        <w:t xml:space="preserve"> </w:t>
      </w:r>
      <w:r w:rsidR="002E277A" w:rsidRPr="00246CE4">
        <w:rPr>
          <w:rFonts w:ascii="Times New Roman" w:hAnsi="Times New Roman" w:cs="Times New Roman"/>
        </w:rPr>
        <w:t xml:space="preserve">updates </w:t>
      </w:r>
      <w:r w:rsidR="00BB1735" w:rsidRPr="00246CE4">
        <w:rPr>
          <w:rFonts w:ascii="Times New Roman" w:hAnsi="Times New Roman" w:cs="Times New Roman"/>
        </w:rPr>
        <w:t xml:space="preserve">presented in </w:t>
      </w:r>
      <w:r w:rsidR="00E81F19" w:rsidRPr="00246CE4">
        <w:rPr>
          <w:rFonts w:ascii="Times New Roman" w:hAnsi="Times New Roman" w:cs="Times New Roman"/>
        </w:rPr>
        <w:t xml:space="preserve">a previous work </w:t>
      </w:r>
      <w:r w:rsidR="002E277A" w:rsidRPr="00246CE4">
        <w:rPr>
          <w:rFonts w:ascii="Times New Roman" w:hAnsi="Times New Roman" w:cs="Times New Roman"/>
        </w:rPr>
        <w:t>were implemented</w:t>
      </w:r>
      <w:r w:rsidR="00E81F19" w:rsidRPr="00246CE4">
        <w:rPr>
          <w:rFonts w:ascii="Times New Roman" w:hAnsi="Times New Roman" w:cs="Times New Roman"/>
        </w:rPr>
        <w:t xml:space="preserve"> </w:t>
      </w:r>
      <w:r w:rsidR="00E81F1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{"citationID":"2wA1gUqy","properties":{"formattedCitation":"(Gonzalez et al., 2026)","plainCitation":"(Gonzalez et al., 2026)","noteIndex":0},"citationItems":[{"id":3,"uris":["http://zotero.org/users/7033217/items/6XU7ETFM"],"itemData":{"id":3,"type":"paper-conference","abstract":"The increasing accumulation of plastic waste has intensified the urgency for sustainable recycling solutions. Among these, distributed recycling for additive manufacturing (DRAM) has emerged as a promising approach to revalorize post-consumer plastic waste in a closed loop. This study evaluates the potential of the DRAM model in the European and North American contexts, specifically for the recycling of post-consumer plastic bottles composed of polyethylene terephthalate (PET) for the body and high-density polyethylene (HDPE) for the cap, without prior material separation. More precisely, the research analyzes the efficiency and requirements to develop a plastic circular loop in France and Canada. A methodology was developed to assess the collection, transformation, and 3D printing of the recycled bottles, incorporating modifications to enhance 3D printer performance and material processing. Functional objects were 3D printed to assess practical applications, producing furniture and decorative products. The findings indicate that, while DRAM can be adapted to different regional contexts, standardized material preprocessing, optimized 3D printing extrusion parameters and enhanced flow monitoring are critical to improving reproducibility. This study contributes to advancing circular economy practices, providing a scalable and sustainable strategy for plastic waste valorization through additive manufacturing.","citation-key":"gonzalez2026","container-title":"Safe and Sustainable Value Creation by Design","DOI":"10.1007/978-3-032-21157-6_58","ISBN":"978-3-032-21157-6","language":"en","page":"524-533","publisher":"Springer Nature Switzerland","publisher-place":"Cham","source":"Springer Link","title":"Evaluation of the Potential of Large-Scale 3D Printing to Promote a Circular Economy of PET Plastic Bottles: Comparison Between European and North American","title-short":"Evaluation of the Potential of Large-Scale 3D Printing to Promote a Circular Economy of PET Plastic Bottles","author":[{"family":"Gonzalez","given":"Catalina Suescun"},{"family":"Basdeo","given":"Aditi"},{"family":"Romani","given":"Alessia"},{"family":"Cruz Sanchez","given":"Fabio A."},{"family":"Nouvel","given":"Cécile"},{"family":"Boudaoud","given":"Hakim"},{"family":"Pearce","given":"Joshua M."}],"editor":[{"family":"Kohl","given":"Holger"},{"family":"Seliger","given":"Günther"},{"family":"Dietrich","given":"Franz"},{"family":"Campana","given":"Giampaolo"}],"issued":{"date-parts":[["2026"]]}}}],"schema":"https://github.com/citation-style-language/schema/raw/master/csl-citation.json"} </w:instrText>
      </w:r>
      <w:r w:rsidR="00E81F19" w:rsidRPr="00246CE4">
        <w:rPr>
          <w:rFonts w:ascii="Times New Roman" w:hAnsi="Times New Roman" w:cs="Times New Roman"/>
        </w:rPr>
        <w:fldChar w:fldCharType="separate"/>
      </w:r>
      <w:r w:rsidR="00EE0ACE" w:rsidRPr="00EE0ACE">
        <w:rPr>
          <w:rFonts w:ascii="Times New Roman" w:hAnsi="Times New Roman" w:cs="Times New Roman"/>
        </w:rPr>
        <w:t>(Gonzalez et al., 2026)</w:t>
      </w:r>
      <w:r w:rsidR="00E81F19" w:rsidRPr="00246CE4">
        <w:rPr>
          <w:rFonts w:ascii="Times New Roman" w:hAnsi="Times New Roman" w:cs="Times New Roman"/>
        </w:rPr>
        <w:fldChar w:fldCharType="end"/>
      </w:r>
      <w:r w:rsidR="00E81F19" w:rsidRPr="00246CE4">
        <w:rPr>
          <w:rFonts w:ascii="Times New Roman" w:hAnsi="Times New Roman" w:cs="Times New Roman"/>
        </w:rPr>
        <w:t>.</w:t>
      </w:r>
    </w:p>
    <w:p w14:paraId="4034BC5A" w14:textId="31070A29" w:rsidR="002E277A" w:rsidRPr="00246CE4" w:rsidRDefault="00B700CD" w:rsidP="00BE094B">
      <w:pPr>
        <w:jc w:val="both"/>
        <w:rPr>
          <w:rFonts w:ascii="Times New Roman" w:hAnsi="Times New Roman" w:cs="Times New Roman"/>
        </w:rPr>
      </w:pPr>
      <w:r w:rsidRPr="00246CE4">
        <w:rPr>
          <w:rFonts w:ascii="Times New Roman" w:hAnsi="Times New Roman" w:cs="Times New Roman"/>
        </w:rPr>
        <w:t>All CAD models</w:t>
      </w:r>
      <w:ins w:id="469" w:author="Catalina Suescun Gonzalez" w:date="2026-08-31T11:27:00Z" w16du:dateUtc="2026-08-31T09:27:00Z">
        <w:r w:rsidR="006F264F">
          <w:rPr>
            <w:rFonts w:ascii="Times New Roman" w:hAnsi="Times New Roman" w:cs="Times New Roman"/>
          </w:rPr>
          <w:t xml:space="preserve"> </w:t>
        </w:r>
      </w:ins>
      <w:ins w:id="470" w:author="Catalina Suescun Gonzalez" w:date="2026-08-31T11:28:00Z">
        <w:r w:rsidR="003D7FC6" w:rsidRPr="003D7FC6">
          <w:rPr>
            <w:rFonts w:ascii="Times New Roman" w:hAnsi="Times New Roman" w:cs="Times New Roman"/>
            <w:highlight w:val="cyan"/>
            <w:rPrChange w:id="471" w:author="Catalina Suescun Gonzalez" w:date="2026-08-31T11:28:00Z" w16du:dateUtc="2026-08-31T09:28:00Z">
              <w:rPr>
                <w:rFonts w:ascii="Times New Roman" w:hAnsi="Times New Roman" w:cs="Times New Roman"/>
              </w:rPr>
            </w:rPrChange>
          </w:rPr>
          <w:t xml:space="preserve">developed to upgrade the FGF </w:t>
        </w:r>
        <w:proofErr w:type="spellStart"/>
        <w:r w:rsidR="003D7FC6" w:rsidRPr="003D7FC6">
          <w:rPr>
            <w:rFonts w:ascii="Times New Roman" w:hAnsi="Times New Roman" w:cs="Times New Roman"/>
            <w:highlight w:val="cyan"/>
            <w:rPrChange w:id="472" w:author="Catalina Suescun Gonzalez" w:date="2026-08-31T11:28:00Z" w16du:dateUtc="2026-08-31T09:28:00Z">
              <w:rPr>
                <w:rFonts w:ascii="Times New Roman" w:hAnsi="Times New Roman" w:cs="Times New Roman"/>
              </w:rPr>
            </w:rPrChange>
          </w:rPr>
          <w:t>printer</w:t>
        </w:r>
      </w:ins>
      <w:del w:id="473" w:author="Catalina Suescun Gonzalez" w:date="2026-08-31T11:28:00Z" w16du:dateUtc="2026-08-31T09:28:00Z">
        <w:r w:rsidRPr="00246CE4" w:rsidDel="003D7FC6">
          <w:rPr>
            <w:rFonts w:ascii="Times New Roman" w:hAnsi="Times New Roman" w:cs="Times New Roman"/>
          </w:rPr>
          <w:delText xml:space="preserve"> </w:delText>
        </w:r>
      </w:del>
      <w:r w:rsidR="002E277A" w:rsidRPr="00246CE4">
        <w:rPr>
          <w:rFonts w:ascii="Times New Roman" w:hAnsi="Times New Roman" w:cs="Times New Roman"/>
        </w:rPr>
        <w:t>were</w:t>
      </w:r>
      <w:proofErr w:type="spellEnd"/>
      <w:r w:rsidR="002E277A" w:rsidRPr="00246CE4">
        <w:rPr>
          <w:rFonts w:ascii="Times New Roman" w:hAnsi="Times New Roman" w:cs="Times New Roman"/>
        </w:rPr>
        <w:t xml:space="preserve"> </w:t>
      </w:r>
      <w:r w:rsidR="00DF55E8" w:rsidRPr="00246CE4">
        <w:rPr>
          <w:rFonts w:ascii="Times New Roman" w:hAnsi="Times New Roman" w:cs="Times New Roman"/>
        </w:rPr>
        <w:t>redesigned</w:t>
      </w:r>
      <w:r w:rsidR="002E277A" w:rsidRPr="00246CE4">
        <w:rPr>
          <w:rFonts w:ascii="Times New Roman" w:hAnsi="Times New Roman" w:cs="Times New Roman"/>
        </w:rPr>
        <w:t xml:space="preserve"> </w:t>
      </w:r>
      <w:r w:rsidR="00712C8B">
        <w:rPr>
          <w:rFonts w:ascii="Times New Roman" w:hAnsi="Times New Roman" w:cs="Times New Roman"/>
        </w:rPr>
        <w:t>using</w:t>
      </w:r>
      <w:r w:rsidR="001F48A8" w:rsidRPr="00246CE4">
        <w:rPr>
          <w:rFonts w:ascii="Times New Roman" w:hAnsi="Times New Roman" w:cs="Times New Roman"/>
        </w:rPr>
        <w:t xml:space="preserve"> </w:t>
      </w:r>
      <w:proofErr w:type="spellStart"/>
      <w:r w:rsidR="001F48A8" w:rsidRPr="00246CE4">
        <w:rPr>
          <w:rFonts w:ascii="Times New Roman" w:hAnsi="Times New Roman" w:cs="Times New Roman"/>
        </w:rPr>
        <w:t>Onshape</w:t>
      </w:r>
      <w:proofErr w:type="spellEnd"/>
      <w:r w:rsidR="001F48A8" w:rsidRPr="00246CE4">
        <w:rPr>
          <w:rFonts w:ascii="Times New Roman" w:hAnsi="Times New Roman" w:cs="Times New Roman"/>
        </w:rPr>
        <w:t xml:space="preserve"> CAD v1.1</w:t>
      </w:r>
      <w:r w:rsidR="00637D8E" w:rsidRPr="00246CE4">
        <w:rPr>
          <w:rFonts w:ascii="Times New Roman" w:hAnsi="Times New Roman" w:cs="Times New Roman"/>
        </w:rPr>
        <w:t>8</w:t>
      </w:r>
      <w:r w:rsidR="001F48A8" w:rsidRPr="00246CE4">
        <w:rPr>
          <w:rFonts w:ascii="Times New Roman" w:hAnsi="Times New Roman" w:cs="Times New Roman"/>
        </w:rPr>
        <w:t>0</w:t>
      </w:r>
      <w:r w:rsidR="0045084F" w:rsidRPr="00246CE4">
        <w:rPr>
          <w:rFonts w:ascii="Times New Roman" w:hAnsi="Times New Roman" w:cs="Times New Roman"/>
        </w:rPr>
        <w:t xml:space="preserve"> (PTC Inc., Boston, M</w:t>
      </w:r>
      <w:r w:rsidR="006F69EA" w:rsidRPr="00246CE4">
        <w:rPr>
          <w:rFonts w:ascii="Times New Roman" w:hAnsi="Times New Roman" w:cs="Times New Roman"/>
        </w:rPr>
        <w:t>A</w:t>
      </w:r>
      <w:r w:rsidR="0045084F" w:rsidRPr="00246CE4">
        <w:rPr>
          <w:rFonts w:ascii="Times New Roman" w:hAnsi="Times New Roman" w:cs="Times New Roman"/>
        </w:rPr>
        <w:t>, US).</w:t>
      </w:r>
      <w:r w:rsidR="001F48A8" w:rsidRPr="00246CE4">
        <w:rPr>
          <w:rFonts w:ascii="Times New Roman" w:hAnsi="Times New Roman" w:cs="Times New Roman"/>
        </w:rPr>
        <w:t xml:space="preserve"> </w:t>
      </w:r>
      <w:r w:rsidR="0045084F" w:rsidRPr="00246CE4">
        <w:rPr>
          <w:rFonts w:ascii="Times New Roman" w:hAnsi="Times New Roman" w:cs="Times New Roman"/>
        </w:rPr>
        <w:t xml:space="preserve">The STL files were </w:t>
      </w:r>
      <w:r w:rsidR="001F48A8" w:rsidRPr="00246CE4">
        <w:rPr>
          <w:rFonts w:ascii="Times New Roman" w:hAnsi="Times New Roman" w:cs="Times New Roman"/>
        </w:rPr>
        <w:t xml:space="preserve">sliced using </w:t>
      </w:r>
      <w:proofErr w:type="spellStart"/>
      <w:r w:rsidR="00712C8B" w:rsidRPr="00246CE4">
        <w:rPr>
          <w:rFonts w:ascii="Times New Roman" w:hAnsi="Times New Roman" w:cs="Times New Roman"/>
        </w:rPr>
        <w:t>Prusa</w:t>
      </w:r>
      <w:r w:rsidR="00712C8B">
        <w:rPr>
          <w:rFonts w:ascii="Times New Roman" w:hAnsi="Times New Roman" w:cs="Times New Roman"/>
        </w:rPr>
        <w:t>S</w:t>
      </w:r>
      <w:r w:rsidR="00712C8B" w:rsidRPr="00246CE4">
        <w:rPr>
          <w:rFonts w:ascii="Times New Roman" w:hAnsi="Times New Roman" w:cs="Times New Roman"/>
        </w:rPr>
        <w:t>licer</w:t>
      </w:r>
      <w:proofErr w:type="spellEnd"/>
      <w:r w:rsidR="00712C8B" w:rsidRPr="00246CE4">
        <w:rPr>
          <w:rFonts w:ascii="Times New Roman" w:hAnsi="Times New Roman" w:cs="Times New Roman"/>
        </w:rPr>
        <w:t xml:space="preserve"> </w:t>
      </w:r>
      <w:r w:rsidR="001F48A8" w:rsidRPr="00246CE4">
        <w:rPr>
          <w:rFonts w:ascii="Times New Roman" w:hAnsi="Times New Roman" w:cs="Times New Roman"/>
        </w:rPr>
        <w:t>v2.</w:t>
      </w:r>
      <w:r w:rsidR="001F2028" w:rsidRPr="00246CE4">
        <w:rPr>
          <w:rFonts w:ascii="Times New Roman" w:hAnsi="Times New Roman" w:cs="Times New Roman"/>
        </w:rPr>
        <w:t>6.1</w:t>
      </w:r>
      <w:r w:rsidR="002E277A" w:rsidRPr="00246CE4">
        <w:rPr>
          <w:rFonts w:ascii="Times New Roman" w:hAnsi="Times New Roman" w:cs="Times New Roman"/>
        </w:rPr>
        <w:t xml:space="preserve"> and </w:t>
      </w:r>
      <w:r w:rsidRPr="00246CE4">
        <w:rPr>
          <w:rFonts w:ascii="Times New Roman" w:hAnsi="Times New Roman" w:cs="Times New Roman"/>
        </w:rPr>
        <w:t xml:space="preserve">fabricated </w:t>
      </w:r>
      <w:r w:rsidR="002E277A" w:rsidRPr="00246CE4">
        <w:rPr>
          <w:rFonts w:ascii="Times New Roman" w:hAnsi="Times New Roman" w:cs="Times New Roman"/>
        </w:rPr>
        <w:t xml:space="preserve">with an open-source FFF Prusa i3 MK3s 3D printer with a 0.4 </w:t>
      </w:r>
      <w:ins w:id="474" w:author="Catalina Suescun Gonzalez" w:date="2026-08-31T11:27:00Z" w16du:dateUtc="2026-08-31T09:27:00Z">
        <w:r w:rsidR="00EF1C61">
          <w:rPr>
            <w:rFonts w:ascii="Times New Roman" w:hAnsi="Times New Roman" w:cs="Times New Roman"/>
          </w:rPr>
          <w:t xml:space="preserve">mm </w:t>
        </w:r>
      </w:ins>
      <w:r w:rsidR="002E277A" w:rsidRPr="00246CE4">
        <w:rPr>
          <w:rFonts w:ascii="Times New Roman" w:hAnsi="Times New Roman" w:cs="Times New Roman"/>
        </w:rPr>
        <w:t>nozzle (Prusa Research, Prague, Czech Republic)</w:t>
      </w:r>
      <w:r w:rsidR="004119DD" w:rsidRPr="00246CE4">
        <w:rPr>
          <w:rFonts w:ascii="Times New Roman" w:hAnsi="Times New Roman" w:cs="Times New Roman"/>
        </w:rPr>
        <w:t xml:space="preserve"> </w:t>
      </w:r>
      <w:r w:rsidR="000B2419"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{"citationID":"RidZ9QuX","properties":{"formattedCitation":"(Prusa 3D, n.d.)","plainCitation":"(Prusa 3D, n.d.)","noteIndex":0},"citationItems":[{"id":178,"uris":["http://zotero.org/users/7033217/items/NY2F5G29"],"itemData":{"id":178,"type":"webpage","abstract":"E-boutique par Prusa Research a.s., entreprise fondée par Josef Prusa, l'un des principaux développeurs du RepRap. Nous vendons les imprimantes 3D Original Prusa (y compris les Prusa MK4, Prusa XL), des filaments (notamment notre Prusament fait-maison), des résines, et d'autres accessoires pour l'impression 3D.","citation-key":"prusa3d","container-title":"Prusa3D by Josef Prusa","language":"fr","title":"Imprimantes 3D Original Prusa par Joseph Prusa directement","URL":"https://www.prusa3d.com/fr/","author":[{"family":"Prusa 3D","given":""}],"accessed":{"date-parts":[["2024",9,18]]}}}],"schema":"https://github.com/citation-style-language/schema/raw/master/csl-citation.json"} </w:instrText>
      </w:r>
      <w:r w:rsidR="000B2419" w:rsidRPr="00246CE4">
        <w:rPr>
          <w:rFonts w:ascii="Times New Roman" w:hAnsi="Times New Roman" w:cs="Times New Roman"/>
        </w:rPr>
        <w:fldChar w:fldCharType="separate"/>
      </w:r>
      <w:r w:rsidR="00EE0ACE" w:rsidRPr="00EE0ACE">
        <w:rPr>
          <w:rFonts w:ascii="Times New Roman" w:hAnsi="Times New Roman" w:cs="Times New Roman"/>
        </w:rPr>
        <w:t>(Prusa 3D, n.d.)</w:t>
      </w:r>
      <w:r w:rsidR="000B2419" w:rsidRPr="00246CE4">
        <w:rPr>
          <w:rFonts w:ascii="Times New Roman" w:hAnsi="Times New Roman" w:cs="Times New Roman"/>
        </w:rPr>
        <w:fldChar w:fldCharType="end"/>
      </w:r>
      <w:r w:rsidR="002E277A" w:rsidRPr="00246CE4">
        <w:rPr>
          <w:rFonts w:ascii="Times New Roman" w:hAnsi="Times New Roman" w:cs="Times New Roman"/>
        </w:rPr>
        <w:t xml:space="preserve">. </w:t>
      </w:r>
      <w:r w:rsidR="006F69EA" w:rsidRPr="00246CE4">
        <w:rPr>
          <w:rFonts w:ascii="Times New Roman" w:hAnsi="Times New Roman" w:cs="Times New Roman"/>
        </w:rPr>
        <w:t>The CAD models, STL files, and 3D printing profiles are available in the OSF repository</w:t>
      </w:r>
      <w:r w:rsidR="00B94D82"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{"citationID":"rvyE4oG4","properties":{"formattedCitation":"(Gonzalez et al., 2024)","plainCitation":"(Gonzalez et al., 2024)","noteIndex":0},"citationItems":[{"id":1,"uris":["http://zotero.org/users/7033217/items/DE9QVHS5"],"itemData":{"id":1,"type":"article-journal","abstract":"This project supports the following publication:","citation-key":"gonzalez2024a","language":"en-US","publisher":"OSF","source":"osf.io","title":"Assessing Reproducibility of Large-scale 3D printing of using Recycled PET Plastic Bottles in a North American Context","URL":"https://osf.io/w9xqn/overview","author":[{"family":"Gonzalez","given":"Catalina"},{"family":"Basdeo","given":"Aditi"},{"family":"Romani","given":"Alessia"},{"family":"Pearce","given":"Joshua"}],"accessed":{"date-parts":[["2026",6,10]]},"issued":{"date-parts":[["2024",5,15]]}}}],"schema":"https://github.com/citation-style-language/schema/raw/master/csl-citation.json"} </w:instrText>
      </w:r>
      <w:r w:rsidR="00B94D82" w:rsidRPr="00246CE4">
        <w:rPr>
          <w:rFonts w:ascii="Times New Roman" w:hAnsi="Times New Roman" w:cs="Times New Roman"/>
        </w:rPr>
        <w:fldChar w:fldCharType="separate"/>
      </w:r>
      <w:r w:rsidR="00EE0ACE" w:rsidRPr="00EE0ACE">
        <w:rPr>
          <w:rFonts w:ascii="Times New Roman" w:hAnsi="Times New Roman" w:cs="Times New Roman"/>
        </w:rPr>
        <w:t>(Gonzalez et al., 2024)</w:t>
      </w:r>
      <w:r w:rsidR="00B94D82" w:rsidRPr="00246CE4">
        <w:rPr>
          <w:rFonts w:ascii="Times New Roman" w:hAnsi="Times New Roman" w:cs="Times New Roman"/>
        </w:rPr>
        <w:fldChar w:fldCharType="end"/>
      </w:r>
      <w:r w:rsidR="006F69EA" w:rsidRPr="00246CE4">
        <w:rPr>
          <w:rFonts w:ascii="Times New Roman" w:hAnsi="Times New Roman" w:cs="Times New Roman"/>
        </w:rPr>
        <w:t>.</w:t>
      </w:r>
    </w:p>
    <w:p w14:paraId="3402BD3D" w14:textId="652425B3" w:rsidR="00AF01E1" w:rsidRPr="00246CE4" w:rsidRDefault="00AF01E1" w:rsidP="00AF01E1">
      <w:pPr>
        <w:pStyle w:val="ListParagraph"/>
        <w:numPr>
          <w:ilvl w:val="1"/>
          <w:numId w:val="37"/>
        </w:numPr>
        <w:rPr>
          <w:rFonts w:ascii="Times New Roman" w:eastAsiaTheme="majorEastAsia" w:hAnsi="Times New Roman" w:cs="Times New Roman"/>
          <w:b/>
          <w:bCs/>
        </w:rPr>
      </w:pPr>
      <w:r w:rsidRPr="00246CE4">
        <w:rPr>
          <w:rFonts w:ascii="Times New Roman" w:eastAsiaTheme="majorEastAsia" w:hAnsi="Times New Roman" w:cs="Times New Roman"/>
          <w:b/>
          <w:bCs/>
        </w:rPr>
        <w:t xml:space="preserve">Reproducibility assessment </w:t>
      </w:r>
    </w:p>
    <w:p w14:paraId="32FD0D31" w14:textId="24C0F125" w:rsidR="008C75AC" w:rsidRPr="00246CE4" w:rsidRDefault="00AF01E1" w:rsidP="00984D2E">
      <w:pPr>
        <w:jc w:val="both"/>
        <w:rPr>
          <w:rFonts w:ascii="Times New Roman" w:hAnsi="Times New Roman" w:cs="Times New Roman"/>
        </w:rPr>
      </w:pPr>
      <w:r w:rsidRPr="00246CE4">
        <w:rPr>
          <w:rFonts w:ascii="Times New Roman" w:hAnsi="Times New Roman" w:cs="Times New Roman"/>
        </w:rPr>
        <w:t xml:space="preserve">To evaluate the reproducibility of the DRAM model in the context of large-scale 3D printing, particularly for the revalorization </w:t>
      </w:r>
      <w:r w:rsidRPr="00AC0D22">
        <w:rPr>
          <w:rFonts w:ascii="Times New Roman" w:hAnsi="Times New Roman" w:cs="Times New Roman"/>
          <w:highlight w:val="cyan"/>
          <w:rPrChange w:id="475" w:author="Catalina Suescun Gonzalez" w:date="2026-08-31T15:22:00Z" w16du:dateUtc="2026-08-31T13:22:00Z">
            <w:rPr>
              <w:rFonts w:ascii="Times New Roman" w:hAnsi="Times New Roman" w:cs="Times New Roman"/>
            </w:rPr>
          </w:rPrChange>
        </w:rPr>
        <w:t xml:space="preserve">of </w:t>
      </w:r>
      <w:ins w:id="476" w:author="Catalina Suescun Gonzalez" w:date="2026-08-31T15:21:00Z" w16du:dateUtc="2026-08-31T13:21:00Z">
        <w:r w:rsidR="00310DF9" w:rsidRPr="00AC0D22">
          <w:rPr>
            <w:rFonts w:ascii="Times New Roman" w:hAnsi="Times New Roman" w:cs="Times New Roman"/>
            <w:highlight w:val="cyan"/>
            <w:rPrChange w:id="477" w:author="Catalina Suescun Gonzalez" w:date="2026-08-31T15:22:00Z" w16du:dateUtc="2026-08-31T13:22:00Z">
              <w:rPr>
                <w:rFonts w:ascii="Times New Roman" w:hAnsi="Times New Roman" w:cs="Times New Roman"/>
              </w:rPr>
            </w:rPrChange>
          </w:rPr>
          <w:t>recycled</w:t>
        </w:r>
        <w:r w:rsidR="00310DF9">
          <w:rPr>
            <w:rFonts w:ascii="Times New Roman" w:hAnsi="Times New Roman" w:cs="Times New Roman"/>
          </w:rPr>
          <w:t xml:space="preserve"> </w:t>
        </w:r>
      </w:ins>
      <w:r w:rsidRPr="00246CE4">
        <w:rPr>
          <w:rFonts w:ascii="Times New Roman" w:hAnsi="Times New Roman" w:cs="Times New Roman"/>
        </w:rPr>
        <w:t xml:space="preserve">water bottles, a proposed methodology is outlined in Fig. 1. The steps implemented from this methodology were 1, 2, 5, and 6. Steps 3 and 4 were not executed, as initial considerations regarding material characterization and </w:t>
      </w:r>
      <w:r w:rsidR="00437E75" w:rsidRPr="00246CE4">
        <w:rPr>
          <w:rFonts w:ascii="Times New Roman" w:hAnsi="Times New Roman" w:cs="Times New Roman"/>
        </w:rPr>
        <w:t xml:space="preserve">3D </w:t>
      </w:r>
      <w:r w:rsidRPr="00246CE4">
        <w:rPr>
          <w:rFonts w:ascii="Times New Roman" w:hAnsi="Times New Roman" w:cs="Times New Roman"/>
        </w:rPr>
        <w:t>printing parameters were analyzed by previous studies</w:t>
      </w:r>
      <w:r w:rsidR="0037184C" w:rsidRPr="00246CE4">
        <w:rPr>
          <w:rFonts w:ascii="Times New Roman" w:hAnsi="Times New Roman" w:cs="Times New Roman"/>
        </w:rPr>
        <w:t xml:space="preserve"> </w:t>
      </w:r>
      <w:r w:rsidR="0037184C"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{"citationID":"g1BYZxnD","properties":{"formattedCitation":"(Suescun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37184C" w:rsidRPr="00246CE4">
        <w:rPr>
          <w:rFonts w:ascii="Times New Roman" w:hAnsi="Times New Roman" w:cs="Times New Roman"/>
        </w:rPr>
        <w:fldChar w:fldCharType="separate"/>
      </w:r>
      <w:r w:rsidR="00EE0ACE" w:rsidRPr="00EE0ACE">
        <w:rPr>
          <w:rFonts w:ascii="Times New Roman" w:hAnsi="Times New Roman" w:cs="Times New Roman"/>
        </w:rPr>
        <w:t>(Suescun Gonzalez et al., 2024)</w:t>
      </w:r>
      <w:r w:rsidR="0037184C" w:rsidRPr="00246CE4">
        <w:rPr>
          <w:rFonts w:ascii="Times New Roman" w:hAnsi="Times New Roman" w:cs="Times New Roman"/>
        </w:rPr>
        <w:fldChar w:fldCharType="end"/>
      </w:r>
      <w:ins w:id="478" w:author="Catalina Suescun Gonzalez" w:date="2026-08-31T11:16:00Z" w16du:dateUtc="2026-08-31T09:16:00Z">
        <w:r w:rsidR="008B030A">
          <w:rPr>
            <w:rFonts w:ascii="Times New Roman" w:hAnsi="Times New Roman" w:cs="Times New Roman"/>
          </w:rPr>
          <w:t xml:space="preserve"> </w:t>
        </w:r>
      </w:ins>
      <w:ins w:id="479" w:author="Catalina Suescun Gonzalez" w:date="2026-08-31T11:18:00Z">
        <w:r w:rsidR="00854F96" w:rsidRPr="00854F96">
          <w:rPr>
            <w:rFonts w:ascii="Times New Roman" w:hAnsi="Times New Roman" w:cs="Times New Roman"/>
            <w:highlight w:val="cyan"/>
            <w:rPrChange w:id="480" w:author="Catalina Suescun Gonzalez" w:date="2026-08-31T11:18:00Z" w16du:dateUtc="2026-08-31T09:18:00Z">
              <w:rPr>
                <w:rFonts w:ascii="Times New Roman" w:hAnsi="Times New Roman" w:cs="Times New Roman"/>
              </w:rPr>
            </w:rPrChange>
          </w:rPr>
          <w:t>with the exception of Stage A of Step 3 (“Particle Size”), which was conducted as part of the present study.</w:t>
        </w:r>
      </w:ins>
      <w:del w:id="481" w:author="Catalina Suescun Gonzalez" w:date="2026-08-31T11:18:00Z" w16du:dateUtc="2026-08-31T09:18:00Z">
        <w:r w:rsidR="005D707A" w:rsidRPr="00854F96" w:rsidDel="00854F96">
          <w:rPr>
            <w:rFonts w:ascii="Times New Roman" w:hAnsi="Times New Roman" w:cs="Times New Roman"/>
            <w:highlight w:val="cyan"/>
            <w:rPrChange w:id="482" w:author="Catalina Suescun Gonzalez" w:date="2026-08-31T11:18:00Z" w16du:dateUtc="2026-08-31T09:18:00Z">
              <w:rPr>
                <w:rFonts w:ascii="Times New Roman" w:hAnsi="Times New Roman" w:cs="Times New Roman"/>
              </w:rPr>
            </w:rPrChange>
          </w:rPr>
          <w:delText>.</w:delText>
        </w:r>
      </w:del>
    </w:p>
    <w:p w14:paraId="68229BFC" w14:textId="0B756DAC" w:rsidR="00AF01E1" w:rsidRPr="00246CE4" w:rsidRDefault="008C75AC" w:rsidP="00984D2E">
      <w:pPr>
        <w:jc w:val="both"/>
        <w:rPr>
          <w:rFonts w:ascii="Times New Roman" w:eastAsiaTheme="majorEastAsia" w:hAnsi="Times New Roman" w:cs="Times New Roman"/>
        </w:rPr>
      </w:pPr>
      <w:r w:rsidRPr="00246CE4">
        <w:rPr>
          <w:rFonts w:ascii="Times New Roman" w:eastAsiaTheme="majorEastAsia" w:hAnsi="Times New Roman" w:cs="Times New Roman"/>
          <w:noProof/>
        </w:rPr>
        <w:lastRenderedPageBreak/>
        <w:drawing>
          <wp:inline distT="0" distB="0" distL="0" distR="0" wp14:anchorId="3A037652" wp14:editId="20AC4A5E">
            <wp:extent cx="5534167" cy="3051488"/>
            <wp:effectExtent l="0" t="0" r="0" b="0"/>
            <wp:docPr id="2126278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8217" name="Picture 2126278217"/>
                    <pic:cNvPicPr/>
                  </pic:nvPicPr>
                  <pic:blipFill>
                    <a:blip r:embed="rId11">
                      <a:extLst>
                        <a:ext uri="{28A0092B-C50C-407E-A947-70E740481C1C}">
                          <a14:useLocalDpi xmlns:a14="http://schemas.microsoft.com/office/drawing/2010/main" val="0"/>
                        </a:ext>
                      </a:extLst>
                    </a:blip>
                    <a:stretch>
                      <a:fillRect/>
                    </a:stretch>
                  </pic:blipFill>
                  <pic:spPr>
                    <a:xfrm>
                      <a:off x="0" y="0"/>
                      <a:ext cx="5546542" cy="3058312"/>
                    </a:xfrm>
                    <a:prstGeom prst="rect">
                      <a:avLst/>
                    </a:prstGeom>
                  </pic:spPr>
                </pic:pic>
              </a:graphicData>
            </a:graphic>
          </wp:inline>
        </w:drawing>
      </w:r>
    </w:p>
    <w:p w14:paraId="6545644E" w14:textId="6D79480A" w:rsidR="008C75AC" w:rsidRPr="00246CE4" w:rsidRDefault="008C75AC" w:rsidP="008C75AC">
      <w:pPr>
        <w:jc w:val="center"/>
        <w:rPr>
          <w:rFonts w:ascii="Times New Roman" w:hAnsi="Times New Roman" w:cs="Times New Roman"/>
        </w:rPr>
      </w:pPr>
      <w:r w:rsidRPr="00246CE4">
        <w:rPr>
          <w:rFonts w:ascii="Times New Roman" w:hAnsi="Times New Roman" w:cs="Times New Roman"/>
        </w:rPr>
        <w:t>Fig</w:t>
      </w:r>
      <w:r w:rsidR="00597C87" w:rsidRPr="00246CE4">
        <w:rPr>
          <w:rFonts w:ascii="Times New Roman" w:hAnsi="Times New Roman" w:cs="Times New Roman"/>
        </w:rPr>
        <w:t>ure</w:t>
      </w:r>
      <w:r w:rsidRPr="00246CE4">
        <w:rPr>
          <w:rFonts w:ascii="Times New Roman" w:hAnsi="Times New Roman" w:cs="Times New Roman"/>
        </w:rPr>
        <w:t xml:space="preserve"> 1</w:t>
      </w:r>
      <w:r w:rsidR="00DF55E8" w:rsidRPr="00246CE4">
        <w:rPr>
          <w:rFonts w:ascii="Times New Roman" w:hAnsi="Times New Roman" w:cs="Times New Roman"/>
        </w:rPr>
        <w:t>.</w:t>
      </w:r>
      <w:r w:rsidRPr="00246CE4">
        <w:rPr>
          <w:rFonts w:ascii="Times New Roman" w:hAnsi="Times New Roman" w:cs="Times New Roman"/>
        </w:rPr>
        <w:t xml:space="preserve"> 3D printing multi-material post-consumer waste methodology </w:t>
      </w:r>
    </w:p>
    <w:p w14:paraId="5F851041" w14:textId="17321E0A" w:rsidR="00F05952" w:rsidRPr="00246CE4" w:rsidRDefault="002440AE" w:rsidP="00E62117">
      <w:pPr>
        <w:jc w:val="both"/>
        <w:rPr>
          <w:rFonts w:ascii="Times New Roman" w:eastAsiaTheme="majorEastAsia" w:hAnsi="Times New Roman" w:cs="Times New Roman"/>
        </w:rPr>
      </w:pPr>
      <w:r w:rsidRPr="00246CE4">
        <w:rPr>
          <w:rFonts w:ascii="Times New Roman" w:eastAsiaTheme="majorEastAsia" w:hAnsi="Times New Roman" w:cs="Times New Roman"/>
        </w:rPr>
        <w:t xml:space="preserve">Additionally, </w:t>
      </w:r>
      <w:r w:rsidR="000207E1" w:rsidRPr="00246CE4">
        <w:rPr>
          <w:rFonts w:ascii="Times New Roman" w:eastAsiaTheme="majorEastAsia" w:hAnsi="Times New Roman" w:cs="Times New Roman"/>
        </w:rPr>
        <w:t xml:space="preserve">three key performance indicators (KPIs) were defined </w:t>
      </w:r>
      <w:r w:rsidR="005113CF" w:rsidRPr="00246CE4">
        <w:rPr>
          <w:rFonts w:ascii="Times New Roman" w:eastAsiaTheme="majorEastAsia" w:hAnsi="Times New Roman" w:cs="Times New Roman"/>
        </w:rPr>
        <w:t xml:space="preserve">to assess the performance of DRAM in different regional contexts. This KPI’s were </w:t>
      </w:r>
      <w:r w:rsidR="000207E1" w:rsidRPr="00246CE4">
        <w:rPr>
          <w:rFonts w:ascii="Times New Roman" w:eastAsiaTheme="majorEastAsia" w:hAnsi="Times New Roman" w:cs="Times New Roman"/>
        </w:rPr>
        <w:t xml:space="preserve">calculated based on qualitative difficulty levels assigned to each process stage. The levels </w:t>
      </w:r>
      <w:ins w:id="483" w:author="Catalina Suescun Gonzalez" w:date="2026-08-26T10:47:00Z" w16du:dateUtc="2026-08-26T08:47:00Z">
        <w:r w:rsidR="008A39DA" w:rsidRPr="000D1C8F">
          <w:rPr>
            <w:rFonts w:ascii="Times New Roman" w:eastAsiaTheme="majorEastAsia" w:hAnsi="Times New Roman" w:cs="Times New Roman"/>
            <w:highlight w:val="cyan"/>
            <w:rPrChange w:id="484" w:author="Catalina Suescun Gonzalez" w:date="2026-08-26T11:25:00Z" w16du:dateUtc="2026-08-26T09:25:00Z">
              <w:rPr>
                <w:rFonts w:ascii="Times New Roman" w:eastAsiaTheme="majorEastAsia" w:hAnsi="Times New Roman" w:cs="Times New Roman"/>
              </w:rPr>
            </w:rPrChange>
          </w:rPr>
          <w:t xml:space="preserve">scores were assigned by the researcher who participated directly in the experimental </w:t>
        </w:r>
      </w:ins>
      <w:ins w:id="485" w:author="Catalina Suescun Gonzalez" w:date="2026-08-26T10:50:00Z" w16du:dateUtc="2026-08-26T08:50:00Z">
        <w:r w:rsidR="006346FD" w:rsidRPr="000D1C8F">
          <w:rPr>
            <w:rFonts w:ascii="Times New Roman" w:eastAsiaTheme="majorEastAsia" w:hAnsi="Times New Roman" w:cs="Times New Roman"/>
            <w:highlight w:val="cyan"/>
            <w:rPrChange w:id="486" w:author="Catalina Suescun Gonzalez" w:date="2026-08-26T11:25:00Z" w16du:dateUtc="2026-08-26T09:25:00Z">
              <w:rPr>
                <w:rFonts w:ascii="Times New Roman" w:eastAsiaTheme="majorEastAsia" w:hAnsi="Times New Roman" w:cs="Times New Roman"/>
              </w:rPr>
            </w:rPrChange>
          </w:rPr>
          <w:t>work</w:t>
        </w:r>
      </w:ins>
      <w:ins w:id="487" w:author="Catalina Suescun Gonzalez" w:date="2026-08-26T10:47:00Z" w16du:dateUtc="2026-08-26T08:47:00Z">
        <w:r w:rsidR="008A39DA" w:rsidRPr="000D1C8F">
          <w:rPr>
            <w:rFonts w:ascii="Times New Roman" w:eastAsiaTheme="majorEastAsia" w:hAnsi="Times New Roman" w:cs="Times New Roman"/>
            <w:highlight w:val="cyan"/>
            <w:rPrChange w:id="488" w:author="Catalina Suescun Gonzalez" w:date="2026-08-26T11:25:00Z" w16du:dateUtc="2026-08-26T09:25:00Z">
              <w:rPr>
                <w:rFonts w:ascii="Times New Roman" w:eastAsiaTheme="majorEastAsia" w:hAnsi="Times New Roman" w:cs="Times New Roman"/>
              </w:rPr>
            </w:rPrChange>
          </w:rPr>
          <w:t xml:space="preserve"> at both geographical locations,</w:t>
        </w:r>
      </w:ins>
      <w:ins w:id="489" w:author="Catalina Suescun Gonzalez" w:date="2026-08-26T10:50:00Z" w16du:dateUtc="2026-08-26T08:50:00Z">
        <w:r w:rsidR="00E64842" w:rsidRPr="000D1C8F">
          <w:rPr>
            <w:rFonts w:ascii="Times New Roman" w:eastAsiaTheme="majorEastAsia" w:hAnsi="Times New Roman" w:cs="Times New Roman"/>
            <w:highlight w:val="cyan"/>
            <w:rPrChange w:id="490" w:author="Catalina Suescun Gonzalez" w:date="2026-08-26T11:25:00Z" w16du:dateUtc="2026-08-26T09:25:00Z">
              <w:rPr>
                <w:rFonts w:ascii="Times New Roman" w:eastAsiaTheme="majorEastAsia" w:hAnsi="Times New Roman" w:cs="Times New Roman"/>
              </w:rPr>
            </w:rPrChange>
          </w:rPr>
          <w:t xml:space="preserve"> thereby ensuring a common </w:t>
        </w:r>
      </w:ins>
      <w:ins w:id="491" w:author="Catalina Suescun Gonzalez" w:date="2026-08-26T10:51:00Z" w16du:dateUtc="2026-08-26T08:51:00Z">
        <w:r w:rsidR="00E64842" w:rsidRPr="000D1C8F">
          <w:rPr>
            <w:rFonts w:ascii="Times New Roman" w:eastAsiaTheme="majorEastAsia" w:hAnsi="Times New Roman" w:cs="Times New Roman"/>
            <w:highlight w:val="cyan"/>
            <w:rPrChange w:id="492" w:author="Catalina Suescun Gonzalez" w:date="2026-08-26T11:25:00Z" w16du:dateUtc="2026-08-26T09:25:00Z">
              <w:rPr>
                <w:rFonts w:ascii="Times New Roman" w:eastAsiaTheme="majorEastAsia" w:hAnsi="Times New Roman" w:cs="Times New Roman"/>
              </w:rPr>
            </w:rPrChange>
          </w:rPr>
          <w:t>evalua</w:t>
        </w:r>
        <w:r w:rsidR="00724B31" w:rsidRPr="000D1C8F">
          <w:rPr>
            <w:rFonts w:ascii="Times New Roman" w:eastAsiaTheme="majorEastAsia" w:hAnsi="Times New Roman" w:cs="Times New Roman"/>
            <w:highlight w:val="cyan"/>
            <w:rPrChange w:id="493" w:author="Catalina Suescun Gonzalez" w:date="2026-08-26T11:25:00Z" w16du:dateUtc="2026-08-26T09:25:00Z">
              <w:rPr>
                <w:rFonts w:ascii="Times New Roman" w:eastAsiaTheme="majorEastAsia" w:hAnsi="Times New Roman" w:cs="Times New Roman"/>
              </w:rPr>
            </w:rPrChange>
          </w:rPr>
          <w:t>tor across the two scenarios.</w:t>
        </w:r>
      </w:ins>
      <w:ins w:id="494" w:author="Catalina Suescun Gonzalez" w:date="2026-08-26T10:47:00Z" w16du:dateUtc="2026-08-26T08:47:00Z">
        <w:r w:rsidR="00693380" w:rsidRPr="000D1C8F">
          <w:rPr>
            <w:rFonts w:ascii="Times New Roman" w:eastAsiaTheme="majorEastAsia" w:hAnsi="Times New Roman" w:cs="Times New Roman"/>
            <w:highlight w:val="cyan"/>
            <w:rPrChange w:id="495" w:author="Catalina Suescun Gonzalez" w:date="2026-08-26T11:25:00Z" w16du:dateUtc="2026-08-26T09:25:00Z">
              <w:rPr>
                <w:rFonts w:ascii="Times New Roman" w:eastAsiaTheme="majorEastAsia" w:hAnsi="Times New Roman" w:cs="Times New Roman"/>
              </w:rPr>
            </w:rPrChange>
          </w:rPr>
          <w:t xml:space="preserve"> The</w:t>
        </w:r>
      </w:ins>
      <w:ins w:id="496" w:author="Catalina Suescun Gonzalez" w:date="2026-08-26T10:51:00Z" w16du:dateUtc="2026-08-26T08:51:00Z">
        <w:r w:rsidR="00871CE1" w:rsidRPr="000D1C8F">
          <w:rPr>
            <w:rFonts w:ascii="Times New Roman" w:eastAsiaTheme="majorEastAsia" w:hAnsi="Times New Roman" w:cs="Times New Roman"/>
            <w:highlight w:val="cyan"/>
            <w:rPrChange w:id="497" w:author="Catalina Suescun Gonzalez" w:date="2026-08-26T11:25:00Z" w16du:dateUtc="2026-08-26T09:25:00Z">
              <w:rPr>
                <w:rFonts w:ascii="Times New Roman" w:eastAsiaTheme="majorEastAsia" w:hAnsi="Times New Roman" w:cs="Times New Roman"/>
              </w:rPr>
            </w:rPrChange>
          </w:rPr>
          <w:t xml:space="preserve"> di</w:t>
        </w:r>
      </w:ins>
      <w:ins w:id="498" w:author="Catalina Suescun Gonzalez" w:date="2026-08-26T10:52:00Z" w16du:dateUtc="2026-08-26T08:52:00Z">
        <w:r w:rsidR="00871CE1" w:rsidRPr="000D1C8F">
          <w:rPr>
            <w:rFonts w:ascii="Times New Roman" w:eastAsiaTheme="majorEastAsia" w:hAnsi="Times New Roman" w:cs="Times New Roman"/>
            <w:highlight w:val="cyan"/>
            <w:rPrChange w:id="499" w:author="Catalina Suescun Gonzalez" w:date="2026-08-26T11:25:00Z" w16du:dateUtc="2026-08-26T09:25:00Z">
              <w:rPr>
                <w:rFonts w:ascii="Times New Roman" w:eastAsiaTheme="majorEastAsia" w:hAnsi="Times New Roman" w:cs="Times New Roman"/>
              </w:rPr>
            </w:rPrChange>
          </w:rPr>
          <w:t>fficulty levels</w:t>
        </w:r>
        <w:r w:rsidR="00871CE1">
          <w:rPr>
            <w:rFonts w:ascii="Times New Roman" w:eastAsiaTheme="majorEastAsia" w:hAnsi="Times New Roman" w:cs="Times New Roman"/>
          </w:rPr>
          <w:t xml:space="preserve"> </w:t>
        </w:r>
      </w:ins>
      <w:r w:rsidR="000207E1" w:rsidRPr="00246CE4">
        <w:rPr>
          <w:rFonts w:ascii="Times New Roman" w:eastAsiaTheme="majorEastAsia" w:hAnsi="Times New Roman" w:cs="Times New Roman"/>
        </w:rPr>
        <w:t xml:space="preserve">were </w:t>
      </w:r>
      <w:r w:rsidR="00212AFE" w:rsidRPr="00246CE4">
        <w:rPr>
          <w:rFonts w:ascii="Times New Roman" w:eastAsiaTheme="majorEastAsia" w:hAnsi="Times New Roman" w:cs="Times New Roman"/>
        </w:rPr>
        <w:t xml:space="preserve">classified </w:t>
      </w:r>
      <w:r w:rsidR="000207E1" w:rsidRPr="00246CE4">
        <w:rPr>
          <w:rFonts w:ascii="Times New Roman" w:eastAsiaTheme="majorEastAsia" w:hAnsi="Times New Roman" w:cs="Times New Roman"/>
        </w:rPr>
        <w:t>as low (green = 1), intermediate (yellow = 2), and high (red = 3), based on criteria such as</w:t>
      </w:r>
      <w:r w:rsidR="0093546C" w:rsidRPr="00246CE4">
        <w:rPr>
          <w:rFonts w:ascii="Times New Roman" w:eastAsiaTheme="majorEastAsia" w:hAnsi="Times New Roman" w:cs="Times New Roman"/>
        </w:rPr>
        <w:t xml:space="preserve"> complexity, time consumed, required coordination, and availability of resources and technology</w:t>
      </w:r>
      <w:r w:rsidR="003B1F63" w:rsidRPr="00246CE4">
        <w:rPr>
          <w:rFonts w:ascii="Times New Roman" w:eastAsiaTheme="majorEastAsia" w:hAnsi="Times New Roman" w:cs="Times New Roman"/>
        </w:rPr>
        <w:t xml:space="preserve"> </w:t>
      </w:r>
      <w:r w:rsidR="003B1F63" w:rsidRPr="00246CE4">
        <w:rPr>
          <w:rFonts w:ascii="Times New Roman" w:eastAsiaTheme="majorEastAsia" w:hAnsi="Times New Roman" w:cs="Times New Roman"/>
        </w:rPr>
        <w:fldChar w:fldCharType="begin"/>
      </w:r>
      <w:r w:rsidR="00EE0ACE">
        <w:rPr>
          <w:rFonts w:ascii="Times New Roman" w:eastAsiaTheme="majorEastAsia" w:hAnsi="Times New Roman" w:cs="Times New Roman"/>
        </w:rPr>
        <w:instrText xml:space="preserve"> ADDIN ZOTERO_ITEM CSL_CITATION {"citationID":"MlSW9MkU","properties":{"formattedCitation":"(Gonzalez et al., 2026)","plainCitation":"(Gonzalez et al., 2026)","noteIndex":0},"citationItems":[{"id":3,"uris":["http://zotero.org/users/7033217/items/6XU7ETFM"],"itemData":{"id":3,"type":"paper-conference","abstract":"The increasing accumulation of plastic waste has intensified the urgency for sustainable recycling solutions. Among these, distributed recycling for additive manufacturing (DRAM) has emerged as a promising approach to revalorize post-consumer plastic waste in a closed loop. This study evaluates the potential of the DRAM model in the European and North American contexts, specifically for the recycling of post-consumer plastic bottles composed of polyethylene terephthalate (PET) for the body and high-density polyethylene (HDPE) for the cap, without prior material separation. More precisely, the research analyzes the efficiency and requirements to develop a plastic circular loop in France and Canada. A methodology was developed to assess the collection, transformation, and 3D printing of the recycled bottles, incorporating modifications to enhance 3D printer performance and material processing. Functional objects were 3D printed to assess practical applications, producing furniture and decorative products. The findings indicate that, while DRAM can be adapted to different regional contexts, standardized material preprocessing, optimized 3D printing extrusion parameters and enhanced flow monitoring are critical to improving reproducibility. This study contributes to advancing circular economy practices, providing a scalable and sustainable strategy for plastic waste valorization through additive manufacturing.","citation-key":"gonzalez2026","container-title":"Safe and Sustainable Value Creation by Design","DOI":"10.1007/978-3-032-21157-6_58","ISBN":"978-3-032-21157-6","language":"en","page":"524-533","publisher":"Springer Nature Switzerland","publisher-place":"Cham","source":"Springer Link","title":"Evaluation of the Potential of Large-Scale 3D Printing to Promote a Circular Economy of PET Plastic Bottles: Comparison Between European and North American","title-short":"Evaluation of the Potential of Large-Scale 3D Printing to Promote a Circular Economy of PET Plastic Bottles","author":[{"family":"Gonzalez","given":"Catalina Suescun"},{"family":"Basdeo","given":"Aditi"},{"family":"Romani","given":"Alessia"},{"family":"Cruz Sanchez","given":"Fabio A."},{"family":"Nouvel","given":"Cécile"},{"family":"Boudaoud","given":"Hakim"},{"family":"Pearce","given":"Joshua M."}],"editor":[{"family":"Kohl","given":"Holger"},{"family":"Seliger","given":"Günther"},{"family":"Dietrich","given":"Franz"},{"family":"Campana","given":"Giampaolo"}],"issued":{"date-parts":[["2026"]]}}}],"schema":"https://github.com/citation-style-language/schema/raw/master/csl-citation.json"} </w:instrText>
      </w:r>
      <w:r w:rsidR="003B1F63" w:rsidRPr="00246CE4">
        <w:rPr>
          <w:rFonts w:ascii="Times New Roman" w:eastAsiaTheme="majorEastAsia" w:hAnsi="Times New Roman" w:cs="Times New Roman"/>
        </w:rPr>
        <w:fldChar w:fldCharType="separate"/>
      </w:r>
      <w:r w:rsidR="00EE0ACE" w:rsidRPr="00EE0ACE">
        <w:rPr>
          <w:rFonts w:ascii="Times New Roman" w:hAnsi="Times New Roman" w:cs="Times New Roman"/>
        </w:rPr>
        <w:t>(Gonzalez et al., 2026)</w:t>
      </w:r>
      <w:r w:rsidR="003B1F63" w:rsidRPr="00246CE4">
        <w:rPr>
          <w:rFonts w:ascii="Times New Roman" w:eastAsiaTheme="majorEastAsia" w:hAnsi="Times New Roman" w:cs="Times New Roman"/>
        </w:rPr>
        <w:fldChar w:fldCharType="end"/>
      </w:r>
      <w:r w:rsidR="0093546C" w:rsidRPr="00246CE4">
        <w:rPr>
          <w:rFonts w:ascii="Times New Roman" w:eastAsiaTheme="majorEastAsia" w:hAnsi="Times New Roman" w:cs="Times New Roman"/>
        </w:rPr>
        <w:t>.</w:t>
      </w:r>
      <w:r w:rsidR="00233909" w:rsidRPr="00246CE4">
        <w:rPr>
          <w:rFonts w:ascii="Times New Roman" w:eastAsiaTheme="majorEastAsia" w:hAnsi="Times New Roman" w:cs="Times New Roman"/>
        </w:rPr>
        <w:t xml:space="preserve"> </w:t>
      </w:r>
    </w:p>
    <w:p w14:paraId="7D5F6DA8" w14:textId="29AD5AE0" w:rsidR="00643694" w:rsidRPr="00246CE4" w:rsidRDefault="00233909" w:rsidP="00E62117">
      <w:pPr>
        <w:jc w:val="both"/>
        <w:rPr>
          <w:rFonts w:ascii="Times New Roman" w:eastAsiaTheme="majorEastAsia" w:hAnsi="Times New Roman" w:cs="Times New Roman"/>
        </w:rPr>
      </w:pPr>
      <w:r w:rsidRPr="00246CE4">
        <w:rPr>
          <w:rFonts w:ascii="Times New Roman" w:eastAsiaTheme="majorEastAsia" w:hAnsi="Times New Roman" w:cs="Times New Roman"/>
        </w:rPr>
        <w:t xml:space="preserve">The three </w:t>
      </w:r>
      <w:r w:rsidR="00F05952" w:rsidRPr="00246CE4">
        <w:rPr>
          <w:rFonts w:ascii="Times New Roman" w:eastAsiaTheme="majorEastAsia" w:hAnsi="Times New Roman" w:cs="Times New Roman"/>
        </w:rPr>
        <w:t>KPIs</w:t>
      </w:r>
      <w:r w:rsidR="00C80C5E" w:rsidRPr="00246CE4">
        <w:rPr>
          <w:rFonts w:ascii="Times New Roman" w:eastAsiaTheme="majorEastAsia" w:hAnsi="Times New Roman" w:cs="Times New Roman"/>
        </w:rPr>
        <w:t xml:space="preserve">, operational difficulty index (ODI), </w:t>
      </w:r>
      <w:r w:rsidR="006026A0" w:rsidRPr="00246CE4">
        <w:rPr>
          <w:rFonts w:ascii="Times New Roman" w:eastAsiaTheme="majorEastAsia" w:hAnsi="Times New Roman" w:cs="Times New Roman"/>
        </w:rPr>
        <w:t xml:space="preserve">critical stage (CS), </w:t>
      </w:r>
      <w:r w:rsidR="00DF55E8" w:rsidRPr="00246CE4">
        <w:rPr>
          <w:rFonts w:ascii="Times New Roman" w:eastAsiaTheme="majorEastAsia" w:hAnsi="Times New Roman" w:cs="Times New Roman"/>
        </w:rPr>
        <w:t xml:space="preserve">and </w:t>
      </w:r>
      <w:r w:rsidR="006026A0" w:rsidRPr="00246CE4">
        <w:rPr>
          <w:rFonts w:ascii="Times New Roman" w:eastAsiaTheme="majorEastAsia" w:hAnsi="Times New Roman" w:cs="Times New Roman"/>
        </w:rPr>
        <w:t xml:space="preserve">adaptability </w:t>
      </w:r>
      <w:r w:rsidR="00541652" w:rsidRPr="00246CE4">
        <w:rPr>
          <w:rFonts w:ascii="Times New Roman" w:eastAsiaTheme="majorEastAsia" w:hAnsi="Times New Roman" w:cs="Times New Roman"/>
        </w:rPr>
        <w:t>index (</w:t>
      </w:r>
      <w:proofErr w:type="spellStart"/>
      <w:r w:rsidR="00541652" w:rsidRPr="00246CE4">
        <w:rPr>
          <w:rFonts w:ascii="Times New Roman" w:eastAsiaTheme="majorEastAsia" w:hAnsi="Times New Roman" w:cs="Times New Roman"/>
        </w:rPr>
        <w:t>A</w:t>
      </w:r>
      <w:r w:rsidR="0068038A" w:rsidRPr="00246CE4">
        <w:rPr>
          <w:rFonts w:ascii="Times New Roman" w:eastAsiaTheme="majorEastAsia" w:hAnsi="Times New Roman" w:cs="Times New Roman"/>
        </w:rPr>
        <w:t>d</w:t>
      </w:r>
      <w:r w:rsidR="00541652" w:rsidRPr="00246CE4">
        <w:rPr>
          <w:rFonts w:ascii="Times New Roman" w:eastAsiaTheme="majorEastAsia" w:hAnsi="Times New Roman" w:cs="Times New Roman"/>
        </w:rPr>
        <w:t>I</w:t>
      </w:r>
      <w:proofErr w:type="spellEnd"/>
      <w:r w:rsidR="00541652" w:rsidRPr="00246CE4">
        <w:rPr>
          <w:rFonts w:ascii="Times New Roman" w:eastAsiaTheme="majorEastAsia" w:hAnsi="Times New Roman" w:cs="Times New Roman"/>
        </w:rPr>
        <w:t>)</w:t>
      </w:r>
      <w:r w:rsidR="00F05952" w:rsidRPr="00246CE4">
        <w:rPr>
          <w:rFonts w:ascii="Times New Roman" w:eastAsiaTheme="majorEastAsia" w:hAnsi="Times New Roman" w:cs="Times New Roman"/>
        </w:rPr>
        <w:t>,</w:t>
      </w:r>
      <w:r w:rsidR="00541652" w:rsidRPr="00246CE4">
        <w:rPr>
          <w:rFonts w:ascii="Times New Roman" w:eastAsiaTheme="majorEastAsia" w:hAnsi="Times New Roman" w:cs="Times New Roman"/>
        </w:rPr>
        <w:t xml:space="preserve"> </w:t>
      </w:r>
      <w:r w:rsidR="00FA127F" w:rsidRPr="00246CE4">
        <w:rPr>
          <w:rFonts w:ascii="Times New Roman" w:eastAsiaTheme="majorEastAsia" w:hAnsi="Times New Roman" w:cs="Times New Roman"/>
        </w:rPr>
        <w:t xml:space="preserve">were </w:t>
      </w:r>
      <w:r w:rsidR="001F1B1F" w:rsidRPr="00246CE4">
        <w:rPr>
          <w:rFonts w:ascii="Times New Roman" w:eastAsiaTheme="majorEastAsia" w:hAnsi="Times New Roman" w:cs="Times New Roman"/>
        </w:rPr>
        <w:t xml:space="preserve">developed based </w:t>
      </w:r>
      <w:r w:rsidR="00FA127F" w:rsidRPr="00246CE4">
        <w:rPr>
          <w:rFonts w:ascii="Times New Roman" w:eastAsiaTheme="majorEastAsia" w:hAnsi="Times New Roman" w:cs="Times New Roman"/>
        </w:rPr>
        <w:t>on principles</w:t>
      </w:r>
      <w:r w:rsidR="00FA64F9" w:rsidRPr="00246CE4">
        <w:rPr>
          <w:rFonts w:ascii="Times New Roman" w:eastAsiaTheme="majorEastAsia" w:hAnsi="Times New Roman" w:cs="Times New Roman"/>
        </w:rPr>
        <w:t xml:space="preserve"> </w:t>
      </w:r>
      <w:r w:rsidR="00BE155B" w:rsidRPr="00246CE4">
        <w:rPr>
          <w:rFonts w:ascii="Times New Roman" w:eastAsiaTheme="majorEastAsia" w:hAnsi="Times New Roman" w:cs="Times New Roman"/>
        </w:rPr>
        <w:t xml:space="preserve">from qualitative </w:t>
      </w:r>
      <w:r w:rsidR="003C4DAE" w:rsidRPr="00246CE4">
        <w:rPr>
          <w:rFonts w:ascii="Times New Roman" w:eastAsiaTheme="majorEastAsia" w:hAnsi="Times New Roman" w:cs="Times New Roman"/>
        </w:rPr>
        <w:t xml:space="preserve">multi-criteria </w:t>
      </w:r>
      <w:r w:rsidR="00DF55E8" w:rsidRPr="00246CE4">
        <w:rPr>
          <w:rFonts w:ascii="Times New Roman" w:eastAsiaTheme="majorEastAsia" w:hAnsi="Times New Roman" w:cs="Times New Roman"/>
        </w:rPr>
        <w:t>decision-making</w:t>
      </w:r>
      <w:r w:rsidR="00FA64F9" w:rsidRPr="00246CE4">
        <w:rPr>
          <w:rFonts w:ascii="Times New Roman" w:eastAsiaTheme="majorEastAsia" w:hAnsi="Times New Roman" w:cs="Times New Roman"/>
        </w:rPr>
        <w:t xml:space="preserve"> </w:t>
      </w:r>
      <w:r w:rsidR="00BD0043" w:rsidRPr="00246CE4">
        <w:rPr>
          <w:rFonts w:ascii="Times New Roman" w:eastAsiaTheme="majorEastAsia" w:hAnsi="Times New Roman" w:cs="Times New Roman"/>
        </w:rPr>
        <w:t>approaches</w:t>
      </w:r>
      <w:r w:rsidR="00DF4175" w:rsidRPr="00246CE4">
        <w:rPr>
          <w:rFonts w:ascii="Times New Roman" w:eastAsiaTheme="majorEastAsia" w:hAnsi="Times New Roman" w:cs="Times New Roman"/>
        </w:rPr>
        <w:t xml:space="preserve"> </w:t>
      </w:r>
      <w:r w:rsidR="00DF4175" w:rsidRPr="00246CE4">
        <w:rPr>
          <w:rFonts w:ascii="Times New Roman" w:eastAsiaTheme="majorEastAsia" w:hAnsi="Times New Roman" w:cs="Times New Roman"/>
        </w:rPr>
        <w:fldChar w:fldCharType="begin"/>
      </w:r>
      <w:r w:rsidR="00EE0ACE">
        <w:rPr>
          <w:rFonts w:ascii="Times New Roman" w:eastAsiaTheme="majorEastAsia" w:hAnsi="Times New Roman" w:cs="Times New Roman"/>
        </w:rPr>
        <w:instrText xml:space="preserve"> ADDIN ZOTERO_ITEM CSL_CITATION {"citationID":"0wmmMN3K","properties":{"formattedCitation":"(Ennaceur et al., 2013)","plainCitation":"(Ennaceur et al., 2013)","noteIndex":0},"citationItems":[{"id":89,"uris":["http://zotero.org/users/7033217/items/L8Q6C6L7"],"itemData":{"id":89,"type":"paper-conference","abstract":"This paper investigates a multi-criteria decision making method in an uncertain environment, where the uncertainty is represented using the belief function framework. Indeed, we suggest a novel methodology that tackles the challenge of introducing uncertainty in both the criterion and the alternative levels. On the one hand and in order to judge the criteria weights, our proposed approach suggests to use preference relations to elicitate the decision maker assessments. Therefore, the Analytic Hierarchy Process with qualitative belief function framework is adopted to get adequate numeric representation. On the other hand, our model assumes that the evaluation of each alternative with respect to each criterion may be imperfect and it can be represented by a basic belief assignment. That is why, a new aggregation procedure that is able to rank alternatives is introduced.","citation-key":"ennaceur2013","collection-title":"Lecture Notes in Computer Science","container-title":"Congress of the Italian Association for Artificial Intelligence, AI*IA'2013","DOI":"10.1007/978-3-319-03524-6_5","page":"48-59","publisher":"Springer International Publishing","publisher-place":"Turin, Italy","source":"HAL Archives Ouvertes","title":"Multicriteria Decision Making Based on Qualitative Assessments and Relational Belief","URL":"https://hal.science/hal-03649717","volume":"8249","author":[{"family":"Ennaceur","given":"Amel"},{"family":"Elouedi","given":"Zied"},{"family":"Lefevre","given":"Eric"}],"accessed":{"date-parts":[["2025",4,16]]},"issued":{"date-parts":[["2013",12]]}}}],"schema":"https://github.com/citation-style-language/schema/raw/master/csl-citation.json"} </w:instrText>
      </w:r>
      <w:r w:rsidR="00DF4175" w:rsidRPr="00246CE4">
        <w:rPr>
          <w:rFonts w:ascii="Times New Roman" w:eastAsiaTheme="majorEastAsia" w:hAnsi="Times New Roman" w:cs="Times New Roman"/>
        </w:rPr>
        <w:fldChar w:fldCharType="separate"/>
      </w:r>
      <w:r w:rsidR="00EE0ACE" w:rsidRPr="00EE0ACE">
        <w:rPr>
          <w:rFonts w:ascii="Times New Roman" w:hAnsi="Times New Roman" w:cs="Times New Roman"/>
        </w:rPr>
        <w:t>(Ennaceur et al., 2013)</w:t>
      </w:r>
      <w:r w:rsidR="00DF4175" w:rsidRPr="00246CE4">
        <w:rPr>
          <w:rFonts w:ascii="Times New Roman" w:eastAsiaTheme="majorEastAsia" w:hAnsi="Times New Roman" w:cs="Times New Roman"/>
        </w:rPr>
        <w:fldChar w:fldCharType="end"/>
      </w:r>
      <w:r w:rsidR="00DF55E8" w:rsidRPr="00246CE4">
        <w:rPr>
          <w:rFonts w:ascii="Times New Roman" w:eastAsiaTheme="majorEastAsia" w:hAnsi="Times New Roman" w:cs="Times New Roman"/>
        </w:rPr>
        <w:t>,</w:t>
      </w:r>
      <w:r w:rsidR="00284631" w:rsidRPr="00246CE4">
        <w:rPr>
          <w:rFonts w:ascii="Times New Roman" w:eastAsiaTheme="majorEastAsia" w:hAnsi="Times New Roman" w:cs="Times New Roman"/>
        </w:rPr>
        <w:t xml:space="preserve"> </w:t>
      </w:r>
      <w:r w:rsidR="00BD0043" w:rsidRPr="00246CE4">
        <w:rPr>
          <w:rFonts w:ascii="Times New Roman" w:eastAsiaTheme="majorEastAsia" w:hAnsi="Times New Roman" w:cs="Times New Roman"/>
        </w:rPr>
        <w:t xml:space="preserve">specifically the </w:t>
      </w:r>
      <w:r w:rsidR="00284631" w:rsidRPr="00246CE4">
        <w:rPr>
          <w:rFonts w:ascii="Times New Roman" w:eastAsiaTheme="majorEastAsia" w:hAnsi="Times New Roman" w:cs="Times New Roman"/>
        </w:rPr>
        <w:t>best worst metho</w:t>
      </w:r>
      <w:r w:rsidR="00BD0043" w:rsidRPr="00246CE4">
        <w:rPr>
          <w:rFonts w:ascii="Times New Roman" w:eastAsiaTheme="majorEastAsia" w:hAnsi="Times New Roman" w:cs="Times New Roman"/>
        </w:rPr>
        <w:t>d</w:t>
      </w:r>
      <w:r w:rsidR="001D7B69" w:rsidRPr="00246CE4">
        <w:rPr>
          <w:rFonts w:ascii="Times New Roman" w:eastAsiaTheme="majorEastAsia" w:hAnsi="Times New Roman" w:cs="Times New Roman"/>
        </w:rPr>
        <w:t xml:space="preserve"> </w:t>
      </w:r>
      <w:r w:rsidR="00DB66AA" w:rsidRPr="00246CE4">
        <w:rPr>
          <w:rFonts w:ascii="Times New Roman" w:eastAsiaTheme="majorEastAsia" w:hAnsi="Times New Roman" w:cs="Times New Roman"/>
        </w:rPr>
        <w:fldChar w:fldCharType="begin"/>
      </w:r>
      <w:r w:rsidR="00EE0ACE">
        <w:rPr>
          <w:rFonts w:ascii="Times New Roman" w:eastAsiaTheme="majorEastAsia" w:hAnsi="Times New Roman" w:cs="Times New Roman"/>
        </w:rPr>
        <w:instrText xml:space="preserve"> ADDIN ZOTERO_ITEM CSL_CITATION {"citationID":"dzO9zglP","properties":{"formattedCitation":"(Rezaei, 2016)","plainCitation":"(Rezaei, 2016)","noteIndex":0},"citationItems":[{"id":88,"uris":["http://zotero.org/users/7033217/items/9NC8PUGR"],"itemData":{"id":88,"type":"article-journal","abstract":"The Best Worst Method (BWM) is a multi-criteria decision-making method that uses two vectors of pairwise comparisons to determine the weights of criteria. First, the best (e.g. most desirable, most important), and the worst (e.g. least desirable, least important) criteria are identified by the decision-maker, after which the best criterion is compared to the other criteria, and the other criteria to the worst criterion. A non-linear minmax model is then used to identify the weights such that the maximum absolute difference between the weight ratios and their corresponding comparisons is minimized. The minmax model may result in multiple optimal solutions. Although, in some cases, decision-makers prefer to have multiple optimal solutions, in other cases they prefer to have a unique solution. The aim of this paper is twofold: firstly, we propose using interval analysis for the case of multiple optimal solutions, in which we show how the criteria can be weighed and ranked. Secondly, we propose a linear model for BWM, which is based on the same philosophy, but yields a unique solution.","citation-key":"rezaei2016","container-title":"Omega","DOI":"10.1016/j.omega.2015.12.001","ISSN":"0305-0483","journalAbbreviation":"Omega","page":"126-130","source":"ScienceDirect","title":"Best-worst multi-criteria decision-making method: Some properties and a linear model","title-short":"Best-worst multi-criteria decision-making method","volume":"64","author":[{"family":"Rezaei","given":"Jafar"}],"issued":{"date-parts":[["2016",10,1]]}}}],"schema":"https://github.com/citation-style-language/schema/raw/master/csl-citation.json"} </w:instrText>
      </w:r>
      <w:r w:rsidR="00DB66AA" w:rsidRPr="00246CE4">
        <w:rPr>
          <w:rFonts w:ascii="Times New Roman" w:eastAsiaTheme="majorEastAsia" w:hAnsi="Times New Roman" w:cs="Times New Roman"/>
        </w:rPr>
        <w:fldChar w:fldCharType="separate"/>
      </w:r>
      <w:r w:rsidR="00EE0ACE" w:rsidRPr="00EE0ACE">
        <w:rPr>
          <w:rFonts w:ascii="Times New Roman" w:hAnsi="Times New Roman" w:cs="Times New Roman"/>
        </w:rPr>
        <w:t>(Rezaei, 2016)</w:t>
      </w:r>
      <w:r w:rsidR="00DB66AA" w:rsidRPr="00246CE4">
        <w:rPr>
          <w:rFonts w:ascii="Times New Roman" w:eastAsiaTheme="majorEastAsia" w:hAnsi="Times New Roman" w:cs="Times New Roman"/>
        </w:rPr>
        <w:fldChar w:fldCharType="end"/>
      </w:r>
      <w:r w:rsidR="00BD0043" w:rsidRPr="00246CE4">
        <w:rPr>
          <w:rFonts w:ascii="Times New Roman" w:eastAsiaTheme="majorEastAsia" w:hAnsi="Times New Roman" w:cs="Times New Roman"/>
        </w:rPr>
        <w:t xml:space="preserve">, as well as </w:t>
      </w:r>
      <w:r w:rsidR="00347FC5" w:rsidRPr="00246CE4">
        <w:rPr>
          <w:rFonts w:ascii="Times New Roman" w:eastAsiaTheme="majorEastAsia" w:hAnsi="Times New Roman" w:cs="Times New Roman"/>
        </w:rPr>
        <w:t>bottl</w:t>
      </w:r>
      <w:r w:rsidR="00476937" w:rsidRPr="00246CE4">
        <w:rPr>
          <w:rFonts w:ascii="Times New Roman" w:eastAsiaTheme="majorEastAsia" w:hAnsi="Times New Roman" w:cs="Times New Roman"/>
        </w:rPr>
        <w:t>e</w:t>
      </w:r>
      <w:r w:rsidR="00347FC5" w:rsidRPr="00246CE4">
        <w:rPr>
          <w:rFonts w:ascii="Times New Roman" w:eastAsiaTheme="majorEastAsia" w:hAnsi="Times New Roman" w:cs="Times New Roman"/>
        </w:rPr>
        <w:t xml:space="preserve">neck </w:t>
      </w:r>
      <w:r w:rsidR="00B20575" w:rsidRPr="00246CE4">
        <w:rPr>
          <w:rFonts w:ascii="Times New Roman" w:eastAsiaTheme="majorEastAsia" w:hAnsi="Times New Roman" w:cs="Times New Roman"/>
        </w:rPr>
        <w:t>analysis</w:t>
      </w:r>
      <w:r w:rsidR="002151E5" w:rsidRPr="00246CE4">
        <w:rPr>
          <w:rFonts w:ascii="Times New Roman" w:eastAsiaTheme="majorEastAsia" w:hAnsi="Times New Roman" w:cs="Times New Roman"/>
        </w:rPr>
        <w:t xml:space="preserve"> </w:t>
      </w:r>
      <w:r w:rsidR="002151E5" w:rsidRPr="00246CE4">
        <w:rPr>
          <w:rFonts w:ascii="Times New Roman" w:eastAsiaTheme="majorEastAsia" w:hAnsi="Times New Roman" w:cs="Times New Roman"/>
        </w:rPr>
        <w:fldChar w:fldCharType="begin"/>
      </w:r>
      <w:r w:rsidR="00EE0ACE">
        <w:rPr>
          <w:rFonts w:ascii="Times New Roman" w:eastAsiaTheme="majorEastAsia" w:hAnsi="Times New Roman" w:cs="Times New Roman"/>
        </w:rPr>
        <w:instrText xml:space="preserve"> ADDIN ZOTERO_ITEM CSL_CITATION {"citationID":"ZavbZh4J","properties":{"formattedCitation":"(Small, 2015)","plainCitation":"(Small, 2015)","noteIndex":0},"citationItems":[{"id":87,"uris":["http://zotero.org/users/7033217/items/PLWV5G65"],"itemData":{"id":87,"type":"article-journal","abstract":"The bottleneck model of congestion with endogenous scheduling has become a standard tool of transportation economics. It provides surprising insights about the time pattern of congestion, optimal pricing, and many distinct inefficiencies of unpriced equilibria including wrong departure order with heterogeneous preferences, wrong allocation of users across links of a network, and wrong order in which parking spaces are occupied. It illuminates the roles of travel-time reliability, traffic information, and extreme congestion (“hypercongestion”). It has been developed for use in practical network planning. Future use will probably emphasize greater realism, leading to more practical applications.","citation-key":"small2015","collection-title":"Special Issue on Collective Contributions in the Honor of Richard Arnott","container-title":"Economics of Transportation","DOI":"10.1016/j.ecotra.2015.01.001","ISSN":"2212-0122","issue":"1","journalAbbreviation":"Economics of Transportation","page":"110-117","source":"ScienceDirect","title":"The bottleneck model: An assessment and interpretation","title-short":"The bottleneck model","volume":"4","author":[{"family":"Small","given":"Kenneth A."}],"issued":{"date-parts":[["2015",3,1]]}}}],"schema":"https://github.com/citation-style-language/schema/raw/master/csl-citation.json"} </w:instrText>
      </w:r>
      <w:r w:rsidR="002151E5" w:rsidRPr="00246CE4">
        <w:rPr>
          <w:rFonts w:ascii="Times New Roman" w:eastAsiaTheme="majorEastAsia" w:hAnsi="Times New Roman" w:cs="Times New Roman"/>
        </w:rPr>
        <w:fldChar w:fldCharType="separate"/>
      </w:r>
      <w:r w:rsidR="00EE0ACE" w:rsidRPr="00EE0ACE">
        <w:rPr>
          <w:rFonts w:ascii="Times New Roman" w:hAnsi="Times New Roman" w:cs="Times New Roman"/>
        </w:rPr>
        <w:t>(Small, 2015)</w:t>
      </w:r>
      <w:r w:rsidR="002151E5" w:rsidRPr="00246CE4">
        <w:rPr>
          <w:rFonts w:ascii="Times New Roman" w:eastAsiaTheme="majorEastAsia" w:hAnsi="Times New Roman" w:cs="Times New Roman"/>
        </w:rPr>
        <w:fldChar w:fldCharType="end"/>
      </w:r>
      <w:r w:rsidR="005C4862" w:rsidRPr="00246CE4">
        <w:rPr>
          <w:rFonts w:ascii="Times New Roman" w:eastAsiaTheme="majorEastAsia" w:hAnsi="Times New Roman" w:cs="Times New Roman"/>
        </w:rPr>
        <w:t>.</w:t>
      </w:r>
    </w:p>
    <w:p w14:paraId="20A1937D" w14:textId="26E6B79E" w:rsidR="006257A1" w:rsidRPr="00246CE4" w:rsidRDefault="00BD0043" w:rsidP="00E62117">
      <w:pPr>
        <w:pStyle w:val="ListParagraph"/>
        <w:numPr>
          <w:ilvl w:val="0"/>
          <w:numId w:val="42"/>
        </w:numPr>
        <w:jc w:val="both"/>
        <w:rPr>
          <w:rFonts w:ascii="Times New Roman" w:eastAsiaTheme="majorEastAsia" w:hAnsi="Times New Roman" w:cs="Times New Roman"/>
        </w:rPr>
      </w:pPr>
      <w:r w:rsidRPr="00246CE4">
        <w:rPr>
          <w:rFonts w:ascii="Times New Roman" w:eastAsiaTheme="majorEastAsia" w:hAnsi="Times New Roman" w:cs="Times New Roman"/>
        </w:rPr>
        <w:t>O</w:t>
      </w:r>
      <w:r w:rsidR="00643694" w:rsidRPr="00246CE4">
        <w:rPr>
          <w:rFonts w:ascii="Times New Roman" w:eastAsiaTheme="majorEastAsia" w:hAnsi="Times New Roman" w:cs="Times New Roman"/>
        </w:rPr>
        <w:t xml:space="preserve">DI quantifies the average difficulty across all stages and is </w:t>
      </w:r>
      <w:r w:rsidR="006257A1" w:rsidRPr="00246CE4">
        <w:rPr>
          <w:rFonts w:ascii="Times New Roman" w:eastAsiaTheme="majorEastAsia" w:hAnsi="Times New Roman" w:cs="Times New Roman"/>
        </w:rPr>
        <w:t xml:space="preserve">calculated </w:t>
      </w:r>
      <w:r w:rsidR="00576287" w:rsidRPr="00246CE4">
        <w:rPr>
          <w:rFonts w:ascii="Times New Roman" w:eastAsiaTheme="majorEastAsia" w:hAnsi="Times New Roman" w:cs="Times New Roman"/>
        </w:rPr>
        <w:t>according to Equation 1</w:t>
      </w:r>
      <w:r w:rsidR="006257A1" w:rsidRPr="00246CE4">
        <w:rPr>
          <w:rFonts w:ascii="Times New Roman" w:eastAsiaTheme="majorEastAsia" w:hAnsi="Times New Roman" w:cs="Times New Roman"/>
        </w:rPr>
        <w:t xml:space="preserve">: </w:t>
      </w:r>
    </w:p>
    <w:p w14:paraId="28CEBC12" w14:textId="1833B193" w:rsidR="00D176E6" w:rsidRPr="00246CE4" w:rsidRDefault="008F0337" w:rsidP="003C5113">
      <w:pPr>
        <w:jc w:val="center"/>
      </w:pPr>
      <m:oMath>
        <m:r>
          <w:rPr>
            <w:rFonts w:ascii="Cambria Math" w:eastAsiaTheme="majorEastAsia" w:hAnsi="Cambria Math" w:cs="Times New Roman"/>
          </w:rPr>
          <m:t>ODI=</m:t>
        </m:r>
        <m:f>
          <m:fPr>
            <m:ctrlPr>
              <w:rPr>
                <w:rFonts w:ascii="Cambria Math" w:eastAsiaTheme="majorEastAsia" w:hAnsi="Cambria Math" w:cs="Times New Roman"/>
                <w:vertAlign w:val="subscript"/>
              </w:rPr>
            </m:ctrlPr>
          </m:fPr>
          <m:num>
            <m:d>
              <m:dPr>
                <m:ctrlPr>
                  <w:rPr>
                    <w:rFonts w:ascii="Cambria Math" w:eastAsiaTheme="majorEastAsia" w:hAnsi="Cambria Math" w:cs="Times New Roman"/>
                    <w:i/>
                  </w:rPr>
                </m:ctrlPr>
              </m:dPr>
              <m:e>
                <m:r>
                  <w:rPr>
                    <w:rFonts w:ascii="Cambria Math" w:eastAsiaTheme="majorEastAsia" w:hAnsi="Cambria Math" w:cs="Times New Roman"/>
                  </w:rPr>
                  <m:t>Σ</m:t>
                </m:r>
                <m:r>
                  <m:rPr>
                    <m:sty m:val="p"/>
                  </m:rPr>
                  <w:rPr>
                    <w:rFonts w:ascii="Cambria Math" w:eastAsiaTheme="majorEastAsia" w:hAnsi="Cambria Math" w:cs="Times New Roman"/>
                  </w:rPr>
                  <m:t>D</m:t>
                </m:r>
                <m:r>
                  <m:rPr>
                    <m:sty m:val="p"/>
                  </m:rPr>
                  <w:rPr>
                    <w:rFonts w:ascii="Cambria Math" w:eastAsiaTheme="majorEastAsia" w:hAnsi="Cambria Math" w:cs="Times New Roman"/>
                    <w:vertAlign w:val="subscript"/>
                  </w:rPr>
                  <m:t>i</m:t>
                </m:r>
                <m:ctrlPr>
                  <w:rPr>
                    <w:rFonts w:ascii="Cambria Math" w:eastAsiaTheme="majorEastAsia" w:hAnsi="Cambria Math" w:cs="Times New Roman"/>
                    <w:vertAlign w:val="subscript"/>
                  </w:rPr>
                </m:ctrlPr>
              </m:e>
            </m:d>
            <m:ctrlPr>
              <w:rPr>
                <w:rFonts w:ascii="Cambria Math" w:eastAsiaTheme="majorEastAsia" w:hAnsi="Cambria Math" w:cs="Times New Roman"/>
                <w:i/>
              </w:rPr>
            </m:ctrlPr>
          </m:num>
          <m:den>
            <m:r>
              <w:rPr>
                <w:rFonts w:ascii="Cambria Math" w:eastAsiaTheme="majorEastAsia" w:hAnsi="Cambria Math" w:cs="Times New Roman"/>
              </w:rPr>
              <m:t>n</m:t>
            </m:r>
          </m:den>
        </m:f>
        <m:r>
          <w:rPr>
            <w:rFonts w:ascii="Cambria Math" w:eastAsiaTheme="majorEastAsia" w:hAnsi="Cambria Math" w:cs="Times New Roman"/>
            <w:vertAlign w:val="subscript"/>
          </w:rPr>
          <m:t xml:space="preserve"> </m:t>
        </m:r>
      </m:oMath>
      <w:r w:rsidR="00D176E6" w:rsidRPr="00246CE4">
        <w:t>(</w:t>
      </w:r>
      <w:r w:rsidR="00D176E6" w:rsidRPr="00246CE4">
        <w:fldChar w:fldCharType="begin"/>
      </w:r>
      <w:r w:rsidR="00D176E6" w:rsidRPr="00246CE4">
        <w:instrText xml:space="preserve"> SEQ Equation \* ARABIC </w:instrText>
      </w:r>
      <w:r w:rsidR="00D176E6" w:rsidRPr="00246CE4">
        <w:fldChar w:fldCharType="separate"/>
      </w:r>
      <w:r w:rsidR="00D176E6" w:rsidRPr="00246CE4">
        <w:t>1</w:t>
      </w:r>
      <w:r w:rsidR="00D176E6" w:rsidRPr="00246CE4">
        <w:fldChar w:fldCharType="end"/>
      </w:r>
      <w:r w:rsidR="00D176E6" w:rsidRPr="00246CE4">
        <w:t>)</w:t>
      </w:r>
    </w:p>
    <w:p w14:paraId="0F49917B" w14:textId="7BD8007C" w:rsidR="002440AE" w:rsidRPr="00246CE4" w:rsidRDefault="001F2980" w:rsidP="001F1B1F">
      <w:pPr>
        <w:rPr>
          <w:rFonts w:ascii="Times New Roman" w:eastAsiaTheme="majorEastAsia" w:hAnsi="Times New Roman" w:cs="Times New Roman"/>
        </w:rPr>
      </w:pPr>
      <w:r w:rsidRPr="00246CE4">
        <w:rPr>
          <w:rFonts w:ascii="Times New Roman" w:eastAsiaTheme="majorEastAsia" w:hAnsi="Times New Roman" w:cs="Times New Roman"/>
        </w:rPr>
        <w:t xml:space="preserve">Where </w:t>
      </w:r>
      <w:r w:rsidR="004A528B" w:rsidRPr="00246CE4">
        <w:rPr>
          <w:rFonts w:ascii="Times New Roman" w:eastAsiaTheme="majorEastAsia" w:hAnsi="Times New Roman" w:cs="Times New Roman"/>
        </w:rPr>
        <w:t>D</w:t>
      </w:r>
      <w:r w:rsidR="004A528B" w:rsidRPr="00246CE4">
        <w:rPr>
          <w:rFonts w:ascii="Times New Roman" w:eastAsiaTheme="majorEastAsia" w:hAnsi="Times New Roman" w:cs="Times New Roman"/>
          <w:vertAlign w:val="subscript"/>
        </w:rPr>
        <w:t>i</w:t>
      </w:r>
      <w:r w:rsidR="004A528B" w:rsidRPr="00246CE4">
        <w:rPr>
          <w:rFonts w:ascii="Times New Roman" w:eastAsiaTheme="majorEastAsia" w:hAnsi="Times New Roman" w:cs="Times New Roman"/>
        </w:rPr>
        <w:t xml:space="preserve"> is the difficulty score for stage </w:t>
      </w:r>
      <w:proofErr w:type="spellStart"/>
      <w:r w:rsidR="004A528B" w:rsidRPr="00246CE4">
        <w:rPr>
          <w:rFonts w:ascii="Times New Roman" w:eastAsiaTheme="majorEastAsia" w:hAnsi="Times New Roman" w:cs="Times New Roman"/>
        </w:rPr>
        <w:t>i</w:t>
      </w:r>
      <w:proofErr w:type="spellEnd"/>
      <w:r w:rsidR="004A528B" w:rsidRPr="00246CE4">
        <w:rPr>
          <w:rFonts w:ascii="Times New Roman" w:eastAsiaTheme="majorEastAsia" w:hAnsi="Times New Roman" w:cs="Times New Roman"/>
        </w:rPr>
        <w:t xml:space="preserve">, and n is the total number of evaluated stages. </w:t>
      </w:r>
    </w:p>
    <w:p w14:paraId="3F1F5E26" w14:textId="36836519" w:rsidR="003C1018" w:rsidRPr="00246CE4" w:rsidRDefault="00292353" w:rsidP="001F1B1F">
      <w:pPr>
        <w:pStyle w:val="ListParagraph"/>
        <w:numPr>
          <w:ilvl w:val="0"/>
          <w:numId w:val="42"/>
        </w:numPr>
        <w:rPr>
          <w:rFonts w:ascii="Times New Roman" w:eastAsiaTheme="majorEastAsia" w:hAnsi="Times New Roman" w:cs="Times New Roman"/>
        </w:rPr>
      </w:pPr>
      <w:r w:rsidRPr="00246CE4">
        <w:rPr>
          <w:rFonts w:ascii="Times New Roman" w:eastAsiaTheme="majorEastAsia" w:hAnsi="Times New Roman" w:cs="Times New Roman"/>
        </w:rPr>
        <w:t>C</w:t>
      </w:r>
      <w:r w:rsidR="00237275" w:rsidRPr="00246CE4">
        <w:rPr>
          <w:rFonts w:ascii="Times New Roman" w:eastAsiaTheme="majorEastAsia" w:hAnsi="Times New Roman" w:cs="Times New Roman"/>
        </w:rPr>
        <w:t xml:space="preserve">S identifies the number of stages categorized as high difficulty (red level), which may represent potential bottlenecks in the system. </w:t>
      </w:r>
      <w:r w:rsidR="00576287" w:rsidRPr="00246CE4">
        <w:rPr>
          <w:rFonts w:ascii="Times New Roman" w:eastAsiaTheme="majorEastAsia" w:hAnsi="Times New Roman" w:cs="Times New Roman"/>
        </w:rPr>
        <w:t xml:space="preserve">It calculates </w:t>
      </w:r>
      <w:r w:rsidR="00237275" w:rsidRPr="00246CE4">
        <w:rPr>
          <w:rFonts w:ascii="Times New Roman" w:eastAsiaTheme="majorEastAsia" w:hAnsi="Times New Roman" w:cs="Times New Roman"/>
        </w:rPr>
        <w:t>as</w:t>
      </w:r>
      <w:r w:rsidR="00576287" w:rsidRPr="00246CE4">
        <w:rPr>
          <w:rFonts w:ascii="Times New Roman" w:eastAsiaTheme="majorEastAsia" w:hAnsi="Times New Roman" w:cs="Times New Roman"/>
        </w:rPr>
        <w:t xml:space="preserve"> shown in Equation 2</w:t>
      </w:r>
      <w:r w:rsidR="00237275" w:rsidRPr="00246CE4">
        <w:rPr>
          <w:rFonts w:ascii="Times New Roman" w:eastAsiaTheme="majorEastAsia" w:hAnsi="Times New Roman" w:cs="Times New Roman"/>
        </w:rPr>
        <w:t>:</w:t>
      </w:r>
    </w:p>
    <w:p w14:paraId="57BD05A1" w14:textId="05C8405F" w:rsidR="003015FD" w:rsidRPr="00EB39F9" w:rsidRDefault="003015FD" w:rsidP="003C5113">
      <w:pPr>
        <w:pStyle w:val="Caption"/>
        <w:jc w:val="center"/>
        <w:rPr>
          <w:rFonts w:ascii="Times New Roman" w:eastAsiaTheme="majorEastAsia" w:hAnsi="Times New Roman" w:cs="Times New Roman"/>
          <w:color w:val="000000" w:themeColor="text1"/>
          <w:sz w:val="24"/>
          <w:szCs w:val="24"/>
        </w:rPr>
      </w:pPr>
      <m:oMath>
        <m:r>
          <w:rPr>
            <w:rFonts w:ascii="Cambria Math" w:eastAsiaTheme="majorEastAsia" w:hAnsi="Cambria Math" w:cs="Times New Roman"/>
            <w:color w:val="000000" w:themeColor="text1"/>
            <w:sz w:val="24"/>
            <w:szCs w:val="24"/>
          </w:rPr>
          <m:t>CS=Σ δ(Di = 3)</m:t>
        </m:r>
      </m:oMath>
      <w:r w:rsidR="00D176E6" w:rsidRPr="00EB39F9">
        <w:rPr>
          <w:rFonts w:ascii="Times New Roman" w:eastAsiaTheme="majorEastAsia" w:hAnsi="Times New Roman" w:cs="Times New Roman"/>
          <w:i w:val="0"/>
          <w:iCs w:val="0"/>
          <w:color w:val="000000" w:themeColor="text1"/>
          <w:sz w:val="24"/>
          <w:szCs w:val="24"/>
        </w:rPr>
        <w:t xml:space="preserve"> (</w:t>
      </w:r>
      <w:r w:rsidR="00D176E6" w:rsidRPr="00EB39F9">
        <w:rPr>
          <w:rFonts w:ascii="Times New Roman" w:eastAsiaTheme="majorEastAsia" w:hAnsi="Times New Roman" w:cs="Times New Roman"/>
          <w:i w:val="0"/>
          <w:iCs w:val="0"/>
          <w:color w:val="000000" w:themeColor="text1"/>
          <w:sz w:val="24"/>
          <w:szCs w:val="24"/>
        </w:rPr>
        <w:fldChar w:fldCharType="begin"/>
      </w:r>
      <w:r w:rsidR="00D176E6" w:rsidRPr="00EB39F9">
        <w:rPr>
          <w:rFonts w:ascii="Times New Roman" w:eastAsiaTheme="majorEastAsia" w:hAnsi="Times New Roman" w:cs="Times New Roman"/>
          <w:i w:val="0"/>
          <w:iCs w:val="0"/>
          <w:color w:val="000000" w:themeColor="text1"/>
          <w:sz w:val="24"/>
          <w:szCs w:val="24"/>
        </w:rPr>
        <w:instrText xml:space="preserve"> SEQ Equation \* ARABIC </w:instrText>
      </w:r>
      <w:r w:rsidR="00D176E6" w:rsidRPr="00EB39F9">
        <w:rPr>
          <w:rFonts w:ascii="Times New Roman" w:eastAsiaTheme="majorEastAsia" w:hAnsi="Times New Roman" w:cs="Times New Roman"/>
          <w:i w:val="0"/>
          <w:iCs w:val="0"/>
          <w:color w:val="000000" w:themeColor="text1"/>
          <w:sz w:val="24"/>
          <w:szCs w:val="24"/>
        </w:rPr>
        <w:fldChar w:fldCharType="separate"/>
      </w:r>
      <w:r w:rsidR="00D176E6" w:rsidRPr="00EB39F9">
        <w:rPr>
          <w:rFonts w:ascii="Times New Roman" w:eastAsiaTheme="majorEastAsia" w:hAnsi="Times New Roman" w:cs="Times New Roman"/>
          <w:i w:val="0"/>
          <w:iCs w:val="0"/>
          <w:color w:val="000000" w:themeColor="text1"/>
          <w:sz w:val="24"/>
          <w:szCs w:val="24"/>
        </w:rPr>
        <w:t>2</w:t>
      </w:r>
      <w:r w:rsidR="00D176E6" w:rsidRPr="00EB39F9">
        <w:rPr>
          <w:rFonts w:ascii="Times New Roman" w:eastAsiaTheme="majorEastAsia" w:hAnsi="Times New Roman" w:cs="Times New Roman"/>
          <w:i w:val="0"/>
          <w:iCs w:val="0"/>
          <w:color w:val="000000" w:themeColor="text1"/>
          <w:sz w:val="24"/>
          <w:szCs w:val="24"/>
        </w:rPr>
        <w:fldChar w:fldCharType="end"/>
      </w:r>
      <w:r w:rsidR="00D176E6" w:rsidRPr="00EB39F9">
        <w:rPr>
          <w:rFonts w:ascii="Times New Roman" w:eastAsiaTheme="majorEastAsia" w:hAnsi="Times New Roman" w:cs="Times New Roman"/>
          <w:i w:val="0"/>
          <w:iCs w:val="0"/>
          <w:color w:val="000000" w:themeColor="text1"/>
          <w:sz w:val="24"/>
          <w:szCs w:val="24"/>
        </w:rPr>
        <w:t>)</w:t>
      </w:r>
    </w:p>
    <w:p w14:paraId="1D03E2B6" w14:textId="532E12AD" w:rsidR="004A528B" w:rsidRPr="00246CE4" w:rsidRDefault="003C1018" w:rsidP="00E62117">
      <w:pPr>
        <w:jc w:val="both"/>
        <w:rPr>
          <w:rFonts w:ascii="Times New Roman" w:eastAsiaTheme="majorEastAsia" w:hAnsi="Times New Roman" w:cs="Times New Roman"/>
        </w:rPr>
      </w:pPr>
      <w:r w:rsidRPr="00246CE4">
        <w:rPr>
          <w:rFonts w:ascii="Times New Roman" w:eastAsiaTheme="majorEastAsia" w:hAnsi="Times New Roman" w:cs="Times New Roman"/>
        </w:rPr>
        <w:t xml:space="preserve">Where </w:t>
      </w:r>
      <w:r w:rsidRPr="00246CE4">
        <w:rPr>
          <w:rFonts w:ascii="Cambria Math" w:eastAsiaTheme="majorEastAsia" w:hAnsi="Cambria Math" w:cs="Cambria Math"/>
        </w:rPr>
        <w:t>𝛿</w:t>
      </w:r>
      <w:r w:rsidRPr="00246CE4">
        <w:rPr>
          <w:rFonts w:ascii="Times New Roman" w:eastAsiaTheme="majorEastAsia" w:hAnsi="Times New Roman" w:cs="Times New Roman"/>
        </w:rPr>
        <w:t>(D</w:t>
      </w:r>
      <w:r w:rsidRPr="00246CE4">
        <w:rPr>
          <w:rFonts w:ascii="Times New Roman" w:eastAsiaTheme="majorEastAsia" w:hAnsi="Times New Roman" w:cs="Times New Roman"/>
          <w:vertAlign w:val="subscript"/>
        </w:rPr>
        <w:t>i</w:t>
      </w:r>
      <w:r w:rsidRPr="00246CE4">
        <w:rPr>
          <w:rFonts w:ascii="Times New Roman" w:eastAsiaTheme="majorEastAsia" w:hAnsi="Times New Roman" w:cs="Times New Roman"/>
        </w:rPr>
        <w:t>=3) is an indicator function that returns 1 if the stage difficulty equals 3 and 0 otherwise.</w:t>
      </w:r>
    </w:p>
    <w:p w14:paraId="4402DC13" w14:textId="56689A7D" w:rsidR="00541BC3" w:rsidRPr="00246CE4" w:rsidRDefault="00292353" w:rsidP="00E62117">
      <w:pPr>
        <w:pStyle w:val="ListParagraph"/>
        <w:numPr>
          <w:ilvl w:val="0"/>
          <w:numId w:val="42"/>
        </w:numPr>
        <w:jc w:val="both"/>
        <w:rPr>
          <w:rFonts w:ascii="Times New Roman" w:eastAsiaTheme="majorEastAsia" w:hAnsi="Times New Roman" w:cs="Times New Roman"/>
        </w:rPr>
      </w:pPr>
      <w:proofErr w:type="spellStart"/>
      <w:r w:rsidRPr="00246CE4">
        <w:rPr>
          <w:rFonts w:ascii="Times New Roman" w:eastAsiaTheme="majorEastAsia" w:hAnsi="Times New Roman" w:cs="Times New Roman"/>
        </w:rPr>
        <w:lastRenderedPageBreak/>
        <w:t>A</w:t>
      </w:r>
      <w:r w:rsidR="00855A9D" w:rsidRPr="00246CE4">
        <w:rPr>
          <w:rFonts w:ascii="Times New Roman" w:eastAsiaTheme="majorEastAsia" w:hAnsi="Times New Roman" w:cs="Times New Roman"/>
        </w:rPr>
        <w:t>d</w:t>
      </w:r>
      <w:r w:rsidR="006137B6" w:rsidRPr="00246CE4">
        <w:rPr>
          <w:rFonts w:ascii="Times New Roman" w:eastAsiaTheme="majorEastAsia" w:hAnsi="Times New Roman" w:cs="Times New Roman"/>
        </w:rPr>
        <w:t>I</w:t>
      </w:r>
      <w:proofErr w:type="spellEnd"/>
      <w:r w:rsidR="003A5754" w:rsidRPr="00246CE4">
        <w:rPr>
          <w:rFonts w:ascii="Times New Roman" w:eastAsiaTheme="majorEastAsia" w:hAnsi="Times New Roman" w:cs="Times New Roman"/>
        </w:rPr>
        <w:t xml:space="preserve"> </w:t>
      </w:r>
      <w:r w:rsidR="006137B6" w:rsidRPr="00246CE4">
        <w:rPr>
          <w:rFonts w:ascii="Times New Roman" w:eastAsiaTheme="majorEastAsia" w:hAnsi="Times New Roman" w:cs="Times New Roman"/>
        </w:rPr>
        <w:t xml:space="preserve">reflects the percentage of stages rated as low difficulty, indicating the </w:t>
      </w:r>
      <w:r w:rsidR="00DF55E8" w:rsidRPr="00246CE4">
        <w:rPr>
          <w:rFonts w:ascii="Times New Roman" w:eastAsiaTheme="majorEastAsia" w:hAnsi="Times New Roman" w:cs="Times New Roman"/>
        </w:rPr>
        <w:t>extent</w:t>
      </w:r>
      <w:r w:rsidR="006137B6" w:rsidRPr="00246CE4">
        <w:rPr>
          <w:rFonts w:ascii="Times New Roman" w:eastAsiaTheme="majorEastAsia" w:hAnsi="Times New Roman" w:cs="Times New Roman"/>
        </w:rPr>
        <w:t xml:space="preserve"> to which </w:t>
      </w:r>
      <w:r w:rsidR="003A5754" w:rsidRPr="00246CE4">
        <w:rPr>
          <w:rFonts w:ascii="Times New Roman" w:eastAsiaTheme="majorEastAsia" w:hAnsi="Times New Roman" w:cs="Times New Roman"/>
        </w:rPr>
        <w:t>the DRAM can be readily a</w:t>
      </w:r>
      <w:r w:rsidR="005A5D30" w:rsidRPr="00246CE4">
        <w:rPr>
          <w:rFonts w:ascii="Times New Roman" w:eastAsiaTheme="majorEastAsia" w:hAnsi="Times New Roman" w:cs="Times New Roman"/>
        </w:rPr>
        <w:t>pplied</w:t>
      </w:r>
      <w:r w:rsidR="008B025E" w:rsidRPr="00246CE4">
        <w:rPr>
          <w:rFonts w:ascii="Times New Roman" w:eastAsiaTheme="majorEastAsia" w:hAnsi="Times New Roman" w:cs="Times New Roman"/>
        </w:rPr>
        <w:t xml:space="preserve">. </w:t>
      </w:r>
      <w:r w:rsidR="003A47A4" w:rsidRPr="00246CE4">
        <w:rPr>
          <w:rFonts w:ascii="Times New Roman" w:eastAsiaTheme="majorEastAsia" w:hAnsi="Times New Roman" w:cs="Times New Roman"/>
        </w:rPr>
        <w:t>It is calculated by</w:t>
      </w:r>
      <w:r w:rsidR="00576287" w:rsidRPr="00246CE4">
        <w:rPr>
          <w:rFonts w:ascii="Times New Roman" w:eastAsiaTheme="majorEastAsia" w:hAnsi="Times New Roman" w:cs="Times New Roman"/>
        </w:rPr>
        <w:t xml:space="preserve"> Equation 3 as</w:t>
      </w:r>
      <w:r w:rsidR="003A47A4" w:rsidRPr="00246CE4">
        <w:rPr>
          <w:rFonts w:ascii="Times New Roman" w:eastAsiaTheme="majorEastAsia" w:hAnsi="Times New Roman" w:cs="Times New Roman"/>
        </w:rPr>
        <w:t>:</w:t>
      </w:r>
    </w:p>
    <w:p w14:paraId="4FDBB27F" w14:textId="6A198C3B" w:rsidR="004B13AF" w:rsidRPr="00EB39F9" w:rsidRDefault="004B13AF" w:rsidP="003C5113">
      <w:pPr>
        <w:pStyle w:val="Caption"/>
        <w:rPr>
          <w:rFonts w:ascii="Times New Roman" w:eastAsiaTheme="majorEastAsia" w:hAnsi="Times New Roman" w:cs="Times New Roman"/>
          <w:color w:val="000000" w:themeColor="text1"/>
          <w:sz w:val="24"/>
          <w:szCs w:val="24"/>
        </w:rPr>
      </w:pPr>
      <m:oMathPara>
        <m:oMathParaPr>
          <m:jc m:val="center"/>
        </m:oMathParaPr>
        <m:oMath>
          <m:r>
            <w:rPr>
              <w:rFonts w:ascii="Cambria Math" w:eastAsiaTheme="majorEastAsia" w:hAnsi="Cambria Math" w:cs="Times New Roman"/>
              <w:color w:val="000000" w:themeColor="text1"/>
              <w:sz w:val="24"/>
              <w:szCs w:val="24"/>
            </w:rPr>
            <m:t>AdI=</m:t>
          </m:r>
          <m:d>
            <m:dPr>
              <m:begChr m:val="["/>
              <m:endChr m:val="]"/>
              <m:ctrlPr>
                <w:rPr>
                  <w:rFonts w:ascii="Cambria Math" w:eastAsiaTheme="majorEastAsia" w:hAnsi="Cambria Math" w:cs="Times New Roman"/>
                  <w:i w:val="0"/>
                  <w:color w:val="000000" w:themeColor="text1"/>
                  <w:sz w:val="24"/>
                  <w:szCs w:val="24"/>
                </w:rPr>
              </m:ctrlPr>
            </m:dPr>
            <m:e>
              <m:f>
                <m:fPr>
                  <m:ctrlPr>
                    <w:rPr>
                      <w:rFonts w:ascii="Cambria Math" w:eastAsiaTheme="majorEastAsia" w:hAnsi="Cambria Math" w:cs="Times New Roman"/>
                      <w:color w:val="000000" w:themeColor="text1"/>
                      <w:sz w:val="24"/>
                      <w:szCs w:val="24"/>
                    </w:rPr>
                  </m:ctrlPr>
                </m:fPr>
                <m:num>
                  <m:r>
                    <w:rPr>
                      <w:rFonts w:ascii="Cambria Math" w:eastAsiaTheme="majorEastAsia" w:hAnsi="Cambria Math" w:cs="Times New Roman"/>
                      <w:color w:val="000000" w:themeColor="text1"/>
                      <w:sz w:val="24"/>
                      <w:szCs w:val="24"/>
                    </w:rPr>
                    <m:t>Σ δ</m:t>
                  </m:r>
                  <m:d>
                    <m:dPr>
                      <m:ctrlPr>
                        <w:rPr>
                          <w:rFonts w:ascii="Cambria Math" w:eastAsiaTheme="majorEastAsia" w:hAnsi="Cambria Math" w:cs="Times New Roman"/>
                          <w:color w:val="000000" w:themeColor="text1"/>
                          <w:sz w:val="24"/>
                          <w:szCs w:val="24"/>
                        </w:rPr>
                      </m:ctrlPr>
                    </m:dPr>
                    <m:e>
                      <m:r>
                        <w:rPr>
                          <w:rFonts w:ascii="Cambria Math" w:eastAsiaTheme="majorEastAsia" w:hAnsi="Cambria Math" w:cs="Times New Roman"/>
                          <w:color w:val="000000" w:themeColor="text1"/>
                          <w:sz w:val="24"/>
                          <w:szCs w:val="24"/>
                        </w:rPr>
                        <m:t>Di = 1</m:t>
                      </m:r>
                    </m:e>
                  </m:d>
                </m:num>
                <m:den>
                  <m:r>
                    <w:rPr>
                      <w:rFonts w:ascii="Cambria Math" w:eastAsiaTheme="majorEastAsia" w:hAnsi="Cambria Math" w:cs="Times New Roman"/>
                      <w:color w:val="000000" w:themeColor="text1"/>
                      <w:sz w:val="24"/>
                      <w:szCs w:val="24"/>
                    </w:rPr>
                    <m:t>n</m:t>
                  </m:r>
                </m:den>
              </m:f>
            </m:e>
          </m:d>
          <m:r>
            <w:rPr>
              <w:rFonts w:ascii="Cambria Math" w:eastAsiaTheme="majorEastAsia" w:hAnsi="Cambria Math" w:cs="Times New Roman"/>
              <w:color w:val="000000" w:themeColor="text1"/>
              <w:sz w:val="24"/>
              <w:szCs w:val="24"/>
            </w:rPr>
            <m:t>× 100 (</m:t>
          </m:r>
          <m:r>
            <m:rPr>
              <m:sty m:val="p"/>
            </m:rPr>
            <w:rPr>
              <w:rFonts w:ascii="Cambria Math" w:eastAsiaTheme="majorEastAsia" w:hAnsi="Cambria Math" w:cs="Times New Roman"/>
              <w:i w:val="0"/>
              <w:color w:val="000000" w:themeColor="text1"/>
              <w:sz w:val="24"/>
              <w:szCs w:val="24"/>
            </w:rPr>
            <w:fldChar w:fldCharType="begin"/>
          </m:r>
          <m:r>
            <w:rPr>
              <w:rFonts w:ascii="Cambria Math" w:eastAsiaTheme="majorEastAsia" w:hAnsi="Cambria Math" w:cs="Times New Roman"/>
              <w:color w:val="000000" w:themeColor="text1"/>
              <w:sz w:val="24"/>
              <w:szCs w:val="24"/>
            </w:rPr>
            <m:t xml:space="preserve"> SEQ Equation \* ARABIC </m:t>
          </m:r>
          <m:r>
            <m:rPr>
              <m:sty m:val="p"/>
            </m:rPr>
            <w:rPr>
              <w:rFonts w:ascii="Cambria Math" w:eastAsiaTheme="majorEastAsia" w:hAnsi="Cambria Math" w:cs="Times New Roman"/>
              <w:i w:val="0"/>
              <w:color w:val="000000" w:themeColor="text1"/>
              <w:sz w:val="24"/>
              <w:szCs w:val="24"/>
            </w:rPr>
            <w:fldChar w:fldCharType="separate"/>
          </m:r>
          <m:r>
            <w:rPr>
              <w:rFonts w:ascii="Cambria Math" w:eastAsiaTheme="majorEastAsia" w:hAnsi="Cambria Math" w:cs="Times New Roman"/>
              <w:color w:val="000000" w:themeColor="text1"/>
              <w:sz w:val="24"/>
              <w:szCs w:val="24"/>
            </w:rPr>
            <m:t>3</m:t>
          </m:r>
          <m:r>
            <m:rPr>
              <m:sty m:val="p"/>
            </m:rPr>
            <w:rPr>
              <w:rFonts w:ascii="Cambria Math" w:eastAsiaTheme="majorEastAsia" w:hAnsi="Cambria Math" w:cs="Times New Roman"/>
              <w:i w:val="0"/>
              <w:color w:val="000000" w:themeColor="text1"/>
              <w:sz w:val="24"/>
              <w:szCs w:val="24"/>
            </w:rPr>
            <w:fldChar w:fldCharType="end"/>
          </m:r>
          <m:r>
            <w:rPr>
              <w:rFonts w:ascii="Cambria Math" w:eastAsiaTheme="majorEastAsia" w:hAnsi="Cambria Math" w:cs="Times New Roman"/>
              <w:color w:val="000000" w:themeColor="text1"/>
              <w:sz w:val="24"/>
              <w:szCs w:val="24"/>
            </w:rPr>
            <m:t>)</m:t>
          </m:r>
        </m:oMath>
      </m:oMathPara>
    </w:p>
    <w:p w14:paraId="667CCD5F" w14:textId="77777777" w:rsidR="004A528B" w:rsidRPr="00246CE4" w:rsidRDefault="004A528B" w:rsidP="001F2980">
      <w:pPr>
        <w:jc w:val="both"/>
        <w:rPr>
          <w:rFonts w:ascii="Times New Roman" w:eastAsiaTheme="majorEastAsia" w:hAnsi="Times New Roman" w:cs="Times New Roman"/>
          <w:vertAlign w:val="subscript"/>
        </w:rPr>
      </w:pPr>
    </w:p>
    <w:p w14:paraId="2377E3A7" w14:textId="01263CED" w:rsidR="00BC7529" w:rsidRPr="00246CE4" w:rsidRDefault="00324953" w:rsidP="00AF4EFE">
      <w:pPr>
        <w:pStyle w:val="Heading2"/>
        <w:numPr>
          <w:ilvl w:val="1"/>
          <w:numId w:val="27"/>
        </w:numPr>
        <w:jc w:val="both"/>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 xml:space="preserve">Particle </w:t>
      </w:r>
      <w:proofErr w:type="spellStart"/>
      <w:r w:rsidRPr="00246CE4">
        <w:rPr>
          <w:rFonts w:ascii="Times New Roman" w:hAnsi="Times New Roman" w:cs="Times New Roman"/>
          <w:b/>
          <w:bCs/>
          <w:color w:val="auto"/>
          <w:sz w:val="24"/>
          <w:szCs w:val="24"/>
        </w:rPr>
        <w:t>characterization</w:t>
      </w:r>
      <w:del w:id="500" w:author="Catalina Suescun Gonzalez" w:date="2026-08-31T10:47:00Z" w16du:dateUtc="2026-08-31T08:47:00Z">
        <w:r w:rsidR="00BC7529" w:rsidRPr="00246CE4" w:rsidDel="00D47F67">
          <w:rPr>
            <w:rFonts w:ascii="Times New Roman" w:hAnsi="Times New Roman" w:cs="Times New Roman"/>
            <w:b/>
            <w:bCs/>
            <w:color w:val="auto"/>
            <w:sz w:val="24"/>
            <w:szCs w:val="24"/>
          </w:rPr>
          <w:delText xml:space="preserve"> </w:delText>
        </w:r>
      </w:del>
      <w:r w:rsidR="00BC7529" w:rsidRPr="00246CE4">
        <w:rPr>
          <w:rFonts w:ascii="Times New Roman" w:hAnsi="Times New Roman" w:cs="Times New Roman"/>
          <w:b/>
          <w:bCs/>
          <w:color w:val="auto"/>
          <w:sz w:val="24"/>
          <w:szCs w:val="24"/>
        </w:rPr>
        <w:t>and</w:t>
      </w:r>
      <w:proofErr w:type="spellEnd"/>
      <w:r w:rsidR="00BC7529" w:rsidRPr="00246CE4">
        <w:rPr>
          <w:rFonts w:ascii="Times New Roman" w:hAnsi="Times New Roman" w:cs="Times New Roman"/>
          <w:b/>
          <w:bCs/>
          <w:color w:val="auto"/>
          <w:sz w:val="24"/>
          <w:szCs w:val="24"/>
        </w:rPr>
        <w:t xml:space="preserve"> flow assessment</w:t>
      </w:r>
    </w:p>
    <w:p w14:paraId="58944D1D" w14:textId="4D580665" w:rsidR="00DD26DA" w:rsidRDefault="00324953" w:rsidP="002E277A">
      <w:pPr>
        <w:jc w:val="both"/>
        <w:rPr>
          <w:ins w:id="501" w:author="Catalina Suescun Gonzalez" w:date="2026-08-31T10:37:00Z" w16du:dateUtc="2026-08-31T08:37:00Z"/>
          <w:rFonts w:ascii="Times New Roman" w:hAnsi="Times New Roman" w:cs="Times New Roman"/>
        </w:rPr>
      </w:pPr>
      <w:r w:rsidRPr="00246CE4">
        <w:rPr>
          <w:rFonts w:ascii="Times New Roman" w:hAnsi="Times New Roman" w:cs="Times New Roman"/>
        </w:rPr>
        <w:t>Particle characterization (p</w:t>
      </w:r>
      <w:r w:rsidR="002E277A" w:rsidRPr="00246CE4">
        <w:rPr>
          <w:rFonts w:ascii="Times New Roman" w:hAnsi="Times New Roman" w:cs="Times New Roman"/>
        </w:rPr>
        <w:t>article size and geometry</w:t>
      </w:r>
      <w:r w:rsidRPr="00246CE4">
        <w:rPr>
          <w:rFonts w:ascii="Times New Roman" w:hAnsi="Times New Roman" w:cs="Times New Roman"/>
        </w:rPr>
        <w:t>)</w:t>
      </w:r>
      <w:r w:rsidR="002E277A" w:rsidRPr="00246CE4">
        <w:rPr>
          <w:rFonts w:ascii="Times New Roman" w:hAnsi="Times New Roman" w:cs="Times New Roman"/>
        </w:rPr>
        <w:t xml:space="preserve"> </w:t>
      </w:r>
      <w:r w:rsidRPr="00246CE4">
        <w:rPr>
          <w:rFonts w:ascii="Times New Roman" w:hAnsi="Times New Roman" w:cs="Times New Roman"/>
        </w:rPr>
        <w:t>is</w:t>
      </w:r>
      <w:r w:rsidR="00441CBB" w:rsidRPr="00246CE4">
        <w:rPr>
          <w:rFonts w:ascii="Times New Roman" w:hAnsi="Times New Roman" w:cs="Times New Roman"/>
        </w:rPr>
        <w:t xml:space="preserve"> </w:t>
      </w:r>
      <w:r w:rsidRPr="00246CE4">
        <w:rPr>
          <w:rFonts w:ascii="Times New Roman" w:hAnsi="Times New Roman" w:cs="Times New Roman"/>
        </w:rPr>
        <w:t>essential to</w:t>
      </w:r>
      <w:r w:rsidR="002E277A" w:rsidRPr="00246CE4">
        <w:rPr>
          <w:rFonts w:ascii="Times New Roman" w:hAnsi="Times New Roman" w:cs="Times New Roman"/>
        </w:rPr>
        <w:t xml:space="preserve"> </w:t>
      </w:r>
      <w:r w:rsidRPr="00246CE4">
        <w:rPr>
          <w:rFonts w:ascii="Times New Roman" w:hAnsi="Times New Roman" w:cs="Times New Roman"/>
        </w:rPr>
        <w:t xml:space="preserve">ensure </w:t>
      </w:r>
      <w:r w:rsidR="002E277A" w:rsidRPr="00246CE4">
        <w:rPr>
          <w:rFonts w:ascii="Times New Roman" w:hAnsi="Times New Roman" w:cs="Times New Roman"/>
        </w:rPr>
        <w:t>processability</w:t>
      </w:r>
      <w:r w:rsidRPr="00246CE4">
        <w:rPr>
          <w:rFonts w:ascii="Times New Roman" w:hAnsi="Times New Roman" w:cs="Times New Roman"/>
        </w:rPr>
        <w:t xml:space="preserve"> in FGF </w:t>
      </w:r>
      <w:r w:rsidR="00BE094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{"citationID":"GaS6jYdo","properties":{"formattedCitation":"(Romani et al., 2024b; Woern et al., 2018)","plainCitation":"(Romani et al., 2024b; Woern et al., 2018)","noteIndex":0},"citationItems":[{"id":988,"uris":["http://zotero.org/users/7033217/items/RX4PFU4H"],"itemData":{"id":988,"type":"article-journal","abstract":"Fused particle fabrication (FPF) (or fused granular fabrication (FGF)) has potential for increasing recycled polymers in 3-D printing. Here, the open source Gigabot X is used to develop a new method to optimize FPF/FGF for recycled materials. Virgin polylactic acid (PLA) pellets and prints were analyzed and were then compared to four recycled polymers including the two most popular printing materials (PLA and acrylonitrile butadiene styrene (ABS)) as well as the two most common waste plastics (polyethylene terephthalate (PET) and polypropylene (PP)). The size characteristics of the various materials were quantified using digital image processing. Then, power and nozzle velocity matrices were used to optimize the print speed, and a print test was used to maximize the output for a two-temperature stage extruder for a given polymer feedstock. ASTM type 4 tensile tests were used to determine the mechanical properties of each plastic when they were printed with a particle drive extruder system and were compared with filament printing. The results showed that the Gigabot X can print materials 6.5&amp;times; to 13&amp;times; faster than conventional printers depending on the material, with no significant reduction in the mechanical properties. It was concluded that the Gigabot X and similar FPF/FGF printers can utilize a wide range of recycled polymer materials with minimal post processing.","citation-key":"woern2018a","container-title":"Materials","DOI":"10.3390/ma11081413","issue":"8","language":"en","license":"http://creativecommons.org/licenses/by/3.0/","note":"number: 8","page":"1413","publisher":"Multidisciplinary Digital Publishing Institute","source":"www.mdpi.com","title":"Fused Particle Fabrication 3-D Printing: Recycled Materials’ Optimization and Mechanical Properties","title-short":"Fused Particle Fabrication 3-D Printing","volume":"11","author":[{"family":"Woern","given":"Aubrey L."},{"family":"Byard","given":"Dennis J."},{"family":"Oakley","given":"Robert B."},{"family":"Fiedler","given":"Matthew J."},{"family":"Snabes","given":"Samantha L."},{"family":"Pearce","given":"Joshua M."}],"issued":{"date-parts":[["2018",8]]}}},{"id":335,"uris":["http://zotero.org/users/7033217/items/6ISSW4PX"],"itemData":{"id":335,"type":"article-journal","abstract":"Since the take-make-dispose model is leading to significant waste production and environmental impact, circular economy models have been spreading to reduce waste and resource depletion, rethinking the existing resource cycles. Plastic waste created environmental and economic concerns, requiring new recycling methods and strategies to preserve resources. This practice plays a key role in extrusion-based additive manufacturing, converting waste into recycled feedstock. Large-format additive manufacturing represents a promising way to scale up recycling strategies with granulated polymer feedstock, especially considering popular materials, i.e., PLA. However, thermomechanical degradation affects the quality of this secondary raw material, and these effects on large-format systems are scarcely studied. This work investigates the thermal, rheological, and mechanical properties of PLA feedstock for large-format additive manufacturing after multiple recycling processes, i.e., up to six. The effect of material degradation from multiple recycling processes was assessed through Gel Permeation Chromatography, Differential Scanning Calorimetry, flow stress ramp tests, tensile tests, and colorimetry. Some 3D printed parts were fabricated to assess the overall quality of the process, including pieces from potential applications. Lower effects of thermomechanical degradation were found compared to desktop-size 3D printers, mainly by cutting the reprocessing steps to produce secondary raw materials, i.e., making new filaments. Recycled granulate PLA feedstocks represent a potential alternative to virgin pellets for new applications in real-world contexts. [copyright information to be updated in production process].","citation-key":"romani2024","container-title":"Materials Today Sustainability","DOI":"10.1016/j.mtsust.2023.100636","ISSN":"2589-2347","journalAbbreviation":"Materials Today Sustainability","page":"100636","source":"ScienceDirect","title":"Characterization of PLA feedstock after multiple recycling processes for large-format material extrusion additive manufacturing","volume":"25","author":[{"family":"Romani","given":"Alessia"},{"family":"Perusin","given":"Lorenzo"},{"family":"Ciurnelli","given":"Mattia"},{"family":"Levi","given":"Marinella"}],"issued":{"date-parts":[["2024",3,1]]}}}],"schema":"https://github.com/citation-style-language/schema/raw/master/csl-citation.json"} </w:instrText>
      </w:r>
      <w:r w:rsidR="00BE094B" w:rsidRPr="00246CE4">
        <w:rPr>
          <w:rFonts w:ascii="Times New Roman" w:hAnsi="Times New Roman" w:cs="Times New Roman"/>
        </w:rPr>
        <w:fldChar w:fldCharType="separate"/>
      </w:r>
      <w:r w:rsidR="00EE0ACE" w:rsidRPr="00EE0ACE">
        <w:rPr>
          <w:rFonts w:ascii="Times New Roman" w:hAnsi="Times New Roman" w:cs="Times New Roman"/>
        </w:rPr>
        <w:t>(Romani et al., 2024b; Woern et al., 2018)</w:t>
      </w:r>
      <w:r w:rsidR="00BE094B" w:rsidRPr="00246CE4">
        <w:rPr>
          <w:rFonts w:ascii="Times New Roman" w:hAnsi="Times New Roman" w:cs="Times New Roman"/>
        </w:rPr>
        <w:fldChar w:fldCharType="end"/>
      </w:r>
      <w:r w:rsidR="002E277A" w:rsidRPr="00246CE4">
        <w:rPr>
          <w:rFonts w:ascii="Times New Roman" w:hAnsi="Times New Roman" w:cs="Times New Roman"/>
        </w:rPr>
        <w:t xml:space="preserve">. </w:t>
      </w:r>
      <w:r w:rsidR="000C36A9">
        <w:rPr>
          <w:rFonts w:ascii="Times New Roman" w:hAnsi="Times New Roman" w:cs="Times New Roman"/>
        </w:rPr>
        <w:t>G</w:t>
      </w:r>
      <w:r w:rsidR="002E277A" w:rsidRPr="00246CE4">
        <w:rPr>
          <w:rFonts w:ascii="Times New Roman" w:hAnsi="Times New Roman" w:cs="Times New Roman"/>
        </w:rPr>
        <w:t xml:space="preserve">iven the heterogeneous nature of shredded bottle outcomes, </w:t>
      </w:r>
      <w:r w:rsidRPr="00246CE4">
        <w:rPr>
          <w:rFonts w:ascii="Times New Roman" w:hAnsi="Times New Roman" w:cs="Times New Roman"/>
        </w:rPr>
        <w:t xml:space="preserve">the </w:t>
      </w:r>
      <w:r w:rsidR="002E277A" w:rsidRPr="00246CE4">
        <w:rPr>
          <w:rFonts w:ascii="Times New Roman" w:hAnsi="Times New Roman" w:cs="Times New Roman"/>
        </w:rPr>
        <w:t>objective was to assess</w:t>
      </w:r>
      <w:ins w:id="502" w:author="Catalina Suescun Gonzalez" w:date="2026-08-31T10:47:00Z" w16du:dateUtc="2026-08-31T08:47:00Z">
        <w:r w:rsidR="00191D9E">
          <w:rPr>
            <w:rFonts w:ascii="Times New Roman" w:hAnsi="Times New Roman" w:cs="Times New Roman"/>
          </w:rPr>
          <w:t xml:space="preserve"> shape</w:t>
        </w:r>
      </w:ins>
      <w:ins w:id="503" w:author="Catalina Suescun Gonzalez" w:date="2026-08-31T10:45:00Z" w16du:dateUtc="2026-08-31T08:45:00Z">
        <w:r w:rsidR="00191D9E">
          <w:rPr>
            <w:rFonts w:ascii="Times New Roman" w:hAnsi="Times New Roman" w:cs="Times New Roman"/>
          </w:rPr>
          <w:t xml:space="preserve"> and </w:t>
        </w:r>
      </w:ins>
      <w:del w:id="504" w:author="Catalina Suescun Gonzalez" w:date="2026-08-31T10:45:00Z" w16du:dateUtc="2026-08-31T08:45:00Z">
        <w:r w:rsidR="002E277A" w:rsidRPr="00246CE4" w:rsidDel="00191D9E">
          <w:rPr>
            <w:rFonts w:ascii="Times New Roman" w:hAnsi="Times New Roman" w:cs="Times New Roman"/>
          </w:rPr>
          <w:delText xml:space="preserve"> </w:delText>
        </w:r>
      </w:del>
      <w:r w:rsidR="002E277A" w:rsidRPr="00246CE4">
        <w:rPr>
          <w:rFonts w:ascii="Times New Roman" w:hAnsi="Times New Roman" w:cs="Times New Roman"/>
        </w:rPr>
        <w:t xml:space="preserve">flow consistency based on </w:t>
      </w:r>
      <w:r w:rsidR="009D2636" w:rsidRPr="00246CE4">
        <w:rPr>
          <w:rFonts w:ascii="Times New Roman" w:hAnsi="Times New Roman" w:cs="Times New Roman"/>
        </w:rPr>
        <w:t xml:space="preserve">feedstock </w:t>
      </w:r>
      <w:r w:rsidR="002E277A" w:rsidRPr="00246CE4">
        <w:rPr>
          <w:rFonts w:ascii="Times New Roman" w:hAnsi="Times New Roman" w:cs="Times New Roman"/>
        </w:rPr>
        <w:t xml:space="preserve">granulometry. </w:t>
      </w:r>
      <w:r w:rsidR="00F70C66">
        <w:rPr>
          <w:rFonts w:ascii="Times New Roman" w:hAnsi="Times New Roman" w:cs="Times New Roman"/>
        </w:rPr>
        <w:t>F</w:t>
      </w:r>
      <w:r w:rsidR="00B07E1F" w:rsidRPr="00246CE4">
        <w:rPr>
          <w:rFonts w:ascii="Times New Roman" w:hAnsi="Times New Roman" w:cs="Times New Roman"/>
        </w:rPr>
        <w:t>our</w:t>
      </w:r>
      <w:r w:rsidRPr="00246CE4">
        <w:rPr>
          <w:rFonts w:ascii="Times New Roman" w:hAnsi="Times New Roman" w:cs="Times New Roman"/>
        </w:rPr>
        <w:t xml:space="preserve"> </w:t>
      </w:r>
      <w:r w:rsidR="002E277A" w:rsidRPr="00246CE4">
        <w:rPr>
          <w:rFonts w:ascii="Times New Roman" w:hAnsi="Times New Roman" w:cs="Times New Roman"/>
        </w:rPr>
        <w:t xml:space="preserve">particle types were evaluated: </w:t>
      </w:r>
      <w:r w:rsidRPr="00246CE4">
        <w:rPr>
          <w:rFonts w:ascii="Times New Roman" w:hAnsi="Times New Roman" w:cs="Times New Roman"/>
        </w:rPr>
        <w:t xml:space="preserve">1) </w:t>
      </w:r>
      <w:r w:rsidR="002E277A" w:rsidRPr="00246CE4">
        <w:rPr>
          <w:rFonts w:ascii="Times New Roman" w:hAnsi="Times New Roman" w:cs="Times New Roman"/>
        </w:rPr>
        <w:t>commercial pellets</w:t>
      </w:r>
      <w:r w:rsidR="009D2636" w:rsidRPr="00246CE4">
        <w:rPr>
          <w:rFonts w:ascii="Times New Roman" w:hAnsi="Times New Roman" w:cs="Times New Roman"/>
        </w:rPr>
        <w:t xml:space="preserve"> (virgin PLA) as a benchmark</w:t>
      </w:r>
      <w:r w:rsidR="002E277A" w:rsidRPr="00246CE4">
        <w:rPr>
          <w:rFonts w:ascii="Times New Roman" w:hAnsi="Times New Roman" w:cs="Times New Roman"/>
        </w:rPr>
        <w:t xml:space="preserve">, </w:t>
      </w:r>
      <w:r w:rsidRPr="00246CE4">
        <w:rPr>
          <w:rFonts w:ascii="Times New Roman" w:hAnsi="Times New Roman" w:cs="Times New Roman"/>
        </w:rPr>
        <w:t xml:space="preserve">2) </w:t>
      </w:r>
      <w:r w:rsidR="002E277A" w:rsidRPr="00246CE4">
        <w:rPr>
          <w:rFonts w:ascii="Times New Roman" w:hAnsi="Times New Roman" w:cs="Times New Roman"/>
        </w:rPr>
        <w:t>flakes (directly shredded from water bottles),</w:t>
      </w:r>
      <w:r w:rsidR="008E2C2D" w:rsidRPr="00246CE4">
        <w:rPr>
          <w:rFonts w:ascii="Times New Roman" w:hAnsi="Times New Roman" w:cs="Times New Roman"/>
        </w:rPr>
        <w:t xml:space="preserve"> </w:t>
      </w:r>
      <w:r w:rsidRPr="00246CE4">
        <w:rPr>
          <w:rFonts w:ascii="Times New Roman" w:hAnsi="Times New Roman" w:cs="Times New Roman"/>
        </w:rPr>
        <w:t xml:space="preserve">3) </w:t>
      </w:r>
      <w:r w:rsidR="002E277A" w:rsidRPr="00246CE4">
        <w:rPr>
          <w:rFonts w:ascii="Times New Roman" w:hAnsi="Times New Roman" w:cs="Times New Roman"/>
        </w:rPr>
        <w:t xml:space="preserve">shredder particles from previous </w:t>
      </w:r>
      <w:r w:rsidR="001D14B6" w:rsidRPr="00246CE4">
        <w:rPr>
          <w:rFonts w:ascii="Times New Roman" w:hAnsi="Times New Roman" w:cs="Times New Roman"/>
        </w:rPr>
        <w:t>3D</w:t>
      </w:r>
      <w:r w:rsidR="001D14B6">
        <w:rPr>
          <w:rFonts w:ascii="Times New Roman" w:hAnsi="Times New Roman" w:cs="Times New Roman"/>
        </w:rPr>
        <w:t>-</w:t>
      </w:r>
      <w:r w:rsidR="002E277A" w:rsidRPr="00246CE4">
        <w:rPr>
          <w:rFonts w:ascii="Times New Roman" w:hAnsi="Times New Roman" w:cs="Times New Roman"/>
        </w:rPr>
        <w:t>print</w:t>
      </w:r>
      <w:r w:rsidR="009D2636" w:rsidRPr="00246CE4">
        <w:rPr>
          <w:rFonts w:ascii="Times New Roman" w:hAnsi="Times New Roman" w:cs="Times New Roman"/>
        </w:rPr>
        <w:t>ed parts</w:t>
      </w:r>
      <w:r w:rsidR="00F46A24" w:rsidRPr="00246CE4">
        <w:rPr>
          <w:rFonts w:ascii="Times New Roman" w:hAnsi="Times New Roman" w:cs="Times New Roman"/>
        </w:rPr>
        <w:t>,</w:t>
      </w:r>
      <w:r w:rsidR="00F91FCC" w:rsidRPr="00246CE4">
        <w:rPr>
          <w:rFonts w:ascii="Times New Roman" w:hAnsi="Times New Roman" w:cs="Times New Roman"/>
        </w:rPr>
        <w:t xml:space="preserve"> and</w:t>
      </w:r>
      <w:r w:rsidR="00F46A24" w:rsidRPr="00246CE4">
        <w:rPr>
          <w:rFonts w:ascii="Times New Roman" w:hAnsi="Times New Roman" w:cs="Times New Roman"/>
        </w:rPr>
        <w:t xml:space="preserve"> 4) </w:t>
      </w:r>
      <w:r w:rsidR="00DF55E8" w:rsidRPr="00246CE4">
        <w:rPr>
          <w:rFonts w:ascii="Times New Roman" w:hAnsi="Times New Roman" w:cs="Times New Roman"/>
        </w:rPr>
        <w:t>laboratory-made</w:t>
      </w:r>
      <w:r w:rsidR="00F46A24" w:rsidRPr="00246CE4">
        <w:rPr>
          <w:rFonts w:ascii="Times New Roman" w:hAnsi="Times New Roman" w:cs="Times New Roman"/>
        </w:rPr>
        <w:t xml:space="preserve"> pellets</w:t>
      </w:r>
      <w:r w:rsidR="00AA43E1" w:rsidRPr="00246CE4">
        <w:rPr>
          <w:rFonts w:ascii="Times New Roman" w:hAnsi="Times New Roman" w:cs="Times New Roman"/>
        </w:rPr>
        <w:t xml:space="preserve"> (pelletized)</w:t>
      </w:r>
      <w:r w:rsidR="002E277A" w:rsidRPr="00246CE4">
        <w:rPr>
          <w:rFonts w:ascii="Times New Roman" w:hAnsi="Times New Roman" w:cs="Times New Roman"/>
        </w:rPr>
        <w:t xml:space="preserve">. </w:t>
      </w:r>
    </w:p>
    <w:p w14:paraId="730285AA" w14:textId="2147B5CB" w:rsidR="00F3561F" w:rsidRPr="00F466EA" w:rsidRDefault="006A21A6" w:rsidP="002E277A">
      <w:pPr>
        <w:jc w:val="both"/>
        <w:rPr>
          <w:rFonts w:ascii="Times New Roman" w:hAnsi="Times New Roman" w:cs="Times New Roman"/>
          <w:highlight w:val="yellow"/>
          <w:rPrChange w:id="505" w:author="Catalina Suescun Gonzalez" w:date="2026-08-26T11:25:00Z" w16du:dateUtc="2026-08-26T09:25:00Z">
            <w:rPr>
              <w:rFonts w:ascii="Times New Roman" w:hAnsi="Times New Roman" w:cs="Times New Roman"/>
            </w:rPr>
          </w:rPrChange>
        </w:rPr>
      </w:pPr>
      <w:r w:rsidRPr="00F466EA">
        <w:rPr>
          <w:rFonts w:ascii="Times New Roman" w:hAnsi="Times New Roman" w:cs="Times New Roman"/>
          <w:highlight w:val="yellow"/>
          <w:rPrChange w:id="506" w:author="Catalina Suescun Gonzalez" w:date="2026-08-26T11:25:00Z" w16du:dateUtc="2026-08-26T09:25:00Z">
            <w:rPr>
              <w:rFonts w:ascii="Times New Roman" w:hAnsi="Times New Roman" w:cs="Times New Roman"/>
            </w:rPr>
          </w:rPrChange>
        </w:rPr>
        <w:t>The flakes</w:t>
      </w:r>
      <w:del w:id="507" w:author="Catalina Suescun Gonzalez" w:date="2026-09-05T10:23:00Z" w16du:dateUtc="2026-09-05T08:23:00Z">
        <w:r w:rsidRPr="00F466EA" w:rsidDel="00E447B1">
          <w:rPr>
            <w:rFonts w:ascii="Times New Roman" w:hAnsi="Times New Roman" w:cs="Times New Roman"/>
            <w:highlight w:val="yellow"/>
            <w:rPrChange w:id="508" w:author="Catalina Suescun Gonzalez" w:date="2026-08-26T11:25:00Z" w16du:dateUtc="2026-08-26T09:25:00Z">
              <w:rPr>
                <w:rFonts w:ascii="Times New Roman" w:hAnsi="Times New Roman" w:cs="Times New Roman"/>
              </w:rPr>
            </w:rPrChange>
          </w:rPr>
          <w:delText xml:space="preserve"> and shredded</w:delText>
        </w:r>
      </w:del>
      <w:r w:rsidRPr="00F466EA">
        <w:rPr>
          <w:rFonts w:ascii="Times New Roman" w:hAnsi="Times New Roman" w:cs="Times New Roman"/>
          <w:highlight w:val="yellow"/>
          <w:rPrChange w:id="509" w:author="Catalina Suescun Gonzalez" w:date="2026-08-26T11:25:00Z" w16du:dateUtc="2026-08-26T09:25:00Z">
            <w:rPr>
              <w:rFonts w:ascii="Times New Roman" w:hAnsi="Times New Roman" w:cs="Times New Roman"/>
            </w:rPr>
          </w:rPrChange>
        </w:rPr>
        <w:t xml:space="preserve"> particles were prepared following </w:t>
      </w:r>
      <w:r w:rsidR="00B65A98" w:rsidRPr="00F466EA">
        <w:rPr>
          <w:rFonts w:ascii="Times New Roman" w:hAnsi="Times New Roman" w:cs="Times New Roman"/>
          <w:highlight w:val="yellow"/>
          <w:rPrChange w:id="510" w:author="Catalina Suescun Gonzalez" w:date="2026-08-26T11:25:00Z" w16du:dateUtc="2026-08-26T09:25:00Z">
            <w:rPr>
              <w:rFonts w:ascii="Times New Roman" w:hAnsi="Times New Roman" w:cs="Times New Roman"/>
            </w:rPr>
          </w:rPrChange>
        </w:rPr>
        <w:t>procedures reported in previous</w:t>
      </w:r>
      <w:r w:rsidR="00D01F51" w:rsidRPr="00F466EA">
        <w:rPr>
          <w:rFonts w:ascii="Times New Roman" w:hAnsi="Times New Roman" w:cs="Times New Roman"/>
          <w:highlight w:val="yellow"/>
          <w:rPrChange w:id="511" w:author="Catalina Suescun Gonzalez" w:date="2026-08-26T11:25:00Z" w16du:dateUtc="2026-08-26T09:25:00Z">
            <w:rPr>
              <w:rFonts w:ascii="Times New Roman" w:hAnsi="Times New Roman" w:cs="Times New Roman"/>
            </w:rPr>
          </w:rPrChange>
        </w:rPr>
        <w:t xml:space="preserve"> studies</w:t>
      </w:r>
      <w:r w:rsidR="00B65A98" w:rsidRPr="00F466EA">
        <w:rPr>
          <w:rFonts w:ascii="Times New Roman" w:hAnsi="Times New Roman" w:cs="Times New Roman"/>
          <w:highlight w:val="yellow"/>
          <w:rPrChange w:id="512" w:author="Catalina Suescun Gonzalez" w:date="2026-08-26T11:25:00Z" w16du:dateUtc="2026-08-26T09:25:00Z">
            <w:rPr>
              <w:rFonts w:ascii="Times New Roman" w:hAnsi="Times New Roman" w:cs="Times New Roman"/>
            </w:rPr>
          </w:rPrChange>
        </w:rPr>
        <w:t xml:space="preserve"> </w:t>
      </w:r>
      <w:r w:rsidR="00C17BA7" w:rsidRPr="00F466EA">
        <w:rPr>
          <w:rFonts w:ascii="Times New Roman" w:hAnsi="Times New Roman" w:cs="Times New Roman"/>
          <w:highlight w:val="yellow"/>
          <w:rPrChange w:id="513" w:author="Catalina Suescun Gonzalez" w:date="2026-08-26T11:25:00Z" w16du:dateUtc="2026-08-26T09:25:00Z">
            <w:rPr>
              <w:rFonts w:ascii="Times New Roman" w:hAnsi="Times New Roman" w:cs="Times New Roman"/>
            </w:rPr>
          </w:rPrChange>
        </w:rPr>
        <w:fldChar w:fldCharType="begin"/>
      </w:r>
      <w:r w:rsidR="00EE0ACE">
        <w:rPr>
          <w:rFonts w:ascii="Times New Roman" w:hAnsi="Times New Roman" w:cs="Times New Roman"/>
          <w:highlight w:val="yellow"/>
        </w:rPr>
        <w:instrText xml:space="preserve"> ADDIN ZOTERO_ITEM CSL_CITATION {"citationID":"whoOoVwK","properties":{"formattedCitation":"(Suescun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C17BA7" w:rsidRPr="00F466EA">
        <w:rPr>
          <w:rFonts w:ascii="Times New Roman" w:hAnsi="Times New Roman" w:cs="Times New Roman"/>
          <w:highlight w:val="yellow"/>
          <w:rPrChange w:id="514" w:author="Catalina Suescun Gonzalez" w:date="2026-08-26T11:25:00Z" w16du:dateUtc="2026-08-26T09:25:00Z">
            <w:rPr>
              <w:rFonts w:ascii="Times New Roman" w:hAnsi="Times New Roman" w:cs="Times New Roman"/>
            </w:rPr>
          </w:rPrChange>
        </w:rPr>
        <w:fldChar w:fldCharType="separate"/>
      </w:r>
      <w:r w:rsidR="00EE0ACE" w:rsidRPr="00EE0ACE">
        <w:rPr>
          <w:rFonts w:ascii="Times New Roman" w:hAnsi="Times New Roman" w:cs="Times New Roman"/>
          <w:highlight w:val="yellow"/>
        </w:rPr>
        <w:t>(Suescun Gonzalez et al., 2024)</w:t>
      </w:r>
      <w:r w:rsidR="00C17BA7" w:rsidRPr="00F466EA">
        <w:rPr>
          <w:rFonts w:ascii="Times New Roman" w:hAnsi="Times New Roman" w:cs="Times New Roman"/>
          <w:highlight w:val="yellow"/>
          <w:rPrChange w:id="515" w:author="Catalina Suescun Gonzalez" w:date="2026-08-26T11:25:00Z" w16du:dateUtc="2026-08-26T09:25:00Z">
            <w:rPr>
              <w:rFonts w:ascii="Times New Roman" w:hAnsi="Times New Roman" w:cs="Times New Roman"/>
            </w:rPr>
          </w:rPrChange>
        </w:rPr>
        <w:fldChar w:fldCharType="end"/>
      </w:r>
      <w:del w:id="516" w:author="Catalina Suescun Gonzalez" w:date="2026-09-05T10:25:00Z" w16du:dateUtc="2026-09-05T08:25:00Z">
        <w:r w:rsidR="007D1995" w:rsidRPr="00F466EA" w:rsidDel="00DE7BEB">
          <w:rPr>
            <w:rFonts w:ascii="Times New Roman" w:hAnsi="Times New Roman" w:cs="Times New Roman"/>
            <w:highlight w:val="yellow"/>
            <w:rPrChange w:id="517" w:author="Catalina Suescun Gonzalez" w:date="2026-08-26T11:25:00Z" w16du:dateUtc="2026-08-26T09:25:00Z">
              <w:rPr>
                <w:rFonts w:ascii="Times New Roman" w:hAnsi="Times New Roman" w:cs="Times New Roman"/>
              </w:rPr>
            </w:rPrChange>
          </w:rPr>
          <w:delText xml:space="preserve"> </w:delText>
        </w:r>
        <w:r w:rsidR="00872A82" w:rsidRPr="00F466EA" w:rsidDel="00DE7BEB">
          <w:rPr>
            <w:rFonts w:ascii="Times New Roman" w:hAnsi="Times New Roman" w:cs="Times New Roman"/>
            <w:highlight w:val="yellow"/>
            <w:rPrChange w:id="518" w:author="Catalina Suescun Gonzalez" w:date="2026-08-26T11:25:00Z" w16du:dateUtc="2026-08-26T09:25:00Z">
              <w:rPr>
                <w:rFonts w:ascii="Times New Roman" w:hAnsi="Times New Roman" w:cs="Times New Roman"/>
              </w:rPr>
            </w:rPrChange>
          </w:rPr>
          <w:fldChar w:fldCharType="begin"/>
        </w:r>
        <w:r w:rsidR="00EE0ACE" w:rsidDel="00DE7BEB">
          <w:rPr>
            <w:rFonts w:ascii="Times New Roman" w:hAnsi="Times New Roman" w:cs="Times New Roman"/>
            <w:highlight w:val="yellow"/>
          </w:rPr>
          <w:delInstrText xml:space="preserve"> ADDIN ZOTERO_ITEM CSL_CITATION {"citationID":"hDUr1CHf","properties":{"formattedCitation":"(\\uc0\\u8220{}Reclaimer,\\uc0\\u8221{} n.d.)","plainCitation":"(“Reclaimer,” n.d.)","noteIndex":0},"citationItems":[{"id":164,"uris":["http://zotero.org/users/7033217/items/AEGFSBKP"],"itemData":{"id":164,"type":"webpage","abstract":"Product listing is for the Filabot Reclaimer only. For the Recycling Bundle Setup click here The Filabot Reclaimer is a granulator unit that breaks down plastic, in failed print form, waste plastics, etc. and turns that plastic into particles that can be further processed in our Filabot extruders. This unit has a two-s","citation-key":"zotero-5698","container-title":"Filabot","language":"en","title":"Reclaimer","URL":"https://www.filabot.com/products/filabot-reclaimer-1","accessed":{"date-parts":[["2024",9,23]]}}}],"schema":"https://github.com/citation-style-language/schema/raw/master/csl-citation.json"} </w:delInstrText>
        </w:r>
        <w:r w:rsidR="00872A82" w:rsidRPr="00F466EA" w:rsidDel="00DE7BEB">
          <w:rPr>
            <w:rFonts w:ascii="Times New Roman" w:hAnsi="Times New Roman" w:cs="Times New Roman"/>
            <w:highlight w:val="yellow"/>
            <w:rPrChange w:id="519" w:author="Catalina Suescun Gonzalez" w:date="2026-08-26T11:25:00Z" w16du:dateUtc="2026-08-26T09:25:00Z">
              <w:rPr>
                <w:rFonts w:ascii="Times New Roman" w:hAnsi="Times New Roman" w:cs="Times New Roman"/>
              </w:rPr>
            </w:rPrChange>
          </w:rPr>
          <w:fldChar w:fldCharType="separate"/>
        </w:r>
        <w:r w:rsidR="00EE0ACE" w:rsidRPr="00EE0ACE" w:rsidDel="00DE7BEB">
          <w:rPr>
            <w:rFonts w:ascii="Times New Roman" w:hAnsi="Times New Roman" w:cs="Times New Roman"/>
            <w:kern w:val="0"/>
          </w:rPr>
          <w:delText>(“Reclaimer,” n.d.)</w:delText>
        </w:r>
        <w:r w:rsidR="00872A82" w:rsidRPr="00F466EA" w:rsidDel="00DE7BEB">
          <w:rPr>
            <w:rFonts w:ascii="Times New Roman" w:hAnsi="Times New Roman" w:cs="Times New Roman"/>
            <w:highlight w:val="yellow"/>
            <w:rPrChange w:id="520" w:author="Catalina Suescun Gonzalez" w:date="2026-08-26T11:25:00Z" w16du:dateUtc="2026-08-26T09:25:00Z">
              <w:rPr>
                <w:rFonts w:ascii="Times New Roman" w:hAnsi="Times New Roman" w:cs="Times New Roman"/>
              </w:rPr>
            </w:rPrChange>
          </w:rPr>
          <w:fldChar w:fldCharType="end"/>
        </w:r>
      </w:del>
      <w:r w:rsidR="007D0391" w:rsidRPr="00F466EA">
        <w:rPr>
          <w:rFonts w:ascii="Times New Roman" w:hAnsi="Times New Roman" w:cs="Times New Roman"/>
          <w:highlight w:val="yellow"/>
          <w:rPrChange w:id="521" w:author="Catalina Suescun Gonzalez" w:date="2026-08-26T11:25:00Z" w16du:dateUtc="2026-08-26T09:25:00Z">
            <w:rPr>
              <w:rFonts w:ascii="Times New Roman" w:hAnsi="Times New Roman" w:cs="Times New Roman"/>
            </w:rPr>
          </w:rPrChange>
        </w:rPr>
        <w:t xml:space="preserve">. </w:t>
      </w:r>
      <w:r w:rsidR="00FC4FEB" w:rsidRPr="00F466EA">
        <w:rPr>
          <w:rFonts w:ascii="Times New Roman" w:hAnsi="Times New Roman" w:cs="Times New Roman"/>
          <w:highlight w:val="yellow"/>
          <w:rPrChange w:id="522" w:author="Catalina Suescun Gonzalez" w:date="2026-08-26T11:25:00Z" w16du:dateUtc="2026-08-26T09:25:00Z">
            <w:rPr>
              <w:rFonts w:ascii="Times New Roman" w:hAnsi="Times New Roman" w:cs="Times New Roman"/>
            </w:rPr>
          </w:rPrChange>
        </w:rPr>
        <w:t xml:space="preserve">The shredded materials were </w:t>
      </w:r>
      <w:ins w:id="523" w:author="Catalina Suescun Gonzalez" w:date="2026-09-05T10:23:00Z" w16du:dateUtc="2026-09-05T08:23:00Z">
        <w:r w:rsidR="00C24BD2">
          <w:rPr>
            <w:rFonts w:ascii="Times New Roman" w:hAnsi="Times New Roman" w:cs="Times New Roman"/>
            <w:highlight w:val="yellow"/>
          </w:rPr>
          <w:t xml:space="preserve">obtained from </w:t>
        </w:r>
      </w:ins>
      <w:ins w:id="524" w:author="Catalina Suescun Gonzalez" w:date="2026-09-05T10:24:00Z" w16du:dateUtc="2026-09-05T08:24:00Z">
        <w:r w:rsidR="008C4207" w:rsidRPr="00246CE4">
          <w:rPr>
            <w:rFonts w:ascii="Times New Roman" w:hAnsi="Times New Roman" w:cs="Times New Roman"/>
          </w:rPr>
          <w:t>previous 3D</w:t>
        </w:r>
        <w:r w:rsidR="008C4207">
          <w:rPr>
            <w:rFonts w:ascii="Times New Roman" w:hAnsi="Times New Roman" w:cs="Times New Roman"/>
          </w:rPr>
          <w:t>-</w:t>
        </w:r>
        <w:r w:rsidR="008C4207" w:rsidRPr="00246CE4">
          <w:rPr>
            <w:rFonts w:ascii="Times New Roman" w:hAnsi="Times New Roman" w:cs="Times New Roman"/>
          </w:rPr>
          <w:t>printed parts</w:t>
        </w:r>
      </w:ins>
      <w:ins w:id="525" w:author="Catalina Suescun Gonzalez" w:date="2026-09-05T10:26:00Z" w16du:dateUtc="2026-09-05T08:26:00Z">
        <w:r w:rsidR="00DE7BEB">
          <w:rPr>
            <w:rFonts w:ascii="Times New Roman" w:hAnsi="Times New Roman" w:cs="Times New Roman"/>
          </w:rPr>
          <w:t xml:space="preserve"> using </w:t>
        </w:r>
        <w:r w:rsidR="00DE7BEB" w:rsidRPr="00246CE4">
          <w:rPr>
            <w:rFonts w:ascii="Times New Roman" w:hAnsi="Times New Roman" w:cs="Times New Roman"/>
          </w:rPr>
          <w:t xml:space="preserve">a </w:t>
        </w:r>
        <w:proofErr w:type="spellStart"/>
        <w:r w:rsidR="00DE7BEB" w:rsidRPr="00246CE4">
          <w:rPr>
            <w:rFonts w:ascii="Times New Roman" w:hAnsi="Times New Roman" w:cs="Times New Roman"/>
          </w:rPr>
          <w:t>Filabot</w:t>
        </w:r>
        <w:proofErr w:type="spellEnd"/>
        <w:r w:rsidR="00DE7BEB" w:rsidRPr="00246CE4">
          <w:rPr>
            <w:rFonts w:ascii="Times New Roman" w:hAnsi="Times New Roman" w:cs="Times New Roman"/>
          </w:rPr>
          <w:t xml:space="preserve"> Reclaimer machine (USA)</w:t>
        </w:r>
      </w:ins>
      <w:ins w:id="526" w:author="Catalina Suescun Gonzalez" w:date="2026-09-05T10:25:00Z" w16du:dateUtc="2026-09-05T08:25:00Z">
        <w:r w:rsidR="00DE7BEB" w:rsidRPr="00C55C4F">
          <w:rPr>
            <w:rFonts w:ascii="Times New Roman" w:hAnsi="Times New Roman" w:cs="Times New Roman"/>
            <w:highlight w:val="yellow"/>
          </w:rPr>
          <w:fldChar w:fldCharType="begin"/>
        </w:r>
        <w:r w:rsidR="00DE7BEB">
          <w:rPr>
            <w:rFonts w:ascii="Times New Roman" w:hAnsi="Times New Roman" w:cs="Times New Roman"/>
            <w:highlight w:val="yellow"/>
          </w:rPr>
          <w:instrText xml:space="preserve"> ADDIN ZOTERO_ITEM CSL_CITATION {"citationID":"hDUr1CHf","properties":{"formattedCitation":"(\\uc0\\u8220{}Reclaimer,\\uc0\\u8221{} n.d.)","plainCitation":"(“Reclaimer,” n.d.)","noteIndex":0},"citationItems":[{"id":164,"uris":["http://zotero.org/users/7033217/items/AEGFSBKP"],"itemData":{"id":164,"type":"webpage","abstract":"Product listing is for the Filabot Reclaimer only. For the Recycling Bundle Setup click here The Filabot Reclaimer is a granulator unit that breaks down plastic, in failed print form, waste plastics, etc. and turns that plastic into particles that can be further processed in our Filabot extruders. This unit has a two-s","citation-key":"zotero-5698","container-title":"Filabot","language":"en","title":"Reclaimer","URL":"https://www.filabot.com/products/filabot-reclaimer-1","accessed":{"date-parts":[["2024",9,23]]}}}],"schema":"https://github.com/citation-style-language/schema/raw/master/csl-citation.json"} </w:instrText>
        </w:r>
        <w:r w:rsidR="00DE7BEB" w:rsidRPr="00C55C4F">
          <w:rPr>
            <w:rFonts w:ascii="Times New Roman" w:hAnsi="Times New Roman" w:cs="Times New Roman"/>
            <w:highlight w:val="yellow"/>
          </w:rPr>
          <w:fldChar w:fldCharType="separate"/>
        </w:r>
        <w:r w:rsidR="00DE7BEB" w:rsidRPr="00EE0ACE">
          <w:rPr>
            <w:rFonts w:ascii="Times New Roman" w:hAnsi="Times New Roman" w:cs="Times New Roman"/>
            <w:kern w:val="0"/>
          </w:rPr>
          <w:t>(“Reclaimer,” n.d.)</w:t>
        </w:r>
        <w:r w:rsidR="00DE7BEB" w:rsidRPr="00C55C4F">
          <w:rPr>
            <w:rFonts w:ascii="Times New Roman" w:hAnsi="Times New Roman" w:cs="Times New Roman"/>
            <w:highlight w:val="yellow"/>
          </w:rPr>
          <w:fldChar w:fldCharType="end"/>
        </w:r>
        <w:r w:rsidR="00DE7BEB">
          <w:rPr>
            <w:rFonts w:ascii="Times New Roman" w:hAnsi="Times New Roman" w:cs="Times New Roman"/>
          </w:rPr>
          <w:t>.</w:t>
        </w:r>
      </w:ins>
      <w:ins w:id="527" w:author="Catalina Suescun Gonzalez" w:date="2026-09-05T10:24:00Z" w16du:dateUtc="2026-09-05T08:24:00Z">
        <w:r w:rsidR="008C4207" w:rsidRPr="008C4207">
          <w:rPr>
            <w:rFonts w:ascii="Times New Roman" w:hAnsi="Times New Roman" w:cs="Times New Roman"/>
            <w:highlight w:val="yellow"/>
          </w:rPr>
          <w:t xml:space="preserve"> </w:t>
        </w:r>
      </w:ins>
      <w:ins w:id="528" w:author="Catalina Suescun Gonzalez" w:date="2026-09-05T10:26:00Z" w16du:dateUtc="2026-09-05T08:26:00Z">
        <w:r w:rsidR="00DE7BEB">
          <w:rPr>
            <w:rFonts w:ascii="Times New Roman" w:hAnsi="Times New Roman" w:cs="Times New Roman"/>
            <w:highlight w:val="yellow"/>
          </w:rPr>
          <w:t xml:space="preserve">Then, </w:t>
        </w:r>
      </w:ins>
      <w:r w:rsidR="00FC4FEB" w:rsidRPr="00F466EA">
        <w:rPr>
          <w:rFonts w:ascii="Times New Roman" w:hAnsi="Times New Roman" w:cs="Times New Roman"/>
          <w:highlight w:val="yellow"/>
          <w:rPrChange w:id="529" w:author="Catalina Suescun Gonzalez" w:date="2026-08-26T11:25:00Z" w16du:dateUtc="2026-08-26T09:25:00Z">
            <w:rPr>
              <w:rFonts w:ascii="Times New Roman" w:hAnsi="Times New Roman" w:cs="Times New Roman"/>
            </w:rPr>
          </w:rPrChange>
        </w:rPr>
        <w:t xml:space="preserve">manually sifted </w:t>
      </w:r>
      <w:r w:rsidR="00BB1286" w:rsidRPr="00F466EA">
        <w:rPr>
          <w:rFonts w:ascii="Times New Roman" w:hAnsi="Times New Roman" w:cs="Times New Roman"/>
          <w:highlight w:val="yellow"/>
          <w:rPrChange w:id="530" w:author="Catalina Suescun Gonzalez" w:date="2026-08-26T11:25:00Z" w16du:dateUtc="2026-08-26T09:25:00Z">
            <w:rPr>
              <w:rFonts w:ascii="Times New Roman" w:hAnsi="Times New Roman" w:cs="Times New Roman"/>
            </w:rPr>
          </w:rPrChange>
        </w:rPr>
        <w:t xml:space="preserve">using </w:t>
      </w:r>
      <w:r w:rsidR="00FC4FEB" w:rsidRPr="00F466EA">
        <w:rPr>
          <w:rFonts w:ascii="Times New Roman" w:hAnsi="Times New Roman" w:cs="Times New Roman"/>
          <w:highlight w:val="yellow"/>
          <w:rPrChange w:id="531" w:author="Catalina Suescun Gonzalez" w:date="2026-08-26T11:25:00Z" w16du:dateUtc="2026-08-26T09:25:00Z">
            <w:rPr>
              <w:rFonts w:ascii="Times New Roman" w:hAnsi="Times New Roman" w:cs="Times New Roman"/>
            </w:rPr>
          </w:rPrChange>
        </w:rPr>
        <w:t xml:space="preserve">a </w:t>
      </w:r>
      <w:r w:rsidR="00BB1286" w:rsidRPr="00F466EA">
        <w:rPr>
          <w:rFonts w:ascii="Times New Roman" w:hAnsi="Times New Roman" w:cs="Times New Roman"/>
          <w:highlight w:val="yellow"/>
          <w:rPrChange w:id="532" w:author="Catalina Suescun Gonzalez" w:date="2026-08-26T11:25:00Z" w16du:dateUtc="2026-08-26T09:25:00Z">
            <w:rPr>
              <w:rFonts w:ascii="Times New Roman" w:hAnsi="Times New Roman" w:cs="Times New Roman"/>
            </w:rPr>
          </w:rPrChange>
        </w:rPr>
        <w:t>3D</w:t>
      </w:r>
      <w:r w:rsidR="001D14B6" w:rsidRPr="00F466EA">
        <w:rPr>
          <w:rFonts w:ascii="Times New Roman" w:hAnsi="Times New Roman" w:cs="Times New Roman"/>
          <w:highlight w:val="yellow"/>
          <w:rPrChange w:id="533" w:author="Catalina Suescun Gonzalez" w:date="2026-08-26T11:25:00Z" w16du:dateUtc="2026-08-26T09:25:00Z">
            <w:rPr>
              <w:rFonts w:ascii="Times New Roman" w:hAnsi="Times New Roman" w:cs="Times New Roman"/>
            </w:rPr>
          </w:rPrChange>
        </w:rPr>
        <w:t>-</w:t>
      </w:r>
      <w:r w:rsidR="00BB1286" w:rsidRPr="00F466EA">
        <w:rPr>
          <w:rFonts w:ascii="Times New Roman" w:hAnsi="Times New Roman" w:cs="Times New Roman"/>
          <w:highlight w:val="yellow"/>
          <w:rPrChange w:id="534" w:author="Catalina Suescun Gonzalez" w:date="2026-08-26T11:25:00Z" w16du:dateUtc="2026-08-26T09:25:00Z">
            <w:rPr>
              <w:rFonts w:ascii="Times New Roman" w:hAnsi="Times New Roman" w:cs="Times New Roman"/>
            </w:rPr>
          </w:rPrChange>
        </w:rPr>
        <w:t xml:space="preserve">printed sieve </w:t>
      </w:r>
      <w:r w:rsidR="0038644B" w:rsidRPr="00F466EA">
        <w:rPr>
          <w:rFonts w:ascii="Times New Roman" w:hAnsi="Times New Roman" w:cs="Times New Roman"/>
          <w:highlight w:val="yellow"/>
          <w:rPrChange w:id="535" w:author="Catalina Suescun Gonzalez" w:date="2026-08-26T11:25:00Z" w16du:dateUtc="2026-08-26T09:25:00Z">
            <w:rPr>
              <w:rFonts w:ascii="Times New Roman" w:hAnsi="Times New Roman" w:cs="Times New Roman"/>
            </w:rPr>
          </w:rPrChange>
        </w:rPr>
        <w:t xml:space="preserve">with </w:t>
      </w:r>
      <w:r w:rsidR="00BB1286" w:rsidRPr="00F466EA">
        <w:rPr>
          <w:rFonts w:ascii="Times New Roman" w:hAnsi="Times New Roman" w:cs="Times New Roman"/>
          <w:highlight w:val="yellow"/>
          <w:rPrChange w:id="536" w:author="Catalina Suescun Gonzalez" w:date="2026-08-26T11:25:00Z" w16du:dateUtc="2026-08-26T09:25:00Z">
            <w:rPr>
              <w:rFonts w:ascii="Times New Roman" w:hAnsi="Times New Roman" w:cs="Times New Roman"/>
            </w:rPr>
          </w:rPrChange>
        </w:rPr>
        <w:t xml:space="preserve">a 3 mm grid </w:t>
      </w:r>
      <w:r w:rsidR="00FC4FEB" w:rsidRPr="00F466EA">
        <w:rPr>
          <w:rFonts w:ascii="Times New Roman" w:hAnsi="Times New Roman" w:cs="Times New Roman"/>
          <w:highlight w:val="yellow"/>
          <w:rPrChange w:id="537" w:author="Catalina Suescun Gonzalez" w:date="2026-08-26T11:25:00Z" w16du:dateUtc="2026-08-26T09:25:00Z">
            <w:rPr>
              <w:rFonts w:ascii="Times New Roman" w:hAnsi="Times New Roman" w:cs="Times New Roman"/>
            </w:rPr>
          </w:rPrChange>
        </w:rPr>
        <w:t>to ensure uniformity in particle dimension, which is critical for consistent extrusion performance</w:t>
      </w:r>
      <w:r w:rsidR="00BB1286" w:rsidRPr="00F466EA">
        <w:rPr>
          <w:rFonts w:ascii="Times New Roman" w:hAnsi="Times New Roman" w:cs="Times New Roman"/>
          <w:highlight w:val="yellow"/>
          <w:rPrChange w:id="538" w:author="Catalina Suescun Gonzalez" w:date="2026-08-26T11:25:00Z" w16du:dateUtc="2026-08-26T09:25:00Z">
            <w:rPr>
              <w:rFonts w:ascii="Times New Roman" w:hAnsi="Times New Roman" w:cs="Times New Roman"/>
            </w:rPr>
          </w:rPrChange>
        </w:rPr>
        <w:t xml:space="preserve">, as shown </w:t>
      </w:r>
      <w:r w:rsidR="006E367D" w:rsidRPr="00F466EA">
        <w:rPr>
          <w:rFonts w:ascii="Times New Roman" w:hAnsi="Times New Roman" w:cs="Times New Roman"/>
          <w:highlight w:val="yellow"/>
          <w:rPrChange w:id="539" w:author="Catalina Suescun Gonzalez" w:date="2026-08-26T11:25:00Z" w16du:dateUtc="2026-08-26T09:25:00Z">
            <w:rPr>
              <w:rFonts w:ascii="Times New Roman" w:hAnsi="Times New Roman" w:cs="Times New Roman"/>
            </w:rPr>
          </w:rPrChange>
        </w:rPr>
        <w:t xml:space="preserve">in previous studies </w:t>
      </w:r>
      <w:r w:rsidR="006E367D" w:rsidRPr="00F466EA">
        <w:rPr>
          <w:rFonts w:ascii="Times New Roman" w:hAnsi="Times New Roman" w:cs="Times New Roman"/>
          <w:highlight w:val="yellow"/>
          <w:rPrChange w:id="540" w:author="Catalina Suescun Gonzalez" w:date="2026-08-26T11:25:00Z" w16du:dateUtc="2026-08-26T09:25:00Z">
            <w:rPr>
              <w:rFonts w:ascii="Times New Roman" w:hAnsi="Times New Roman" w:cs="Times New Roman"/>
            </w:rPr>
          </w:rPrChange>
        </w:rPr>
        <w:fldChar w:fldCharType="begin"/>
      </w:r>
      <w:r w:rsidR="00EE0ACE">
        <w:rPr>
          <w:rFonts w:ascii="Times New Roman" w:hAnsi="Times New Roman" w:cs="Times New Roman"/>
          <w:highlight w:val="yellow"/>
        </w:rPr>
        <w:instrText xml:space="preserve"> ADDIN ZOTERO_ITEM CSL_CITATION {"citationID":"sHqeqyVy","properties":{"formattedCitation":"(Little et al., 2020; Suescun Gonzalez et al., 2024)","plainCitation":"(Little et al., 2020; Suescun Gonzalez et al., 2024)","noteIndex":0},"citationItems":[{"id":894,"uris":["http://zotero.org/users/7033217/items/BR9FET6E"],"itemData":{"id":894,"type":"article-journal","abstract":"This study explores the potential to reach a circular economy for post-consumer Recycled Polyethylene Terephthalate (rPET) packaging and bottles by using it as a Distributed Recycling for Additive Manufacturing (DRAM) feedstock. Specifically, for the first time, rPET water bottle flake is processed using only an open source toolchain with Fused Particle Fabrication (FPF) or Fused Granular Fabrication (FGF) processing rather than first converting it to filament. In this study, first the impact of granulation, sifting, and heating (and their sequential combination) is quantified on the shape and size distribution of the rPET flakes. Then 3D printing tests were performed on the rPET flake with two different feed systems: an external feeder and feed tube augmented with a motorized auger screw, and an extruder-mounted hopper that enables direct 3D printing. Two Gigabot X machines were used, each with the different feed systems, and one without and the latter with extended part cooling. 3D print settings were optimized based on thermal characterization, and both systems were shown to 3D print rPET directly from shredded water bottles. Mechanical testing showed the importance of isolating rPET from moisture and that geometry was important for uniform extrusion. The mechanical strength of 3D-printed parts with FPF and inconsistent flow is lower than optimized fused filament, but adequate for a wide range of applications. Future work is needed to improve consistency and enable water bottles to be used as a widespread DRAM feedstock.","citation-key":"little2020","container-title":"Materials","DOI":"10.3390/ma13194273","ISSN":"1996-1944","issue":"19","language":"en","license":"http://creativecommons.org/licenses/by/3.0/","note":"number: 19","page":"4273","publisher":"Multidisciplinary Digital Publishing Institute","source":"www.mdpi.com","title":"Towards Distributed Recycling with Additive Manufacturing of PET Flake Feedstocks","volume":"13","author":[{"family":"Little","given":"Helen A."},{"family":"Tanikella","given":"Nagendra G."},{"family":"J. Reich","given":"Matthew"},{"family":"Fiedler","given":"Matthew J."},{"family":"Snabes","given":"Samantha L."},{"family":"Pearce","given":"Joshua M."}],"issued":{"date-parts":[["2020",1]]}}},{"id":222,"uris":["http://zotero.org/users/7033217/items/MWUKX9B6"],"itemData":{"id":222,"type":"article-journal","abstract":"The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6E367D" w:rsidRPr="00F466EA">
        <w:rPr>
          <w:rFonts w:ascii="Times New Roman" w:hAnsi="Times New Roman" w:cs="Times New Roman"/>
          <w:highlight w:val="yellow"/>
          <w:rPrChange w:id="541" w:author="Catalina Suescun Gonzalez" w:date="2026-08-26T11:25:00Z" w16du:dateUtc="2026-08-26T09:25:00Z">
            <w:rPr>
              <w:rFonts w:ascii="Times New Roman" w:hAnsi="Times New Roman" w:cs="Times New Roman"/>
            </w:rPr>
          </w:rPrChange>
        </w:rPr>
        <w:fldChar w:fldCharType="separate"/>
      </w:r>
      <w:r w:rsidR="00EE0ACE" w:rsidRPr="00EE0ACE">
        <w:rPr>
          <w:rFonts w:ascii="Times New Roman" w:hAnsi="Times New Roman" w:cs="Times New Roman"/>
          <w:highlight w:val="yellow"/>
        </w:rPr>
        <w:t>(Little et al., 2020; Suescun Gonzalez et al., 2024)</w:t>
      </w:r>
      <w:r w:rsidR="006E367D" w:rsidRPr="00F466EA">
        <w:rPr>
          <w:rFonts w:ascii="Times New Roman" w:hAnsi="Times New Roman" w:cs="Times New Roman"/>
          <w:highlight w:val="yellow"/>
          <w:rPrChange w:id="542" w:author="Catalina Suescun Gonzalez" w:date="2026-08-26T11:25:00Z" w16du:dateUtc="2026-08-26T09:25:00Z">
            <w:rPr>
              <w:rFonts w:ascii="Times New Roman" w:hAnsi="Times New Roman" w:cs="Times New Roman"/>
            </w:rPr>
          </w:rPrChange>
        </w:rPr>
        <w:fldChar w:fldCharType="end"/>
      </w:r>
      <w:r w:rsidR="00FC4FEB" w:rsidRPr="00F466EA">
        <w:rPr>
          <w:rFonts w:ascii="Times New Roman" w:hAnsi="Times New Roman" w:cs="Times New Roman"/>
          <w:highlight w:val="yellow"/>
          <w:rPrChange w:id="543" w:author="Catalina Suescun Gonzalez" w:date="2026-08-26T11:25:00Z" w16du:dateUtc="2026-08-26T09:25:00Z">
            <w:rPr>
              <w:rFonts w:ascii="Times New Roman" w:hAnsi="Times New Roman" w:cs="Times New Roman"/>
            </w:rPr>
          </w:rPrChange>
        </w:rPr>
        <w:t xml:space="preserve">. The </w:t>
      </w:r>
      <w:r w:rsidR="00EA49E0" w:rsidRPr="00F466EA">
        <w:rPr>
          <w:rFonts w:ascii="Times New Roman" w:hAnsi="Times New Roman" w:cs="Times New Roman"/>
          <w:highlight w:val="yellow"/>
          <w:rPrChange w:id="544" w:author="Catalina Suescun Gonzalez" w:date="2026-08-26T11:25:00Z" w16du:dateUtc="2026-08-26T09:25:00Z">
            <w:rPr>
              <w:rFonts w:ascii="Times New Roman" w:hAnsi="Times New Roman" w:cs="Times New Roman"/>
            </w:rPr>
          </w:rPrChange>
        </w:rPr>
        <w:t>sifted</w:t>
      </w:r>
      <w:r w:rsidR="00C55DA7" w:rsidRPr="00F466EA">
        <w:rPr>
          <w:rFonts w:ascii="Times New Roman" w:hAnsi="Times New Roman" w:cs="Times New Roman"/>
          <w:highlight w:val="yellow"/>
          <w:rPrChange w:id="545" w:author="Catalina Suescun Gonzalez" w:date="2026-08-26T11:25:00Z" w16du:dateUtc="2026-08-26T09:25:00Z">
            <w:rPr>
              <w:rFonts w:ascii="Times New Roman" w:hAnsi="Times New Roman" w:cs="Times New Roman"/>
            </w:rPr>
          </w:rPrChange>
        </w:rPr>
        <w:t xml:space="preserve"> material was </w:t>
      </w:r>
      <w:r w:rsidR="00DF55E8" w:rsidRPr="00F466EA">
        <w:rPr>
          <w:rFonts w:ascii="Times New Roman" w:hAnsi="Times New Roman" w:cs="Times New Roman"/>
          <w:highlight w:val="yellow"/>
          <w:rPrChange w:id="546" w:author="Catalina Suescun Gonzalez" w:date="2026-08-26T11:25:00Z" w16du:dateUtc="2026-08-26T09:25:00Z">
            <w:rPr>
              <w:rFonts w:ascii="Times New Roman" w:hAnsi="Times New Roman" w:cs="Times New Roman"/>
            </w:rPr>
          </w:rPrChange>
        </w:rPr>
        <w:t xml:space="preserve">then </w:t>
      </w:r>
      <w:r w:rsidR="00975CC0" w:rsidRPr="00F466EA">
        <w:rPr>
          <w:rFonts w:ascii="Times New Roman" w:hAnsi="Times New Roman" w:cs="Times New Roman"/>
          <w:highlight w:val="yellow"/>
          <w:rPrChange w:id="547" w:author="Catalina Suescun Gonzalez" w:date="2026-08-26T11:25:00Z" w16du:dateUtc="2026-08-26T09:25:00Z">
            <w:rPr>
              <w:rFonts w:ascii="Times New Roman" w:hAnsi="Times New Roman" w:cs="Times New Roman"/>
            </w:rPr>
          </w:rPrChange>
        </w:rPr>
        <w:t>3D</w:t>
      </w:r>
      <w:r w:rsidR="007D0391" w:rsidRPr="00F466EA">
        <w:rPr>
          <w:rFonts w:ascii="Times New Roman" w:hAnsi="Times New Roman" w:cs="Times New Roman"/>
          <w:highlight w:val="yellow"/>
          <w:rPrChange w:id="548" w:author="Catalina Suescun Gonzalez" w:date="2026-08-26T11:25:00Z" w16du:dateUtc="2026-08-26T09:25:00Z">
            <w:rPr>
              <w:rFonts w:ascii="Times New Roman" w:hAnsi="Times New Roman" w:cs="Times New Roman"/>
            </w:rPr>
          </w:rPrChange>
        </w:rPr>
        <w:t xml:space="preserve"> </w:t>
      </w:r>
      <w:r w:rsidR="00BE3F45" w:rsidRPr="00F466EA">
        <w:rPr>
          <w:rFonts w:ascii="Times New Roman" w:hAnsi="Times New Roman" w:cs="Times New Roman"/>
          <w:highlight w:val="yellow"/>
          <w:rPrChange w:id="549" w:author="Catalina Suescun Gonzalez" w:date="2026-08-26T11:25:00Z" w16du:dateUtc="2026-08-26T09:25:00Z">
            <w:rPr>
              <w:rFonts w:ascii="Times New Roman" w:hAnsi="Times New Roman" w:cs="Times New Roman"/>
            </w:rPr>
          </w:rPrChange>
        </w:rPr>
        <w:t>printed.</w:t>
      </w:r>
    </w:p>
    <w:p w14:paraId="7159B444" w14:textId="2CA1AA16" w:rsidR="00324E1D" w:rsidRPr="00246CE4" w:rsidRDefault="005F2774" w:rsidP="001A62BE">
      <w:pPr>
        <w:jc w:val="both"/>
        <w:rPr>
          <w:rFonts w:ascii="Times New Roman" w:hAnsi="Times New Roman" w:cs="Times New Roman"/>
        </w:rPr>
      </w:pPr>
      <w:ins w:id="550" w:author="Catalina Suescun Gonzalez" w:date="2026-08-31T10:39:00Z" w16du:dateUtc="2026-08-31T08:39:00Z">
        <w:r>
          <w:rPr>
            <w:rFonts w:ascii="Times New Roman" w:hAnsi="Times New Roman" w:cs="Times New Roman"/>
            <w:highlight w:val="yellow"/>
          </w:rPr>
          <w:t xml:space="preserve">For the elaboration of  </w:t>
        </w:r>
        <w:r w:rsidRPr="00BC563A">
          <w:rPr>
            <w:rFonts w:ascii="Times New Roman" w:hAnsi="Times New Roman" w:cs="Times New Roman"/>
            <w:highlight w:val="yellow"/>
          </w:rPr>
          <w:t>laboratory-made pellets</w:t>
        </w:r>
        <w:r>
          <w:rPr>
            <w:rFonts w:ascii="Times New Roman" w:hAnsi="Times New Roman" w:cs="Times New Roman"/>
            <w:highlight w:val="yellow"/>
          </w:rPr>
          <w:t xml:space="preserve">, </w:t>
        </w:r>
      </w:ins>
      <w:del w:id="551" w:author="Catalina Suescun Gonzalez" w:date="2026-08-31T10:39:00Z" w16du:dateUtc="2026-08-31T08:39:00Z">
        <w:r w:rsidR="00233C2B" w:rsidRPr="00F466EA" w:rsidDel="005F2774">
          <w:rPr>
            <w:rFonts w:ascii="Times New Roman" w:hAnsi="Times New Roman" w:cs="Times New Roman"/>
            <w:highlight w:val="yellow"/>
            <w:rPrChange w:id="552" w:author="Catalina Suescun Gonzalez" w:date="2026-08-26T11:25:00Z" w16du:dateUtc="2026-08-26T09:25:00Z">
              <w:rPr>
                <w:rFonts w:ascii="Times New Roman" w:hAnsi="Times New Roman" w:cs="Times New Roman"/>
              </w:rPr>
            </w:rPrChange>
          </w:rPr>
          <w:delText>T</w:delText>
        </w:r>
      </w:del>
      <w:ins w:id="553" w:author="Catalina Suescun Gonzalez" w:date="2026-08-31T10:39:00Z" w16du:dateUtc="2026-08-31T08:39:00Z">
        <w:r>
          <w:rPr>
            <w:rFonts w:ascii="Times New Roman" w:hAnsi="Times New Roman" w:cs="Times New Roman"/>
            <w:highlight w:val="yellow"/>
          </w:rPr>
          <w:t>t</w:t>
        </w:r>
      </w:ins>
      <w:r w:rsidR="00233C2B" w:rsidRPr="00F466EA">
        <w:rPr>
          <w:rFonts w:ascii="Times New Roman" w:hAnsi="Times New Roman" w:cs="Times New Roman"/>
          <w:highlight w:val="yellow"/>
          <w:rPrChange w:id="554" w:author="Catalina Suescun Gonzalez" w:date="2026-08-26T11:25:00Z" w16du:dateUtc="2026-08-26T09:25:00Z">
            <w:rPr>
              <w:rFonts w:ascii="Times New Roman" w:hAnsi="Times New Roman" w:cs="Times New Roman"/>
            </w:rPr>
          </w:rPrChange>
        </w:rPr>
        <w:t>he</w:t>
      </w:r>
      <w:r w:rsidR="001E6FCA" w:rsidRPr="00F466EA">
        <w:rPr>
          <w:rFonts w:ascii="Times New Roman" w:hAnsi="Times New Roman" w:cs="Times New Roman"/>
          <w:highlight w:val="yellow"/>
          <w:rPrChange w:id="555" w:author="Catalina Suescun Gonzalez" w:date="2026-08-26T11:25:00Z" w16du:dateUtc="2026-08-26T09:25:00Z">
            <w:rPr>
              <w:rFonts w:ascii="Times New Roman" w:hAnsi="Times New Roman" w:cs="Times New Roman"/>
            </w:rPr>
          </w:rPrChange>
        </w:rPr>
        <w:t xml:space="preserve"> bottles were </w:t>
      </w:r>
      <w:r w:rsidR="00ED45FA" w:rsidRPr="00F466EA">
        <w:rPr>
          <w:rFonts w:ascii="Times New Roman" w:hAnsi="Times New Roman" w:cs="Times New Roman"/>
          <w:highlight w:val="yellow"/>
          <w:rPrChange w:id="556" w:author="Catalina Suescun Gonzalez" w:date="2026-08-26T11:25:00Z" w16du:dateUtc="2026-08-26T09:25:00Z">
            <w:rPr>
              <w:rFonts w:ascii="Times New Roman" w:hAnsi="Times New Roman" w:cs="Times New Roman"/>
            </w:rPr>
          </w:rPrChange>
        </w:rPr>
        <w:t>mechanically</w:t>
      </w:r>
      <w:r w:rsidR="001E6FCA" w:rsidRPr="00F466EA">
        <w:rPr>
          <w:rFonts w:ascii="Times New Roman" w:hAnsi="Times New Roman" w:cs="Times New Roman"/>
          <w:highlight w:val="yellow"/>
          <w:rPrChange w:id="557" w:author="Catalina Suescun Gonzalez" w:date="2026-08-26T11:25:00Z" w16du:dateUtc="2026-08-26T09:25:00Z">
            <w:rPr>
              <w:rFonts w:ascii="Times New Roman" w:hAnsi="Times New Roman" w:cs="Times New Roman"/>
            </w:rPr>
          </w:rPrChange>
        </w:rPr>
        <w:t xml:space="preserve"> shredded</w:t>
      </w:r>
      <w:r w:rsidR="007F3108" w:rsidRPr="00F466EA">
        <w:rPr>
          <w:rFonts w:ascii="Times New Roman" w:hAnsi="Times New Roman" w:cs="Times New Roman"/>
          <w:highlight w:val="yellow"/>
          <w:rPrChange w:id="558" w:author="Catalina Suescun Gonzalez" w:date="2026-08-26T11:25:00Z" w16du:dateUtc="2026-08-26T09:25:00Z">
            <w:rPr>
              <w:rFonts w:ascii="Times New Roman" w:hAnsi="Times New Roman" w:cs="Times New Roman"/>
            </w:rPr>
          </w:rPrChange>
        </w:rPr>
        <w:t xml:space="preserve"> </w:t>
      </w:r>
      <w:del w:id="559" w:author="Catalina Suescun Gonzalez" w:date="2026-08-31T10:39:00Z" w16du:dateUtc="2026-08-31T08:39:00Z">
        <w:r w:rsidR="00233C2B" w:rsidRPr="00F466EA" w:rsidDel="005F2774">
          <w:rPr>
            <w:rFonts w:ascii="Times New Roman" w:hAnsi="Times New Roman" w:cs="Times New Roman"/>
            <w:highlight w:val="yellow"/>
            <w:rPrChange w:id="560" w:author="Catalina Suescun Gonzalez" w:date="2026-08-26T11:25:00Z" w16du:dateUtc="2026-08-26T09:25:00Z">
              <w:rPr>
                <w:rFonts w:ascii="Times New Roman" w:hAnsi="Times New Roman" w:cs="Times New Roman"/>
              </w:rPr>
            </w:rPrChange>
          </w:rPr>
          <w:delText>for the</w:delText>
        </w:r>
      </w:del>
      <w:r w:rsidR="00233C2B" w:rsidRPr="00F466EA">
        <w:rPr>
          <w:rFonts w:ascii="Times New Roman" w:hAnsi="Times New Roman" w:cs="Times New Roman"/>
          <w:highlight w:val="yellow"/>
          <w:rPrChange w:id="561" w:author="Catalina Suescun Gonzalez" w:date="2026-08-26T11:25:00Z" w16du:dateUtc="2026-08-26T09:25:00Z">
            <w:rPr>
              <w:rFonts w:ascii="Times New Roman" w:hAnsi="Times New Roman" w:cs="Times New Roman"/>
            </w:rPr>
          </w:rPrChange>
        </w:rPr>
        <w:t xml:space="preserve"> </w:t>
      </w:r>
      <w:del w:id="562" w:author="Catalina Suescun Gonzalez" w:date="2026-08-31T10:39:00Z" w16du:dateUtc="2026-08-31T08:39:00Z">
        <w:r w:rsidR="00233C2B" w:rsidRPr="00F466EA" w:rsidDel="005F2774">
          <w:rPr>
            <w:rFonts w:ascii="Times New Roman" w:hAnsi="Times New Roman" w:cs="Times New Roman"/>
            <w:highlight w:val="yellow"/>
            <w:rPrChange w:id="563" w:author="Catalina Suescun Gonzalez" w:date="2026-08-26T11:25:00Z" w16du:dateUtc="2026-08-26T09:25:00Z">
              <w:rPr>
                <w:rFonts w:ascii="Times New Roman" w:hAnsi="Times New Roman" w:cs="Times New Roman"/>
              </w:rPr>
            </w:rPrChange>
          </w:rPr>
          <w:delText xml:space="preserve">laboratory-made pellets </w:delText>
        </w:r>
      </w:del>
      <w:r w:rsidR="007F3108" w:rsidRPr="00F466EA">
        <w:rPr>
          <w:rFonts w:ascii="Times New Roman" w:hAnsi="Times New Roman" w:cs="Times New Roman"/>
          <w:highlight w:val="yellow"/>
          <w:rPrChange w:id="564" w:author="Catalina Suescun Gonzalez" w:date="2026-08-26T11:25:00Z" w16du:dateUtc="2026-08-26T09:25:00Z">
            <w:rPr>
              <w:rFonts w:ascii="Times New Roman" w:hAnsi="Times New Roman" w:cs="Times New Roman"/>
            </w:rPr>
          </w:rPrChange>
        </w:rPr>
        <w:t xml:space="preserve">with </w:t>
      </w:r>
      <w:r w:rsidR="00D77F0E" w:rsidRPr="00F466EA">
        <w:rPr>
          <w:rFonts w:ascii="Times New Roman" w:hAnsi="Times New Roman" w:cs="Times New Roman"/>
          <w:highlight w:val="yellow"/>
          <w:rPrChange w:id="565" w:author="Catalina Suescun Gonzalez" w:date="2026-08-26T11:25:00Z" w16du:dateUtc="2026-08-26T09:25:00Z">
            <w:rPr>
              <w:rFonts w:ascii="Times New Roman" w:hAnsi="Times New Roman" w:cs="Times New Roman"/>
            </w:rPr>
          </w:rPrChange>
        </w:rPr>
        <w:t>an</w:t>
      </w:r>
      <w:r w:rsidR="000F7065" w:rsidRPr="00F466EA">
        <w:rPr>
          <w:rFonts w:ascii="Times New Roman" w:hAnsi="Times New Roman" w:cs="Times New Roman"/>
          <w:highlight w:val="yellow"/>
          <w:rPrChange w:id="566" w:author="Catalina Suescun Gonzalez" w:date="2026-08-26T11:25:00Z" w16du:dateUtc="2026-08-26T09:25:00Z">
            <w:rPr>
              <w:rFonts w:ascii="Times New Roman" w:hAnsi="Times New Roman" w:cs="Times New Roman"/>
            </w:rPr>
          </w:rPrChange>
        </w:rPr>
        <w:t xml:space="preserve"> </w:t>
      </w:r>
      <w:r w:rsidR="00D570C4" w:rsidRPr="00F466EA">
        <w:rPr>
          <w:rFonts w:ascii="Times New Roman" w:hAnsi="Times New Roman" w:cs="Times New Roman"/>
          <w:highlight w:val="yellow"/>
          <w:rPrChange w:id="567" w:author="Catalina Suescun Gonzalez" w:date="2026-08-26T11:25:00Z" w16du:dateUtc="2026-08-26T09:25:00Z">
            <w:rPr>
              <w:rFonts w:ascii="Times New Roman" w:hAnsi="Times New Roman" w:cs="Times New Roman"/>
            </w:rPr>
          </w:rPrChange>
        </w:rPr>
        <w:t xml:space="preserve">open-source machine developed based </w:t>
      </w:r>
      <w:del w:id="568" w:author="Catalina Suescun Gonzalez" w:date="2026-08-31T10:40:00Z" w16du:dateUtc="2026-08-31T08:40:00Z">
        <w:r w:rsidR="00D570C4" w:rsidRPr="00F466EA" w:rsidDel="008F3406">
          <w:rPr>
            <w:rFonts w:ascii="Times New Roman" w:hAnsi="Times New Roman" w:cs="Times New Roman"/>
            <w:highlight w:val="yellow"/>
            <w:rPrChange w:id="569" w:author="Catalina Suescun Gonzalez" w:date="2026-08-26T11:25:00Z" w16du:dateUtc="2026-08-26T09:25:00Z">
              <w:rPr>
                <w:rFonts w:ascii="Times New Roman" w:hAnsi="Times New Roman" w:cs="Times New Roman"/>
              </w:rPr>
            </w:rPrChange>
          </w:rPr>
          <w:delText xml:space="preserve">on the design </w:delText>
        </w:r>
      </w:del>
      <w:r w:rsidR="00D570C4" w:rsidRPr="00F466EA">
        <w:rPr>
          <w:rFonts w:ascii="Times New Roman" w:hAnsi="Times New Roman" w:cs="Times New Roman"/>
          <w:highlight w:val="yellow"/>
          <w:rPrChange w:id="570" w:author="Catalina Suescun Gonzalez" w:date="2026-08-26T11:25:00Z" w16du:dateUtc="2026-08-26T09:25:00Z">
            <w:rPr>
              <w:rFonts w:ascii="Times New Roman" w:hAnsi="Times New Roman" w:cs="Times New Roman"/>
            </w:rPr>
          </w:rPrChange>
        </w:rPr>
        <w:t xml:space="preserve">from Fanshawe University </w:t>
      </w:r>
      <w:r w:rsidR="00D570C4" w:rsidRPr="00F466EA">
        <w:rPr>
          <w:rFonts w:ascii="Times New Roman" w:hAnsi="Times New Roman" w:cs="Times New Roman"/>
          <w:highlight w:val="yellow"/>
          <w:rPrChange w:id="571" w:author="Catalina Suescun Gonzalez" w:date="2026-08-26T11:25:00Z" w16du:dateUtc="2026-08-26T09:25:00Z">
            <w:rPr>
              <w:rFonts w:ascii="Times New Roman" w:hAnsi="Times New Roman" w:cs="Times New Roman"/>
            </w:rPr>
          </w:rPrChange>
        </w:rPr>
        <w:fldChar w:fldCharType="begin"/>
      </w:r>
      <w:r w:rsidR="00EE0ACE">
        <w:rPr>
          <w:rFonts w:ascii="Times New Roman" w:hAnsi="Times New Roman" w:cs="Times New Roman"/>
          <w:highlight w:val="yellow"/>
        </w:rPr>
        <w:instrText xml:space="preserve"> ADDIN ZOTERO_ITEM CSL_CITATION {"citationID":"6RS4OAfd","properties":{"formattedCitation":"(\\uc0\\u8220{}Academy - Precious Plastic Community,\\uc0\\u8221{} n.d.)","plainCitation":"(“Academy - Precious Plastic Community,” n.d.)","noteIndex":0},"citationItems":[{"id":166,"uris":["http://zotero.org/users/7033217/items/J5DSSHTW"],"itemData":{"id":166,"type":"webpage","abstract":"A series of tools for the Precious Plastic community to collaborate around the world. Connect, share and meet each other to tackle plastic waste.","citation-key":"zotero-5694","language":"en","title":"Academy - Precious Plastic Community","URL":"https://community.preciousplastic.com","accessed":{"date-parts":[["2024",9,23]]}}}],"schema":"https://github.com/citation-style-language/schema/raw/master/csl-citation.json"} </w:instrText>
      </w:r>
      <w:r w:rsidR="00D570C4" w:rsidRPr="00F466EA">
        <w:rPr>
          <w:rFonts w:ascii="Times New Roman" w:hAnsi="Times New Roman" w:cs="Times New Roman"/>
          <w:highlight w:val="yellow"/>
          <w:rPrChange w:id="572" w:author="Catalina Suescun Gonzalez" w:date="2026-08-26T11:25:00Z" w16du:dateUtc="2026-08-26T09:25:00Z">
            <w:rPr>
              <w:rFonts w:ascii="Times New Roman" w:hAnsi="Times New Roman" w:cs="Times New Roman"/>
            </w:rPr>
          </w:rPrChange>
        </w:rPr>
        <w:fldChar w:fldCharType="separate"/>
      </w:r>
      <w:r w:rsidR="00EE0ACE" w:rsidRPr="00EE0ACE">
        <w:rPr>
          <w:rFonts w:ascii="Times New Roman" w:hAnsi="Times New Roman" w:cs="Times New Roman"/>
          <w:kern w:val="0"/>
        </w:rPr>
        <w:t>(“Academy - Precious Plastic Community,” n.d.)</w:t>
      </w:r>
      <w:r w:rsidR="00D570C4" w:rsidRPr="00F466EA">
        <w:rPr>
          <w:rFonts w:ascii="Times New Roman" w:hAnsi="Times New Roman" w:cs="Times New Roman"/>
          <w:highlight w:val="yellow"/>
          <w:rPrChange w:id="573" w:author="Catalina Suescun Gonzalez" w:date="2026-08-26T11:25:00Z" w16du:dateUtc="2026-08-26T09:25:00Z">
            <w:rPr>
              <w:rFonts w:ascii="Times New Roman" w:hAnsi="Times New Roman" w:cs="Times New Roman"/>
            </w:rPr>
          </w:rPrChange>
        </w:rPr>
        <w:fldChar w:fldCharType="end"/>
      </w:r>
      <w:r w:rsidR="007F3108" w:rsidRPr="00F466EA">
        <w:rPr>
          <w:rFonts w:ascii="Times New Roman" w:hAnsi="Times New Roman" w:cs="Times New Roman"/>
          <w:highlight w:val="yellow"/>
          <w:rPrChange w:id="574" w:author="Catalina Suescun Gonzalez" w:date="2026-08-26T11:25:00Z" w16du:dateUtc="2026-08-26T09:25:00Z">
            <w:rPr>
              <w:rFonts w:ascii="Times New Roman" w:hAnsi="Times New Roman" w:cs="Times New Roman"/>
            </w:rPr>
          </w:rPrChange>
        </w:rPr>
        <w:t>.</w:t>
      </w:r>
      <w:r w:rsidR="001E6FCA" w:rsidRPr="00F466EA">
        <w:rPr>
          <w:rFonts w:ascii="Times New Roman" w:hAnsi="Times New Roman" w:cs="Times New Roman"/>
          <w:highlight w:val="yellow"/>
          <w:rPrChange w:id="575" w:author="Catalina Suescun Gonzalez" w:date="2026-08-26T11:25:00Z" w16du:dateUtc="2026-08-26T09:25:00Z">
            <w:rPr>
              <w:rFonts w:ascii="Times New Roman" w:hAnsi="Times New Roman" w:cs="Times New Roman"/>
            </w:rPr>
          </w:rPrChange>
        </w:rPr>
        <w:t xml:space="preserve"> </w:t>
      </w:r>
      <w:r w:rsidR="00171A0C" w:rsidRPr="00F466EA">
        <w:rPr>
          <w:rFonts w:ascii="Times New Roman" w:hAnsi="Times New Roman" w:cs="Times New Roman"/>
          <w:highlight w:val="yellow"/>
          <w:rPrChange w:id="576" w:author="Catalina Suescun Gonzalez" w:date="2026-08-26T11:25:00Z" w16du:dateUtc="2026-08-26T09:25:00Z">
            <w:rPr>
              <w:rFonts w:ascii="Times New Roman" w:hAnsi="Times New Roman" w:cs="Times New Roman"/>
            </w:rPr>
          </w:rPrChange>
        </w:rPr>
        <w:t>T</w:t>
      </w:r>
      <w:r w:rsidR="001E6FCA" w:rsidRPr="00F466EA">
        <w:rPr>
          <w:rFonts w:ascii="Times New Roman" w:hAnsi="Times New Roman" w:cs="Times New Roman"/>
          <w:highlight w:val="yellow"/>
          <w:rPrChange w:id="577" w:author="Catalina Suescun Gonzalez" w:date="2026-08-26T11:25:00Z" w16du:dateUtc="2026-08-26T09:25:00Z">
            <w:rPr>
              <w:rFonts w:ascii="Times New Roman" w:hAnsi="Times New Roman" w:cs="Times New Roman"/>
            </w:rPr>
          </w:rPrChange>
        </w:rPr>
        <w:t>he material</w:t>
      </w:r>
      <w:r w:rsidR="00B56C10" w:rsidRPr="00F466EA">
        <w:rPr>
          <w:rFonts w:ascii="Times New Roman" w:hAnsi="Times New Roman" w:cs="Times New Roman"/>
          <w:highlight w:val="yellow"/>
          <w:rPrChange w:id="578" w:author="Catalina Suescun Gonzalez" w:date="2026-08-26T11:25:00Z" w16du:dateUtc="2026-08-26T09:25:00Z">
            <w:rPr>
              <w:rFonts w:ascii="Times New Roman" w:hAnsi="Times New Roman" w:cs="Times New Roman"/>
            </w:rPr>
          </w:rPrChange>
        </w:rPr>
        <w:t>s</w:t>
      </w:r>
      <w:r w:rsidR="001E6FCA" w:rsidRPr="00F466EA">
        <w:rPr>
          <w:rFonts w:ascii="Times New Roman" w:hAnsi="Times New Roman" w:cs="Times New Roman"/>
          <w:highlight w:val="yellow"/>
          <w:rPrChange w:id="579" w:author="Catalina Suescun Gonzalez" w:date="2026-08-26T11:25:00Z" w16du:dateUtc="2026-08-26T09:25:00Z">
            <w:rPr>
              <w:rFonts w:ascii="Times New Roman" w:hAnsi="Times New Roman" w:cs="Times New Roman"/>
            </w:rPr>
          </w:rPrChange>
        </w:rPr>
        <w:t xml:space="preserve"> w</w:t>
      </w:r>
      <w:r w:rsidR="00B56C10" w:rsidRPr="00F466EA">
        <w:rPr>
          <w:rFonts w:ascii="Times New Roman" w:hAnsi="Times New Roman" w:cs="Times New Roman"/>
          <w:highlight w:val="yellow"/>
          <w:rPrChange w:id="580" w:author="Catalina Suescun Gonzalez" w:date="2026-08-26T11:25:00Z" w16du:dateUtc="2026-08-26T09:25:00Z">
            <w:rPr>
              <w:rFonts w:ascii="Times New Roman" w:hAnsi="Times New Roman" w:cs="Times New Roman"/>
            </w:rPr>
          </w:rPrChange>
        </w:rPr>
        <w:t>ere</w:t>
      </w:r>
      <w:r w:rsidR="001E6FCA" w:rsidRPr="00F466EA">
        <w:rPr>
          <w:rFonts w:ascii="Times New Roman" w:hAnsi="Times New Roman" w:cs="Times New Roman"/>
          <w:highlight w:val="yellow"/>
          <w:rPrChange w:id="581" w:author="Catalina Suescun Gonzalez" w:date="2026-08-26T11:25:00Z" w16du:dateUtc="2026-08-26T09:25:00Z">
            <w:rPr>
              <w:rFonts w:ascii="Times New Roman" w:hAnsi="Times New Roman" w:cs="Times New Roman"/>
            </w:rPr>
          </w:rPrChange>
        </w:rPr>
        <w:t xml:space="preserve"> </w:t>
      </w:r>
      <w:r w:rsidR="00BC4602" w:rsidRPr="00F466EA">
        <w:rPr>
          <w:rFonts w:ascii="Times New Roman" w:hAnsi="Times New Roman" w:cs="Times New Roman"/>
          <w:highlight w:val="yellow"/>
          <w:rPrChange w:id="582" w:author="Catalina Suescun Gonzalez" w:date="2026-08-26T11:25:00Z" w16du:dateUtc="2026-08-26T09:25:00Z">
            <w:rPr>
              <w:rFonts w:ascii="Times New Roman" w:hAnsi="Times New Roman" w:cs="Times New Roman"/>
            </w:rPr>
          </w:rPrChange>
        </w:rPr>
        <w:t xml:space="preserve">manually </w:t>
      </w:r>
      <w:r w:rsidR="001E6FCA" w:rsidRPr="00F466EA">
        <w:rPr>
          <w:rFonts w:ascii="Times New Roman" w:hAnsi="Times New Roman" w:cs="Times New Roman"/>
          <w:highlight w:val="yellow"/>
          <w:rPrChange w:id="583" w:author="Catalina Suescun Gonzalez" w:date="2026-08-26T11:25:00Z" w16du:dateUtc="2026-08-26T09:25:00Z">
            <w:rPr>
              <w:rFonts w:ascii="Times New Roman" w:hAnsi="Times New Roman" w:cs="Times New Roman"/>
            </w:rPr>
          </w:rPrChange>
        </w:rPr>
        <w:t>sifted</w:t>
      </w:r>
      <w:r w:rsidR="000E17DC" w:rsidRPr="00F466EA">
        <w:rPr>
          <w:rFonts w:ascii="Times New Roman" w:hAnsi="Times New Roman" w:cs="Times New Roman"/>
          <w:highlight w:val="yellow"/>
          <w:rPrChange w:id="584" w:author="Catalina Suescun Gonzalez" w:date="2026-08-26T11:25:00Z" w16du:dateUtc="2026-08-26T09:25:00Z">
            <w:rPr>
              <w:rFonts w:ascii="Times New Roman" w:hAnsi="Times New Roman" w:cs="Times New Roman"/>
            </w:rPr>
          </w:rPrChange>
        </w:rPr>
        <w:t xml:space="preserve"> with a 3 mm </w:t>
      </w:r>
      <w:r w:rsidR="00CE1900" w:rsidRPr="00F466EA">
        <w:rPr>
          <w:rFonts w:ascii="Times New Roman" w:hAnsi="Times New Roman" w:cs="Times New Roman"/>
          <w:highlight w:val="yellow"/>
          <w:rPrChange w:id="585" w:author="Catalina Suescun Gonzalez" w:date="2026-08-26T11:25:00Z" w16du:dateUtc="2026-08-26T09:25:00Z">
            <w:rPr>
              <w:rFonts w:ascii="Times New Roman" w:hAnsi="Times New Roman" w:cs="Times New Roman"/>
            </w:rPr>
          </w:rPrChange>
        </w:rPr>
        <w:t>mesh</w:t>
      </w:r>
      <w:r w:rsidR="00535FE6" w:rsidRPr="00F466EA">
        <w:rPr>
          <w:rFonts w:ascii="Times New Roman" w:hAnsi="Times New Roman" w:cs="Times New Roman"/>
          <w:highlight w:val="yellow"/>
          <w:rPrChange w:id="586" w:author="Catalina Suescun Gonzalez" w:date="2026-08-26T11:25:00Z" w16du:dateUtc="2026-08-26T09:25:00Z">
            <w:rPr>
              <w:rFonts w:ascii="Times New Roman" w:hAnsi="Times New Roman" w:cs="Times New Roman"/>
            </w:rPr>
          </w:rPrChange>
        </w:rPr>
        <w:t xml:space="preserve">, and </w:t>
      </w:r>
      <w:r w:rsidR="00293553" w:rsidRPr="00F466EA">
        <w:rPr>
          <w:rFonts w:ascii="Times New Roman" w:hAnsi="Times New Roman" w:cs="Times New Roman"/>
          <w:highlight w:val="yellow"/>
          <w:rPrChange w:id="587" w:author="Catalina Suescun Gonzalez" w:date="2026-08-26T11:25:00Z" w16du:dateUtc="2026-08-26T09:25:00Z">
            <w:rPr>
              <w:rFonts w:ascii="Times New Roman" w:hAnsi="Times New Roman" w:cs="Times New Roman"/>
            </w:rPr>
          </w:rPrChange>
        </w:rPr>
        <w:t xml:space="preserve">no cleaning processes were </w:t>
      </w:r>
      <w:r w:rsidR="00426B2E" w:rsidRPr="00F466EA">
        <w:rPr>
          <w:rFonts w:ascii="Times New Roman" w:hAnsi="Times New Roman" w:cs="Times New Roman"/>
          <w:highlight w:val="yellow"/>
          <w:rPrChange w:id="588" w:author="Catalina Suescun Gonzalez" w:date="2026-08-26T11:25:00Z" w16du:dateUtc="2026-08-26T09:25:00Z">
            <w:rPr>
              <w:rFonts w:ascii="Times New Roman" w:hAnsi="Times New Roman" w:cs="Times New Roman"/>
            </w:rPr>
          </w:rPrChange>
        </w:rPr>
        <w:t>performed</w:t>
      </w:r>
      <w:r w:rsidR="00293553" w:rsidRPr="00F466EA">
        <w:rPr>
          <w:rFonts w:ascii="Times New Roman" w:hAnsi="Times New Roman" w:cs="Times New Roman"/>
          <w:highlight w:val="yellow"/>
          <w:rPrChange w:id="589" w:author="Catalina Suescun Gonzalez" w:date="2026-08-26T11:25:00Z" w16du:dateUtc="2026-08-26T09:25:00Z">
            <w:rPr>
              <w:rFonts w:ascii="Times New Roman" w:hAnsi="Times New Roman" w:cs="Times New Roman"/>
            </w:rPr>
          </w:rPrChange>
        </w:rPr>
        <w:t>.</w:t>
      </w:r>
      <w:r w:rsidR="00426B2E" w:rsidRPr="00F466EA">
        <w:rPr>
          <w:rFonts w:ascii="Times New Roman" w:hAnsi="Times New Roman" w:cs="Times New Roman"/>
          <w:highlight w:val="yellow"/>
          <w:rPrChange w:id="590" w:author="Catalina Suescun Gonzalez" w:date="2026-08-26T11:25:00Z" w16du:dateUtc="2026-08-26T09:25:00Z">
            <w:rPr>
              <w:rFonts w:ascii="Times New Roman" w:hAnsi="Times New Roman" w:cs="Times New Roman"/>
            </w:rPr>
          </w:rPrChange>
        </w:rPr>
        <w:t xml:space="preserve"> </w:t>
      </w:r>
      <w:r w:rsidR="001E6FCA" w:rsidRPr="00F466EA">
        <w:rPr>
          <w:rFonts w:ascii="Times New Roman" w:hAnsi="Times New Roman" w:cs="Times New Roman"/>
          <w:highlight w:val="yellow"/>
          <w:rPrChange w:id="591" w:author="Catalina Suescun Gonzalez" w:date="2026-08-26T11:25:00Z" w16du:dateUtc="2026-08-26T09:25:00Z">
            <w:rPr>
              <w:rFonts w:ascii="Times New Roman" w:hAnsi="Times New Roman" w:cs="Times New Roman"/>
            </w:rPr>
          </w:rPrChange>
        </w:rPr>
        <w:t>The</w:t>
      </w:r>
      <w:r w:rsidR="00171A0C" w:rsidRPr="00F466EA">
        <w:rPr>
          <w:rFonts w:ascii="Times New Roman" w:hAnsi="Times New Roman" w:cs="Times New Roman"/>
          <w:highlight w:val="yellow"/>
          <w:rPrChange w:id="592" w:author="Catalina Suescun Gonzalez" w:date="2026-08-26T11:25:00Z" w16du:dateUtc="2026-08-26T09:25:00Z">
            <w:rPr>
              <w:rFonts w:ascii="Times New Roman" w:hAnsi="Times New Roman" w:cs="Times New Roman"/>
            </w:rPr>
          </w:rPrChange>
        </w:rPr>
        <w:t>n,</w:t>
      </w:r>
      <w:r w:rsidR="001E6FCA" w:rsidRPr="00F466EA">
        <w:rPr>
          <w:rFonts w:ascii="Times New Roman" w:hAnsi="Times New Roman" w:cs="Times New Roman"/>
          <w:highlight w:val="yellow"/>
          <w:rPrChange w:id="593" w:author="Catalina Suescun Gonzalez" w:date="2026-08-26T11:25:00Z" w16du:dateUtc="2026-08-26T09:25:00Z">
            <w:rPr>
              <w:rFonts w:ascii="Times New Roman" w:hAnsi="Times New Roman" w:cs="Times New Roman"/>
            </w:rPr>
          </w:rPrChange>
        </w:rPr>
        <w:t xml:space="preserve"> </w:t>
      </w:r>
      <w:del w:id="594" w:author="Catalina Suescun Gonzalez" w:date="2026-08-31T10:40:00Z" w16du:dateUtc="2026-08-31T08:40:00Z">
        <w:r w:rsidR="001E6FCA" w:rsidRPr="00F466EA" w:rsidDel="008F3406">
          <w:rPr>
            <w:rFonts w:ascii="Times New Roman" w:hAnsi="Times New Roman" w:cs="Times New Roman"/>
            <w:highlight w:val="yellow"/>
            <w:rPrChange w:id="595" w:author="Catalina Suescun Gonzalez" w:date="2026-08-26T11:25:00Z" w16du:dateUtc="2026-08-26T09:25:00Z">
              <w:rPr>
                <w:rFonts w:ascii="Times New Roman" w:hAnsi="Times New Roman" w:cs="Times New Roman"/>
              </w:rPr>
            </w:rPrChange>
          </w:rPr>
          <w:delText xml:space="preserve">processed </w:delText>
        </w:r>
      </w:del>
      <w:ins w:id="596" w:author="Catalina Suescun Gonzalez" w:date="2026-08-31T10:40:00Z" w16du:dateUtc="2026-08-31T08:40:00Z">
        <w:r w:rsidR="008F3406">
          <w:rPr>
            <w:rFonts w:ascii="Times New Roman" w:hAnsi="Times New Roman" w:cs="Times New Roman"/>
            <w:highlight w:val="yellow"/>
          </w:rPr>
          <w:t xml:space="preserve">sifted </w:t>
        </w:r>
        <w:r w:rsidR="008F3406" w:rsidRPr="00F466EA">
          <w:rPr>
            <w:rFonts w:ascii="Times New Roman" w:hAnsi="Times New Roman" w:cs="Times New Roman"/>
            <w:highlight w:val="yellow"/>
            <w:rPrChange w:id="597" w:author="Catalina Suescun Gonzalez" w:date="2026-08-26T11:25:00Z" w16du:dateUtc="2026-08-26T09:25:00Z">
              <w:rPr>
                <w:rFonts w:ascii="Times New Roman" w:hAnsi="Times New Roman" w:cs="Times New Roman"/>
              </w:rPr>
            </w:rPrChange>
          </w:rPr>
          <w:t xml:space="preserve"> </w:t>
        </w:r>
      </w:ins>
      <w:r w:rsidR="001E6FCA" w:rsidRPr="00F466EA">
        <w:rPr>
          <w:rFonts w:ascii="Times New Roman" w:hAnsi="Times New Roman" w:cs="Times New Roman"/>
          <w:highlight w:val="yellow"/>
          <w:rPrChange w:id="598" w:author="Catalina Suescun Gonzalez" w:date="2026-08-26T11:25:00Z" w16du:dateUtc="2026-08-26T09:25:00Z">
            <w:rPr>
              <w:rFonts w:ascii="Times New Roman" w:hAnsi="Times New Roman" w:cs="Times New Roman"/>
            </w:rPr>
          </w:rPrChange>
        </w:rPr>
        <w:t xml:space="preserve">material was extruded through the </w:t>
      </w:r>
      <w:proofErr w:type="spellStart"/>
      <w:r w:rsidR="001E6FCA" w:rsidRPr="00F466EA">
        <w:rPr>
          <w:rFonts w:ascii="Times New Roman" w:hAnsi="Times New Roman" w:cs="Times New Roman"/>
          <w:highlight w:val="yellow"/>
          <w:rPrChange w:id="599" w:author="Catalina Suescun Gonzalez" w:date="2026-08-26T11:25:00Z" w16du:dateUtc="2026-08-26T09:25:00Z">
            <w:rPr>
              <w:rFonts w:ascii="Times New Roman" w:hAnsi="Times New Roman" w:cs="Times New Roman"/>
            </w:rPr>
          </w:rPrChange>
        </w:rPr>
        <w:t>Gigabo</w:t>
      </w:r>
      <w:r w:rsidR="003F74F8" w:rsidRPr="00F466EA">
        <w:rPr>
          <w:rFonts w:ascii="Times New Roman" w:hAnsi="Times New Roman" w:cs="Times New Roman"/>
          <w:highlight w:val="yellow"/>
          <w:rPrChange w:id="600" w:author="Catalina Suescun Gonzalez" w:date="2026-08-26T11:25:00Z" w16du:dateUtc="2026-08-26T09:25:00Z">
            <w:rPr>
              <w:rFonts w:ascii="Times New Roman" w:hAnsi="Times New Roman" w:cs="Times New Roman"/>
            </w:rPr>
          </w:rPrChange>
        </w:rPr>
        <w:t>X</w:t>
      </w:r>
      <w:proofErr w:type="spellEnd"/>
      <w:r w:rsidR="003F74F8" w:rsidRPr="00F466EA">
        <w:rPr>
          <w:rFonts w:ascii="Times New Roman" w:hAnsi="Times New Roman" w:cs="Times New Roman"/>
          <w:highlight w:val="yellow"/>
          <w:rPrChange w:id="601" w:author="Catalina Suescun Gonzalez" w:date="2026-08-26T11:25:00Z" w16du:dateUtc="2026-08-26T09:25:00Z">
            <w:rPr>
              <w:rFonts w:ascii="Times New Roman" w:hAnsi="Times New Roman" w:cs="Times New Roman"/>
            </w:rPr>
          </w:rPrChange>
        </w:rPr>
        <w:t xml:space="preserve"> </w:t>
      </w:r>
      <w:r w:rsidR="001E6FCA" w:rsidRPr="00F466EA">
        <w:rPr>
          <w:rFonts w:ascii="Times New Roman" w:hAnsi="Times New Roman" w:cs="Times New Roman"/>
          <w:highlight w:val="yellow"/>
          <w:rPrChange w:id="602" w:author="Catalina Suescun Gonzalez" w:date="2026-08-26T11:25:00Z" w16du:dateUtc="2026-08-26T09:25:00Z">
            <w:rPr>
              <w:rFonts w:ascii="Times New Roman" w:hAnsi="Times New Roman" w:cs="Times New Roman"/>
            </w:rPr>
          </w:rPrChange>
        </w:rPr>
        <w:t xml:space="preserve">system at 255°C to produce </w:t>
      </w:r>
      <w:r w:rsidR="00941825" w:rsidRPr="00F466EA">
        <w:rPr>
          <w:rFonts w:ascii="Times New Roman" w:hAnsi="Times New Roman" w:cs="Times New Roman"/>
          <w:highlight w:val="yellow"/>
          <w:rPrChange w:id="603" w:author="Catalina Suescun Gonzalez" w:date="2026-08-26T11:25:00Z" w16du:dateUtc="2026-08-26T09:25:00Z">
            <w:rPr>
              <w:rFonts w:ascii="Times New Roman" w:hAnsi="Times New Roman" w:cs="Times New Roman"/>
            </w:rPr>
          </w:rPrChange>
        </w:rPr>
        <w:t xml:space="preserve">a first </w:t>
      </w:r>
      <w:r w:rsidR="001E6FCA" w:rsidRPr="00F466EA">
        <w:rPr>
          <w:rFonts w:ascii="Times New Roman" w:hAnsi="Times New Roman" w:cs="Times New Roman"/>
          <w:highlight w:val="yellow"/>
          <w:rPrChange w:id="604" w:author="Catalina Suescun Gonzalez" w:date="2026-08-26T11:25:00Z" w16du:dateUtc="2026-08-26T09:25:00Z">
            <w:rPr>
              <w:rFonts w:ascii="Times New Roman" w:hAnsi="Times New Roman" w:cs="Times New Roman"/>
            </w:rPr>
          </w:rPrChange>
        </w:rPr>
        <w:t>filament</w:t>
      </w:r>
      <w:r w:rsidR="00941825" w:rsidRPr="00F466EA">
        <w:rPr>
          <w:rFonts w:ascii="Times New Roman" w:hAnsi="Times New Roman" w:cs="Times New Roman"/>
          <w:highlight w:val="yellow"/>
          <w:rPrChange w:id="605" w:author="Catalina Suescun Gonzalez" w:date="2026-08-26T11:25:00Z" w16du:dateUtc="2026-08-26T09:25:00Z">
            <w:rPr>
              <w:rFonts w:ascii="Times New Roman" w:hAnsi="Times New Roman" w:cs="Times New Roman"/>
            </w:rPr>
          </w:rPrChange>
        </w:rPr>
        <w:t xml:space="preserve"> feedstock</w:t>
      </w:r>
      <w:r w:rsidR="001E6FCA" w:rsidRPr="00F466EA">
        <w:rPr>
          <w:rFonts w:ascii="Times New Roman" w:hAnsi="Times New Roman" w:cs="Times New Roman"/>
          <w:highlight w:val="yellow"/>
          <w:rPrChange w:id="606" w:author="Catalina Suescun Gonzalez" w:date="2026-08-26T11:25:00Z" w16du:dateUtc="2026-08-26T09:25:00Z">
            <w:rPr>
              <w:rFonts w:ascii="Times New Roman" w:hAnsi="Times New Roman" w:cs="Times New Roman"/>
            </w:rPr>
          </w:rPrChange>
        </w:rPr>
        <w:t xml:space="preserve">. </w:t>
      </w:r>
      <w:ins w:id="607" w:author="Catalina Suescun Gonzalez" w:date="2026-08-31T10:41:00Z" w16du:dateUtc="2026-08-31T08:41:00Z">
        <w:r w:rsidR="008F3406">
          <w:rPr>
            <w:rFonts w:ascii="Times New Roman" w:hAnsi="Times New Roman" w:cs="Times New Roman"/>
            <w:highlight w:val="yellow"/>
          </w:rPr>
          <w:t xml:space="preserve">Then, </w:t>
        </w:r>
      </w:ins>
      <w:del w:id="608" w:author="Catalina Suescun Gonzalez" w:date="2026-08-31T10:41:00Z" w16du:dateUtc="2026-08-31T08:41:00Z">
        <w:r w:rsidR="001E6FCA" w:rsidRPr="00F466EA" w:rsidDel="008F3406">
          <w:rPr>
            <w:rFonts w:ascii="Times New Roman" w:hAnsi="Times New Roman" w:cs="Times New Roman"/>
            <w:highlight w:val="yellow"/>
            <w:rPrChange w:id="609" w:author="Catalina Suescun Gonzalez" w:date="2026-08-26T11:25:00Z" w16du:dateUtc="2026-08-26T09:25:00Z">
              <w:rPr>
                <w:rFonts w:ascii="Times New Roman" w:hAnsi="Times New Roman" w:cs="Times New Roman"/>
              </w:rPr>
            </w:rPrChange>
          </w:rPr>
          <w:delText>T</w:delText>
        </w:r>
      </w:del>
      <w:ins w:id="610" w:author="Catalina Suescun Gonzalez" w:date="2026-08-31T10:41:00Z" w16du:dateUtc="2026-08-31T08:41:00Z">
        <w:r w:rsidR="008F3406">
          <w:rPr>
            <w:rFonts w:ascii="Times New Roman" w:hAnsi="Times New Roman" w:cs="Times New Roman"/>
            <w:highlight w:val="yellow"/>
          </w:rPr>
          <w:t>t</w:t>
        </w:r>
      </w:ins>
      <w:r w:rsidR="001E6FCA" w:rsidRPr="00F466EA">
        <w:rPr>
          <w:rFonts w:ascii="Times New Roman" w:hAnsi="Times New Roman" w:cs="Times New Roman"/>
          <w:highlight w:val="yellow"/>
          <w:rPrChange w:id="611" w:author="Catalina Suescun Gonzalez" w:date="2026-08-26T11:25:00Z" w16du:dateUtc="2026-08-26T09:25:00Z">
            <w:rPr>
              <w:rFonts w:ascii="Times New Roman" w:hAnsi="Times New Roman" w:cs="Times New Roman"/>
            </w:rPr>
          </w:rPrChange>
        </w:rPr>
        <w:t xml:space="preserve">his filament served as the feedstock for a pelletizing process </w:t>
      </w:r>
      <w:r w:rsidR="00ED45FA" w:rsidRPr="00F466EA">
        <w:rPr>
          <w:rFonts w:ascii="Times New Roman" w:hAnsi="Times New Roman" w:cs="Times New Roman"/>
          <w:highlight w:val="yellow"/>
          <w:rPrChange w:id="612" w:author="Catalina Suescun Gonzalez" w:date="2026-08-26T11:25:00Z" w16du:dateUtc="2026-08-26T09:25:00Z">
            <w:rPr>
              <w:rFonts w:ascii="Times New Roman" w:hAnsi="Times New Roman" w:cs="Times New Roman"/>
            </w:rPr>
          </w:rPrChange>
        </w:rPr>
        <w:t>develop</w:t>
      </w:r>
      <w:r w:rsidR="00941825" w:rsidRPr="00F466EA">
        <w:rPr>
          <w:rFonts w:ascii="Times New Roman" w:hAnsi="Times New Roman" w:cs="Times New Roman"/>
          <w:highlight w:val="yellow"/>
          <w:rPrChange w:id="613" w:author="Catalina Suescun Gonzalez" w:date="2026-08-26T11:25:00Z" w16du:dateUtc="2026-08-26T09:25:00Z">
            <w:rPr>
              <w:rFonts w:ascii="Times New Roman" w:hAnsi="Times New Roman" w:cs="Times New Roman"/>
            </w:rPr>
          </w:rPrChange>
        </w:rPr>
        <w:t>ed</w:t>
      </w:r>
      <w:r w:rsidR="00ED45FA" w:rsidRPr="00F466EA">
        <w:rPr>
          <w:rFonts w:ascii="Times New Roman" w:hAnsi="Times New Roman" w:cs="Times New Roman"/>
          <w:highlight w:val="yellow"/>
          <w:rPrChange w:id="614" w:author="Catalina Suescun Gonzalez" w:date="2026-08-26T11:25:00Z" w16du:dateUtc="2026-08-26T09:25:00Z">
            <w:rPr>
              <w:rFonts w:ascii="Times New Roman" w:hAnsi="Times New Roman" w:cs="Times New Roman"/>
            </w:rPr>
          </w:rPrChange>
        </w:rPr>
        <w:t xml:space="preserve"> </w:t>
      </w:r>
      <w:r w:rsidR="00D77F0E" w:rsidRPr="00F466EA">
        <w:rPr>
          <w:rFonts w:ascii="Times New Roman" w:hAnsi="Times New Roman" w:cs="Times New Roman"/>
          <w:highlight w:val="yellow"/>
          <w:rPrChange w:id="615" w:author="Catalina Suescun Gonzalez" w:date="2026-08-26T11:25:00Z" w16du:dateUtc="2026-08-26T09:25:00Z">
            <w:rPr>
              <w:rFonts w:ascii="Times New Roman" w:hAnsi="Times New Roman" w:cs="Times New Roman"/>
            </w:rPr>
          </w:rPrChange>
        </w:rPr>
        <w:t>in</w:t>
      </w:r>
      <w:r w:rsidR="00ED45FA" w:rsidRPr="00F466EA">
        <w:rPr>
          <w:rFonts w:ascii="Times New Roman" w:hAnsi="Times New Roman" w:cs="Times New Roman"/>
          <w:highlight w:val="yellow"/>
          <w:rPrChange w:id="616" w:author="Catalina Suescun Gonzalez" w:date="2026-08-26T11:25:00Z" w16du:dateUtc="2026-08-26T09:25:00Z">
            <w:rPr>
              <w:rFonts w:ascii="Times New Roman" w:hAnsi="Times New Roman" w:cs="Times New Roman"/>
            </w:rPr>
          </w:rPrChange>
        </w:rPr>
        <w:t xml:space="preserve"> previous works </w:t>
      </w:r>
      <w:r w:rsidR="00ED45FA" w:rsidRPr="00F466EA">
        <w:rPr>
          <w:rFonts w:ascii="Times New Roman" w:hAnsi="Times New Roman" w:cs="Times New Roman"/>
          <w:highlight w:val="yellow"/>
          <w:rPrChange w:id="617" w:author="Catalina Suescun Gonzalez" w:date="2026-08-26T11:25:00Z" w16du:dateUtc="2026-08-26T09:25:00Z">
            <w:rPr>
              <w:rFonts w:ascii="Times New Roman" w:hAnsi="Times New Roman" w:cs="Times New Roman"/>
            </w:rPr>
          </w:rPrChange>
        </w:rPr>
        <w:fldChar w:fldCharType="begin"/>
      </w:r>
      <w:r w:rsidR="00EE0ACE">
        <w:rPr>
          <w:rFonts w:ascii="Times New Roman" w:hAnsi="Times New Roman" w:cs="Times New Roman"/>
          <w:highlight w:val="yellow"/>
        </w:rPr>
        <w:instrText xml:space="preserve"> ADDIN ZOTERO_ITEM CSL_CITATION {"citationID":"CXoBfyQQ","properties":{"formattedCitation":"(Ravindran et al., 2019)","plainCitation":"(Ravindran et al., 2019)","noteIndex":0},"citationItems":[{"id":770,"uris":["http://zotero.org/users/7033217/items/YFGFZDUG"],"itemData":{"id":770,"type":"article-journal","abstract":"In order to accelerate deployment of distributed recycling by providing low-cost feed stocks of granulated post-consumer waste plastic, this study analyzes an open source waste plastic granulator system. It is designed, built, and tested for its ability to convert post-consumer waste, 3D printed products and waste into polymer feedstock for recyclebots of fused particle/granule printers. The technical speciﬁcations of the device are quantiﬁed in terms of power consumption (380 to 404 W for PET and PLA, respectively) and particle size distribution. The open source device can be fabricated for less than $2000 USD in materials. The experimentally measured power use is only a minor contribution to the overall embodied energy of distributed recycling of waste plastic. The resultant plastic particle size distributions were found to be appropriate for use in both recyclebots and direct material extrusion 3D printers. Simple retroﬁts are shown to reduce sound levels during operation by 4dB-5dB for the vacuum. These results indicate that the open source waste plastic granulator is an appropriate technology for community, library, maker space, fab lab, or small business–based distributed recycling.","citation-key":"ravindran2019","container-title":"Technologies","DOI":"10.3390/technologies7040074","ISSN":"2227-7080","issue":"4","journalAbbreviation":"Technologies","language":"en","page":"74","source":"DOI.org (Crossref)","title":"Open Source Waste Plastic Granulator","volume":"7","author":[{"family":"Ravindran","given":"Arvind"},{"family":"Scsavnicki","given":"Sean"},{"family":"Nelson","given":"Walker"},{"family":"Gorecki","given":"Peter"},{"family":"Franz","given":"Jacob"},{"family":"Oberloier","given":"Shane"},{"family":"Meyer","given":"Theresa K."},{"family":"Barnard","given":"Andrew R."},{"family":"Pearce","given":"Joshua M."}],"issued":{"date-parts":[["2019",10,14]]}}}],"schema":"https://github.com/citation-style-language/schema/raw/master/csl-citation.json"} </w:instrText>
      </w:r>
      <w:r w:rsidR="00ED45FA" w:rsidRPr="00F466EA">
        <w:rPr>
          <w:rFonts w:ascii="Times New Roman" w:hAnsi="Times New Roman" w:cs="Times New Roman"/>
          <w:highlight w:val="yellow"/>
          <w:rPrChange w:id="618" w:author="Catalina Suescun Gonzalez" w:date="2026-08-26T11:25:00Z" w16du:dateUtc="2026-08-26T09:25:00Z">
            <w:rPr>
              <w:rFonts w:ascii="Times New Roman" w:hAnsi="Times New Roman" w:cs="Times New Roman"/>
            </w:rPr>
          </w:rPrChange>
        </w:rPr>
        <w:fldChar w:fldCharType="separate"/>
      </w:r>
      <w:r w:rsidR="00EE0ACE" w:rsidRPr="00EE0ACE">
        <w:rPr>
          <w:rFonts w:ascii="Times New Roman" w:hAnsi="Times New Roman" w:cs="Times New Roman"/>
          <w:highlight w:val="yellow"/>
        </w:rPr>
        <w:t>(Ravindran et al., 2019)</w:t>
      </w:r>
      <w:r w:rsidR="00ED45FA" w:rsidRPr="00F466EA">
        <w:rPr>
          <w:rFonts w:ascii="Times New Roman" w:hAnsi="Times New Roman" w:cs="Times New Roman"/>
          <w:highlight w:val="yellow"/>
          <w:rPrChange w:id="619" w:author="Catalina Suescun Gonzalez" w:date="2026-08-26T11:25:00Z" w16du:dateUtc="2026-08-26T09:25:00Z">
            <w:rPr>
              <w:rFonts w:ascii="Times New Roman" w:hAnsi="Times New Roman" w:cs="Times New Roman"/>
            </w:rPr>
          </w:rPrChange>
        </w:rPr>
        <w:fldChar w:fldCharType="end"/>
      </w:r>
      <w:r w:rsidR="00ED45FA" w:rsidRPr="00F466EA">
        <w:rPr>
          <w:rFonts w:ascii="Times New Roman" w:hAnsi="Times New Roman" w:cs="Times New Roman"/>
          <w:highlight w:val="yellow"/>
          <w:rPrChange w:id="620" w:author="Catalina Suescun Gonzalez" w:date="2026-08-26T11:25:00Z" w16du:dateUtc="2026-08-26T09:25:00Z">
            <w:rPr>
              <w:rFonts w:ascii="Times New Roman" w:hAnsi="Times New Roman" w:cs="Times New Roman"/>
            </w:rPr>
          </w:rPrChange>
        </w:rPr>
        <w:t xml:space="preserve">, </w:t>
      </w:r>
      <w:r w:rsidR="001E6FCA" w:rsidRPr="00F466EA">
        <w:rPr>
          <w:rFonts w:ascii="Times New Roman" w:hAnsi="Times New Roman" w:cs="Times New Roman"/>
          <w:highlight w:val="yellow"/>
          <w:rPrChange w:id="621" w:author="Catalina Suescun Gonzalez" w:date="2026-08-26T11:25:00Z" w16du:dateUtc="2026-08-26T09:25:00Z">
            <w:rPr>
              <w:rFonts w:ascii="Times New Roman" w:hAnsi="Times New Roman" w:cs="Times New Roman"/>
            </w:rPr>
          </w:rPrChange>
        </w:rPr>
        <w:t>resulting in the production of 500 grams of pellet</w:t>
      </w:r>
      <w:r w:rsidR="00ED45FA" w:rsidRPr="00F466EA">
        <w:rPr>
          <w:rFonts w:ascii="Times New Roman" w:hAnsi="Times New Roman" w:cs="Times New Roman"/>
          <w:highlight w:val="yellow"/>
          <w:rPrChange w:id="622" w:author="Catalina Suescun Gonzalez" w:date="2026-08-26T11:25:00Z" w16du:dateUtc="2026-08-26T09:25:00Z">
            <w:rPr>
              <w:rFonts w:ascii="Times New Roman" w:hAnsi="Times New Roman" w:cs="Times New Roman"/>
            </w:rPr>
          </w:rPrChange>
        </w:rPr>
        <w:t>s</w:t>
      </w:r>
      <w:r w:rsidR="00ED45FA" w:rsidRPr="00246CE4">
        <w:rPr>
          <w:rFonts w:ascii="Times New Roman" w:hAnsi="Times New Roman" w:cs="Times New Roman"/>
        </w:rPr>
        <w:t>.</w:t>
      </w:r>
      <w:r w:rsidR="007C252D" w:rsidRPr="00246CE4">
        <w:rPr>
          <w:rFonts w:ascii="Times New Roman" w:hAnsi="Times New Roman" w:cs="Times New Roman"/>
        </w:rPr>
        <w:t xml:space="preserve"> </w:t>
      </w:r>
      <w:r w:rsidR="00324E1D" w:rsidRPr="00246CE4">
        <w:rPr>
          <w:rFonts w:ascii="Times New Roman" w:hAnsi="Times New Roman" w:cs="Times New Roman"/>
        </w:rPr>
        <w:t>A</w:t>
      </w:r>
      <w:r w:rsidR="009E02CD" w:rsidRPr="00246CE4">
        <w:rPr>
          <w:rFonts w:ascii="Times New Roman" w:hAnsi="Times New Roman" w:cs="Times New Roman"/>
        </w:rPr>
        <w:t>dditionally, a</w:t>
      </w:r>
      <w:r w:rsidR="00324E1D" w:rsidRPr="00246CE4">
        <w:rPr>
          <w:rFonts w:ascii="Times New Roman" w:hAnsi="Times New Roman" w:cs="Times New Roman"/>
        </w:rPr>
        <w:t>ll the particles were dried overnight</w:t>
      </w:r>
      <w:r w:rsidR="000C02A9" w:rsidRPr="00246CE4">
        <w:rPr>
          <w:rFonts w:ascii="Times New Roman" w:hAnsi="Times New Roman" w:cs="Times New Roman"/>
        </w:rPr>
        <w:t xml:space="preserve"> at a controlled temperature of 60°C</w:t>
      </w:r>
      <w:r w:rsidR="00324E1D" w:rsidRPr="00246CE4">
        <w:rPr>
          <w:rFonts w:ascii="Times New Roman" w:hAnsi="Times New Roman" w:cs="Times New Roman"/>
        </w:rPr>
        <w:t xml:space="preserve"> using a VWR scientific oven (Avantor, USA) </w:t>
      </w:r>
      <w:r w:rsidR="00324E1D"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{"citationID":"Q0J215rk","properties":{"formattedCitation":"(\\uc0\\u8220{}Ovens | VWR,\\uc0\\u8221{} n.d.)","plainCitation":"(“Ovens | VWR,” n.d.)","noteIndex":0},"citationItems":[{"id":156,"uris":["http://zotero.org/users/7033217/items/VDVXVUDJ"],"itemData":{"id":156,"type":"webpage","citation-key":"zotero-5715","title":"Ovens | VWR","URL":"https://us.vwr.com/store/category/ovens/592755","accessed":{"date-parts":[["2024",9,25]]}}}],"schema":"https://github.com/citation-style-language/schema/raw/master/csl-citation.json"} </w:instrText>
      </w:r>
      <w:r w:rsidR="00324E1D" w:rsidRPr="00246CE4">
        <w:rPr>
          <w:rFonts w:ascii="Times New Roman" w:hAnsi="Times New Roman" w:cs="Times New Roman"/>
        </w:rPr>
        <w:fldChar w:fldCharType="separate"/>
      </w:r>
      <w:r w:rsidR="00EE0ACE" w:rsidRPr="00EE0ACE">
        <w:rPr>
          <w:rFonts w:ascii="Times New Roman" w:hAnsi="Times New Roman" w:cs="Times New Roman"/>
          <w:kern w:val="0"/>
        </w:rPr>
        <w:t>(“Ovens | VWR,” n.d.)</w:t>
      </w:r>
      <w:r w:rsidR="00324E1D" w:rsidRPr="00246CE4">
        <w:rPr>
          <w:rFonts w:ascii="Times New Roman" w:hAnsi="Times New Roman" w:cs="Times New Roman"/>
        </w:rPr>
        <w:fldChar w:fldCharType="end"/>
      </w:r>
      <w:r w:rsidR="000C02A9" w:rsidRPr="00246CE4">
        <w:rPr>
          <w:rFonts w:ascii="Times New Roman" w:hAnsi="Times New Roman" w:cs="Times New Roman"/>
        </w:rPr>
        <w:t>.</w:t>
      </w:r>
    </w:p>
    <w:p w14:paraId="679A9729" w14:textId="59CC0C4A" w:rsidR="003A2EEF" w:rsidRDefault="003F75D6" w:rsidP="002E277A">
      <w:pPr>
        <w:jc w:val="both"/>
        <w:rPr>
          <w:ins w:id="623" w:author="Catalina Suescun Gonzalez" w:date="2026-08-31T10:49:00Z" w16du:dateUtc="2026-08-31T08:49:00Z"/>
          <w:rFonts w:ascii="Times New Roman" w:hAnsi="Times New Roman" w:cs="Times New Roman"/>
        </w:rPr>
      </w:pPr>
      <w:r w:rsidRPr="00246CE4">
        <w:rPr>
          <w:rFonts w:ascii="Times New Roman" w:hAnsi="Times New Roman" w:cs="Times New Roman"/>
        </w:rPr>
        <w:t>T</w:t>
      </w:r>
      <w:r w:rsidR="00404CD5" w:rsidRPr="00246CE4">
        <w:rPr>
          <w:rFonts w:ascii="Times New Roman" w:hAnsi="Times New Roman" w:cs="Times New Roman"/>
        </w:rPr>
        <w:t>he p</w:t>
      </w:r>
      <w:r w:rsidR="002E277A" w:rsidRPr="00246CE4">
        <w:rPr>
          <w:rFonts w:ascii="Times New Roman" w:hAnsi="Times New Roman" w:cs="Times New Roman"/>
        </w:rPr>
        <w:t xml:space="preserve">article </w:t>
      </w:r>
      <w:ins w:id="624" w:author="Catalina Suescun Gonzalez" w:date="2026-08-31T10:48:00Z" w16du:dateUtc="2026-08-31T08:48:00Z">
        <w:r w:rsidR="006959AD">
          <w:rPr>
            <w:rFonts w:ascii="Times New Roman" w:hAnsi="Times New Roman" w:cs="Times New Roman"/>
          </w:rPr>
          <w:t xml:space="preserve">granulometry </w:t>
        </w:r>
      </w:ins>
      <w:r w:rsidR="002E277A" w:rsidRPr="00246CE4">
        <w:rPr>
          <w:rFonts w:ascii="Times New Roman" w:hAnsi="Times New Roman" w:cs="Times New Roman"/>
        </w:rPr>
        <w:t xml:space="preserve">characterization </w:t>
      </w:r>
      <w:r w:rsidRPr="00246CE4">
        <w:rPr>
          <w:rFonts w:ascii="Times New Roman" w:hAnsi="Times New Roman" w:cs="Times New Roman"/>
        </w:rPr>
        <w:t xml:space="preserve">of all the different shape types of feedstocks </w:t>
      </w:r>
      <w:ins w:id="625" w:author="Catalina Suescun Gonzalez" w:date="2026-08-31T13:42:00Z">
        <w:r w:rsidR="002B5C8B" w:rsidRPr="002B5C8B">
          <w:rPr>
            <w:rFonts w:ascii="Times New Roman" w:hAnsi="Times New Roman" w:cs="Times New Roman"/>
          </w:rPr>
          <w:t>obtained from one batch</w:t>
        </w:r>
      </w:ins>
      <w:ins w:id="626" w:author="Catalina Suescun Gonzalez" w:date="2026-08-31T13:42:00Z" w16du:dateUtc="2026-08-31T11:42:00Z">
        <w:r w:rsidR="002B5C8B">
          <w:rPr>
            <w:rFonts w:ascii="Times New Roman" w:hAnsi="Times New Roman" w:cs="Times New Roman"/>
          </w:rPr>
          <w:t xml:space="preserve"> </w:t>
        </w:r>
      </w:ins>
      <w:r w:rsidR="00FC4144">
        <w:rPr>
          <w:rFonts w:ascii="Times New Roman" w:hAnsi="Times New Roman" w:cs="Times New Roman"/>
        </w:rPr>
        <w:t xml:space="preserve">(n=1) </w:t>
      </w:r>
      <w:r w:rsidR="002E277A" w:rsidRPr="00246CE4">
        <w:rPr>
          <w:rFonts w:ascii="Times New Roman" w:hAnsi="Times New Roman" w:cs="Times New Roman"/>
        </w:rPr>
        <w:t xml:space="preserve">was conducted using open-source </w:t>
      </w:r>
      <w:r w:rsidR="000633B3" w:rsidRPr="00246CE4">
        <w:rPr>
          <w:rFonts w:ascii="Times New Roman" w:hAnsi="Times New Roman" w:cs="Times New Roman"/>
        </w:rPr>
        <w:t>ImageJ software</w:t>
      </w:r>
      <w:r w:rsidR="00C82FB7" w:rsidRPr="00246CE4">
        <w:rPr>
          <w:rFonts w:ascii="Times New Roman" w:hAnsi="Times New Roman" w:cs="Times New Roman"/>
        </w:rPr>
        <w:t xml:space="preserve"> </w:t>
      </w:r>
      <w:r w:rsidR="00C82FB7"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{"citationID":"O5OSpxYJ","properties":{"formattedCitation":"(Image J, n.d.)","plainCitation":"(Image J, n.d.)","noteIndex":0},"citationItems":[{"id":177,"uris":["http://zotero.org/users/7033217/items/9QJD8M9G"],"itemData":{"id":177,"type":"webpage","citation-key":"imagej","title":"Imaje j","URL":"https://imagej.net/ij/download.html","author":[{"family":"Image J","given":""}],"accessed":{"date-parts":[["2024",9,18]]}}}],"schema":"https://github.com/citation-style-language/schema/raw/master/csl-citation.json"} </w:instrText>
      </w:r>
      <w:r w:rsidR="00C82FB7" w:rsidRPr="00246CE4">
        <w:rPr>
          <w:rFonts w:ascii="Times New Roman" w:hAnsi="Times New Roman" w:cs="Times New Roman"/>
        </w:rPr>
        <w:fldChar w:fldCharType="separate"/>
      </w:r>
      <w:r w:rsidR="00EE0ACE" w:rsidRPr="00EE0ACE">
        <w:rPr>
          <w:rFonts w:ascii="Times New Roman" w:hAnsi="Times New Roman" w:cs="Times New Roman"/>
        </w:rPr>
        <w:t>(Image J, n.d.)</w:t>
      </w:r>
      <w:r w:rsidR="00C82FB7" w:rsidRPr="00246CE4">
        <w:rPr>
          <w:rFonts w:ascii="Times New Roman" w:hAnsi="Times New Roman" w:cs="Times New Roman"/>
        </w:rPr>
        <w:fldChar w:fldCharType="end"/>
      </w:r>
      <w:r w:rsidR="002E277A" w:rsidRPr="00246CE4">
        <w:rPr>
          <w:rFonts w:ascii="Times New Roman" w:hAnsi="Times New Roman" w:cs="Times New Roman"/>
        </w:rPr>
        <w:t xml:space="preserve">. </w:t>
      </w:r>
    </w:p>
    <w:p w14:paraId="7FE7F120" w14:textId="446AC96D" w:rsidR="00D45372" w:rsidRDefault="002E277A" w:rsidP="002E277A">
      <w:pPr>
        <w:jc w:val="both"/>
        <w:rPr>
          <w:ins w:id="627" w:author="Catalina Suescun Gonzalez" w:date="2026-08-31T10:56:00Z" w16du:dateUtc="2026-08-31T08:56:00Z"/>
          <w:rFonts w:ascii="Times New Roman" w:hAnsi="Times New Roman" w:cs="Times New Roman"/>
        </w:rPr>
      </w:pPr>
      <w:r w:rsidRPr="00246CE4">
        <w:rPr>
          <w:rFonts w:ascii="Times New Roman" w:hAnsi="Times New Roman" w:cs="Times New Roman"/>
        </w:rPr>
        <w:t xml:space="preserve">Subsequently, </w:t>
      </w:r>
      <w:ins w:id="628" w:author="Catalina Suescun Gonzalez" w:date="2026-08-31T10:51:00Z" w16du:dateUtc="2026-08-31T08:51:00Z">
        <w:r w:rsidR="00C95E0D">
          <w:rPr>
            <w:rFonts w:ascii="Times New Roman" w:hAnsi="Times New Roman" w:cs="Times New Roman"/>
          </w:rPr>
          <w:t xml:space="preserve"> </w:t>
        </w:r>
      </w:ins>
      <w:ins w:id="629" w:author="Catalina Suescun Gonzalez" w:date="2026-08-31T10:54:00Z" w16du:dateUtc="2026-08-31T08:54:00Z">
        <w:r w:rsidR="00740F6F">
          <w:rPr>
            <w:rFonts w:ascii="Times New Roman" w:hAnsi="Times New Roman" w:cs="Times New Roman"/>
          </w:rPr>
          <w:t xml:space="preserve">the </w:t>
        </w:r>
      </w:ins>
      <w:ins w:id="630" w:author="Catalina Suescun Gonzalez" w:date="2026-08-31T10:51:00Z" w16du:dateUtc="2026-08-31T08:51:00Z">
        <w:r w:rsidR="00C95E0D" w:rsidRPr="00246CE4">
          <w:rPr>
            <w:rFonts w:ascii="Times New Roman" w:hAnsi="Times New Roman" w:cs="Times New Roman"/>
          </w:rPr>
          <w:t xml:space="preserve">flow consistency for granulate feedstocks was </w:t>
        </w:r>
        <w:r w:rsidR="00C95E0D">
          <w:rPr>
            <w:rFonts w:ascii="Times New Roman" w:hAnsi="Times New Roman" w:cs="Times New Roman"/>
          </w:rPr>
          <w:t xml:space="preserve">assessed </w:t>
        </w:r>
      </w:ins>
      <w:ins w:id="631" w:author="Catalina Suescun Gonzalez" w:date="2026-08-31T10:55:00Z" w16du:dateUtc="2026-08-31T08:55:00Z">
        <w:r w:rsidR="00740F6F">
          <w:rPr>
            <w:rFonts w:ascii="Times New Roman" w:hAnsi="Times New Roman" w:cs="Times New Roman"/>
          </w:rPr>
          <w:t xml:space="preserve">by </w:t>
        </w:r>
        <w:r w:rsidR="00377B30">
          <w:rPr>
            <w:rFonts w:ascii="Times New Roman" w:hAnsi="Times New Roman" w:cs="Times New Roman"/>
          </w:rPr>
          <w:t xml:space="preserve">investigating </w:t>
        </w:r>
      </w:ins>
      <w:moveToRangeStart w:id="632" w:author="Catalina Suescun Gonzalez" w:date="2026-08-31T10:51:00Z" w:name="move239065892"/>
      <w:moveTo w:id="633" w:author="Catalina Suescun Gonzalez" w:date="2026-08-31T10:51:00Z" w16du:dateUtc="2026-08-31T08:51:00Z">
        <w:r w:rsidR="00C95E0D" w:rsidRPr="00BC563A">
          <w:rPr>
            <w:rFonts w:ascii="Times New Roman" w:hAnsi="Times New Roman" w:cs="Times New Roman"/>
            <w:highlight w:val="yellow"/>
          </w:rPr>
          <w:t xml:space="preserve">the impact of extrusion multiplier (EM), a term frequently used in 3D printing but relatively underexplored in the </w:t>
        </w:r>
        <w:proofErr w:type="spellStart"/>
        <w:r w:rsidR="00C95E0D" w:rsidRPr="00BC563A">
          <w:rPr>
            <w:rFonts w:ascii="Times New Roman" w:hAnsi="Times New Roman" w:cs="Times New Roman"/>
            <w:highlight w:val="yellow"/>
          </w:rPr>
          <w:t>literature</w:t>
        </w:r>
      </w:moveTo>
      <w:ins w:id="634" w:author="Catalina Suescun Gonzalez" w:date="2026-08-31T10:55:00Z" w16du:dateUtc="2026-08-31T08:55:00Z">
        <w:r w:rsidR="00377B30">
          <w:rPr>
            <w:rFonts w:ascii="Times New Roman" w:hAnsi="Times New Roman" w:cs="Times New Roman"/>
            <w:highlight w:val="yellow"/>
          </w:rPr>
          <w:t>.</w:t>
        </w:r>
      </w:ins>
      <w:moveTo w:id="635" w:author="Catalina Suescun Gonzalez" w:date="2026-08-31T10:51:00Z" w16du:dateUtc="2026-08-31T08:51:00Z">
        <w:del w:id="636" w:author="Catalina Suescun Gonzalez" w:date="2026-08-31T10:55:00Z" w16du:dateUtc="2026-08-31T08:55:00Z">
          <w:r w:rsidR="00C95E0D" w:rsidRPr="00BC563A" w:rsidDel="00377B30">
            <w:rPr>
              <w:rFonts w:ascii="Times New Roman" w:hAnsi="Times New Roman" w:cs="Times New Roman"/>
              <w:highlight w:val="yellow"/>
            </w:rPr>
            <w:delText xml:space="preserve">, was assessed in this work. </w:delText>
          </w:r>
        </w:del>
        <w:r w:rsidR="00C95E0D" w:rsidRPr="00BC563A">
          <w:rPr>
            <w:rFonts w:ascii="Times New Roman" w:hAnsi="Times New Roman" w:cs="Times New Roman"/>
            <w:highlight w:val="yellow"/>
          </w:rPr>
          <w:t>The</w:t>
        </w:r>
        <w:proofErr w:type="spellEnd"/>
        <w:r w:rsidR="00C95E0D" w:rsidRPr="00BC563A">
          <w:rPr>
            <w:rFonts w:ascii="Times New Roman" w:hAnsi="Times New Roman" w:cs="Times New Roman"/>
            <w:highlight w:val="yellow"/>
          </w:rPr>
          <w:t xml:space="preserve"> extrusion multiplier is a 3D printing parameter in charge of controlling the amount of material flowing from the 3D printed nozzle during layer deposition </w:t>
        </w:r>
        <w:r w:rsidR="00C95E0D" w:rsidRPr="00BC563A">
          <w:rPr>
            <w:rFonts w:ascii="Times New Roman" w:hAnsi="Times New Roman" w:cs="Times New Roman"/>
            <w:highlight w:val="yellow"/>
          </w:rPr>
          <w:fldChar w:fldCharType="begin"/>
        </w:r>
      </w:moveTo>
      <w:r w:rsidR="00EE0ACE">
        <w:rPr>
          <w:rFonts w:ascii="Times New Roman" w:hAnsi="Times New Roman" w:cs="Times New Roman"/>
          <w:highlight w:val="yellow"/>
        </w:rPr>
        <w:instrText xml:space="preserve"> ADDIN ZOTERO_ITEM CSL_CITATION {"citationID":"IcI0o2eK","properties":{"formattedCitation":"(Ghorbani et al., 2022)","plainCitation":"(Ghorbani et al., 2022)","noteIndex":0},"citationItems":[{"id":334,"uris":["http://zotero.org/users/7033217/items/9VD4SQGI"],"itemData":{"id":334,"type":"article-journal","abstract":"Fused filament fabrication (FFF) is one of the most common additive manufacturing (AM) processes due to its simplicity and low cost. However, weak interlayer interfaces, high porosity, and mechanical anisotropy limit FFF applications. This paper investigates the effects of an FFF process parameter, i.e., extrusion multiplier, on the structure and interlayer strength of FFF parts made from acrylonitrile butadiene styrene (ABS). Increasing the extrusion multiplier over its predefined standard value improved the tensile strength in the print direction (X-orientation) and build direction (Z-orientation) by up to 10% and 50%, respectively, resulting in entirely void-free parts with nearly isotropic strength. These improvements are explained via finite element analysis (FEA) and bonding mechanisms in FFF. Finally, the effects of extrusion rate on various AM features in a benchmark part are investigated. This study shows that mechanical anisotropy is not inherent to FFF and, despite the common belief, voids can be eliminated entirely in FFF parts. Complex isotropic parts can be made via FFF, opening new applications for this technology and allowing it to compete with other AM processes.","citation-key":"ghorbani2022","container-title":"Journal of Manufacturing Processes","DOI":"10.1016/j.jmapro.2022.06.026","ISSN":"1526-6125","journalAbbreviation":"Journal of Manufacturing Processes","page":"651-658","source":"ScienceDirect","title":"Eliminating voids and reducing mechanical anisotropy in fused filament fabrication parts by adjusting the filament extrusion rate","volume":"80","author":[{"family":"Ghorbani","given":"Jafar"},{"family":"Koirala","given":"Pratik"},{"family":"Shen","given":"Yu-Lin"},{"family":"Tehrani","given":"Mehran"}],"issued":{"date-parts":[["2022",8,1]]}}}],"schema":"https://github.com/citation-style-language/schema/raw/master/csl-citation.json"} </w:instrText>
      </w:r>
      <w:moveTo w:id="637" w:author="Catalina Suescun Gonzalez" w:date="2026-08-31T10:51:00Z" w16du:dateUtc="2026-08-31T08:51:00Z">
        <w:r w:rsidR="00C95E0D" w:rsidRPr="00BC563A">
          <w:rPr>
            <w:rFonts w:ascii="Times New Roman" w:hAnsi="Times New Roman" w:cs="Times New Roman"/>
            <w:highlight w:val="yellow"/>
          </w:rPr>
          <w:fldChar w:fldCharType="separate"/>
        </w:r>
      </w:moveTo>
      <w:r w:rsidR="00EE0ACE" w:rsidRPr="00EE0ACE">
        <w:rPr>
          <w:rFonts w:ascii="Times New Roman" w:hAnsi="Times New Roman" w:cs="Times New Roman"/>
          <w:highlight w:val="yellow"/>
        </w:rPr>
        <w:t>(Ghorbani et al., 2022)</w:t>
      </w:r>
      <w:moveTo w:id="638" w:author="Catalina Suescun Gonzalez" w:date="2026-08-31T10:51:00Z" w16du:dateUtc="2026-08-31T08:51:00Z">
        <w:r w:rsidR="00C95E0D" w:rsidRPr="00BC563A">
          <w:rPr>
            <w:rFonts w:ascii="Times New Roman" w:hAnsi="Times New Roman" w:cs="Times New Roman"/>
            <w:highlight w:val="yellow"/>
          </w:rPr>
          <w:fldChar w:fldCharType="end"/>
        </w:r>
        <w:r w:rsidR="00C95E0D" w:rsidRPr="00246CE4">
          <w:rPr>
            <w:rFonts w:ascii="Times New Roman" w:hAnsi="Times New Roman" w:cs="Times New Roman"/>
          </w:rPr>
          <w:t xml:space="preserve">. </w:t>
        </w:r>
      </w:moveTo>
      <w:ins w:id="639" w:author="Catalina Suescun Gonzalez" w:date="2026-08-31T10:56:00Z">
        <w:r w:rsidR="00AA1843" w:rsidRPr="00AA1843">
          <w:rPr>
            <w:rFonts w:ascii="Times New Roman" w:hAnsi="Times New Roman" w:cs="Times New Roman"/>
          </w:rPr>
          <w:t>At this stage,</w:t>
        </w:r>
      </w:ins>
      <w:ins w:id="640" w:author="Catalina Suescun Gonzalez" w:date="2026-08-31T10:56:00Z" w16du:dateUtc="2026-08-31T08:56:00Z">
        <w:r w:rsidR="00AA1843">
          <w:rPr>
            <w:rFonts w:ascii="Times New Roman" w:hAnsi="Times New Roman" w:cs="Times New Roman"/>
          </w:rPr>
          <w:t xml:space="preserve"> </w:t>
        </w:r>
      </w:ins>
      <w:moveTo w:id="641" w:author="Catalina Suescun Gonzalez" w:date="2026-08-31T10:51:00Z" w16du:dateUtc="2026-08-31T08:51:00Z">
        <w:del w:id="642" w:author="Catalina Suescun Gonzalez" w:date="2026-08-31T10:56:00Z" w16du:dateUtc="2026-08-31T08:56:00Z">
          <w:r w:rsidR="00C95E0D" w:rsidRPr="00246CE4" w:rsidDel="00AA1843">
            <w:rPr>
              <w:rFonts w:ascii="Times New Roman" w:hAnsi="Times New Roman" w:cs="Times New Roman"/>
            </w:rPr>
            <w:delText>T</w:delText>
          </w:r>
        </w:del>
      </w:moveTo>
      <w:ins w:id="643" w:author="Catalina Suescun Gonzalez" w:date="2026-08-31T10:56:00Z" w16du:dateUtc="2026-08-31T08:56:00Z">
        <w:r w:rsidR="00AA1843">
          <w:rPr>
            <w:rFonts w:ascii="Times New Roman" w:hAnsi="Times New Roman" w:cs="Times New Roman"/>
          </w:rPr>
          <w:t>t</w:t>
        </w:r>
      </w:ins>
      <w:moveTo w:id="644" w:author="Catalina Suescun Gonzalez" w:date="2026-08-31T10:51:00Z" w16du:dateUtc="2026-08-31T08:51:00Z">
        <w:r w:rsidR="00C95E0D" w:rsidRPr="00246CE4">
          <w:rPr>
            <w:rFonts w:ascii="Times New Roman" w:hAnsi="Times New Roman" w:cs="Times New Roman"/>
          </w:rPr>
          <w:t xml:space="preserve">he specific objective </w:t>
        </w:r>
        <w:del w:id="645" w:author="Catalina Suescun Gonzalez" w:date="2026-08-31T10:56:00Z" w16du:dateUtc="2026-08-31T08:56:00Z">
          <w:r w:rsidR="00C95E0D" w:rsidRPr="00246CE4" w:rsidDel="00AA1843">
            <w:rPr>
              <w:rFonts w:ascii="Times New Roman" w:hAnsi="Times New Roman" w:cs="Times New Roman"/>
            </w:rPr>
            <w:delText xml:space="preserve">in this stage </w:delText>
          </w:r>
        </w:del>
        <w:r w:rsidR="00C95E0D" w:rsidRPr="00246CE4">
          <w:rPr>
            <w:rFonts w:ascii="Times New Roman" w:hAnsi="Times New Roman" w:cs="Times New Roman"/>
          </w:rPr>
          <w:t>was to explore the effects of varying EMs during 3D printing of the different particles</w:t>
        </w:r>
      </w:moveTo>
      <w:moveToRangeEnd w:id="632"/>
      <w:ins w:id="646" w:author="Catalina Suescun Gonzalez" w:date="2026-08-31T10:52:00Z" w16du:dateUtc="2026-08-31T08:52:00Z">
        <w:r w:rsidR="00C95E0D">
          <w:rPr>
            <w:rFonts w:ascii="Times New Roman" w:hAnsi="Times New Roman" w:cs="Times New Roman"/>
          </w:rPr>
          <w:t xml:space="preserve">. </w:t>
        </w:r>
      </w:ins>
    </w:p>
    <w:p w14:paraId="0D9A66CC" w14:textId="7BF46745" w:rsidR="00A00D5B" w:rsidRDefault="00D45372" w:rsidP="002E277A">
      <w:pPr>
        <w:jc w:val="both"/>
        <w:rPr>
          <w:ins w:id="647" w:author="Catalina Suescun Gonzalez" w:date="2026-08-31T11:02:00Z" w16du:dateUtc="2026-08-31T09:02:00Z"/>
          <w:rFonts w:ascii="Times New Roman" w:hAnsi="Times New Roman" w:cs="Times New Roman"/>
        </w:rPr>
      </w:pPr>
      <w:ins w:id="648" w:author="Catalina Suescun Gonzalez" w:date="2026-08-31T10:57:00Z" w16du:dateUtc="2026-08-31T08:57:00Z">
        <w:r>
          <w:rPr>
            <w:rFonts w:ascii="Times New Roman" w:hAnsi="Times New Roman" w:cs="Times New Roman"/>
          </w:rPr>
          <w:t xml:space="preserve">Flow consistency </w:t>
        </w:r>
      </w:ins>
      <w:ins w:id="649" w:author="Catalina Suescun Gonzalez" w:date="2026-08-31T10:52:00Z" w16du:dateUtc="2026-08-31T08:52:00Z">
        <w:r w:rsidR="00C95E0D">
          <w:rPr>
            <w:rFonts w:ascii="Times New Roman" w:hAnsi="Times New Roman" w:cs="Times New Roman"/>
          </w:rPr>
          <w:t xml:space="preserve">was </w:t>
        </w:r>
      </w:ins>
      <w:del w:id="650" w:author="Catalina Suescun Gonzalez" w:date="2026-08-31T10:51:00Z" w16du:dateUtc="2026-08-31T08:51:00Z">
        <w:r w:rsidR="002E277A" w:rsidRPr="00246CE4" w:rsidDel="00C95E0D">
          <w:rPr>
            <w:rFonts w:ascii="Times New Roman" w:hAnsi="Times New Roman" w:cs="Times New Roman"/>
          </w:rPr>
          <w:delText>flow consistency</w:delText>
        </w:r>
        <w:r w:rsidR="00B745E1" w:rsidRPr="00246CE4" w:rsidDel="00C95E0D">
          <w:rPr>
            <w:rFonts w:ascii="Times New Roman" w:hAnsi="Times New Roman" w:cs="Times New Roman"/>
          </w:rPr>
          <w:delText xml:space="preserve"> </w:delText>
        </w:r>
        <w:r w:rsidR="000B3C82" w:rsidRPr="00246CE4" w:rsidDel="00C95E0D">
          <w:rPr>
            <w:rFonts w:ascii="Times New Roman" w:hAnsi="Times New Roman" w:cs="Times New Roman"/>
          </w:rPr>
          <w:delText>for</w:delText>
        </w:r>
        <w:r w:rsidR="00B745E1" w:rsidRPr="00246CE4" w:rsidDel="00C95E0D">
          <w:rPr>
            <w:rFonts w:ascii="Times New Roman" w:hAnsi="Times New Roman" w:cs="Times New Roman"/>
          </w:rPr>
          <w:delText xml:space="preserve"> </w:delText>
        </w:r>
        <w:r w:rsidR="000B3C82" w:rsidRPr="00246CE4" w:rsidDel="00C95E0D">
          <w:rPr>
            <w:rFonts w:ascii="Times New Roman" w:hAnsi="Times New Roman" w:cs="Times New Roman"/>
          </w:rPr>
          <w:delText>granulate feedstock</w:delText>
        </w:r>
        <w:r w:rsidR="00E145CC" w:rsidRPr="00246CE4" w:rsidDel="00C95E0D">
          <w:rPr>
            <w:rFonts w:ascii="Times New Roman" w:hAnsi="Times New Roman" w:cs="Times New Roman"/>
          </w:rPr>
          <w:delText xml:space="preserve">s </w:delText>
        </w:r>
        <w:r w:rsidR="002E277A" w:rsidRPr="00246CE4" w:rsidDel="00C95E0D">
          <w:rPr>
            <w:rFonts w:ascii="Times New Roman" w:hAnsi="Times New Roman" w:cs="Times New Roman"/>
          </w:rPr>
          <w:delText xml:space="preserve">was </w:delText>
        </w:r>
      </w:del>
      <w:r w:rsidR="002E277A" w:rsidRPr="00246CE4">
        <w:rPr>
          <w:rFonts w:ascii="Times New Roman" w:hAnsi="Times New Roman" w:cs="Times New Roman"/>
        </w:rPr>
        <w:t>visually and dimensionally assessed</w:t>
      </w:r>
      <w:ins w:id="651" w:author="Catalina Suescun Gonzalez" w:date="2026-08-31T10:57:00Z" w16du:dateUtc="2026-08-31T08:57:00Z">
        <w:r>
          <w:rPr>
            <w:rFonts w:ascii="Times New Roman" w:hAnsi="Times New Roman" w:cs="Times New Roman"/>
          </w:rPr>
          <w:t xml:space="preserve"> using</w:t>
        </w:r>
      </w:ins>
      <w:del w:id="652" w:author="Catalina Suescun Gonzalez" w:date="2026-08-31T10:57:00Z" w16du:dateUtc="2026-08-31T08:57:00Z">
        <w:r w:rsidR="002E277A" w:rsidRPr="00246CE4" w:rsidDel="00D45372">
          <w:rPr>
            <w:rFonts w:ascii="Times New Roman" w:hAnsi="Times New Roman" w:cs="Times New Roman"/>
          </w:rPr>
          <w:delText xml:space="preserve"> by</w:delText>
        </w:r>
      </w:del>
      <w:r w:rsidR="002E277A" w:rsidRPr="00246CE4">
        <w:rPr>
          <w:rFonts w:ascii="Times New Roman" w:hAnsi="Times New Roman" w:cs="Times New Roman"/>
        </w:rPr>
        <w:t xml:space="preserve"> </w:t>
      </w:r>
      <w:ins w:id="653" w:author="Catalina Suescun Gonzalez" w:date="2026-08-31T10:50:00Z" w16du:dateUtc="2026-08-31T08:50:00Z">
        <w:r w:rsidR="00F26F2B">
          <w:rPr>
            <w:rFonts w:ascii="Times New Roman" w:hAnsi="Times New Roman" w:cs="Times New Roman"/>
          </w:rPr>
          <w:t xml:space="preserve">two different </w:t>
        </w:r>
        <w:r w:rsidR="00C95E0D">
          <w:rPr>
            <w:rFonts w:ascii="Times New Roman" w:hAnsi="Times New Roman" w:cs="Times New Roman"/>
          </w:rPr>
          <w:t>geometries. First,</w:t>
        </w:r>
      </w:ins>
      <w:ins w:id="654" w:author="Catalina Suescun Gonzalez" w:date="2026-08-31T10:58:00Z" w16du:dateUtc="2026-08-31T08:58:00Z">
        <w:r w:rsidR="00056E80">
          <w:rPr>
            <w:rFonts w:ascii="Times New Roman" w:hAnsi="Times New Roman" w:cs="Times New Roman"/>
          </w:rPr>
          <w:t xml:space="preserve"> </w:t>
        </w:r>
      </w:ins>
      <w:del w:id="655" w:author="Catalina Suescun Gonzalez" w:date="2026-08-31T10:58:00Z" w16du:dateUtc="2026-08-31T08:58:00Z">
        <w:r w:rsidR="003B2813" w:rsidRPr="00246CE4" w:rsidDel="00056E80">
          <w:rPr>
            <w:rFonts w:ascii="Times New Roman" w:hAnsi="Times New Roman" w:cs="Times New Roman"/>
          </w:rPr>
          <w:delText xml:space="preserve">3D </w:delText>
        </w:r>
        <w:r w:rsidR="002E277A" w:rsidRPr="00246CE4" w:rsidDel="00056E80">
          <w:rPr>
            <w:rFonts w:ascii="Times New Roman" w:hAnsi="Times New Roman" w:cs="Times New Roman"/>
          </w:rPr>
          <w:delText xml:space="preserve">printing </w:delText>
        </w:r>
      </w:del>
      <w:proofErr w:type="spellStart"/>
      <w:r w:rsidR="002E277A" w:rsidRPr="00246CE4">
        <w:rPr>
          <w:rFonts w:ascii="Times New Roman" w:hAnsi="Times New Roman" w:cs="Times New Roman"/>
        </w:rPr>
        <w:t>a</w:t>
      </w:r>
      <w:del w:id="656" w:author="Catalina Suescun Gonzalez" w:date="2026-08-31T10:50:00Z" w16du:dateUtc="2026-08-31T08:50:00Z">
        <w:r w:rsidR="002E277A" w:rsidRPr="00246CE4" w:rsidDel="00C95E0D">
          <w:rPr>
            <w:rFonts w:ascii="Times New Roman" w:hAnsi="Times New Roman" w:cs="Times New Roman"/>
          </w:rPr>
          <w:delText xml:space="preserve"> </w:delText>
        </w:r>
      </w:del>
      <w:r w:rsidR="002E277A" w:rsidRPr="00246CE4">
        <w:rPr>
          <w:rFonts w:ascii="Times New Roman" w:hAnsi="Times New Roman" w:cs="Times New Roman"/>
        </w:rPr>
        <w:t>snake</w:t>
      </w:r>
      <w:proofErr w:type="spellEnd"/>
      <w:r w:rsidR="002E277A" w:rsidRPr="00246CE4">
        <w:rPr>
          <w:rFonts w:ascii="Times New Roman" w:hAnsi="Times New Roman" w:cs="Times New Roman"/>
        </w:rPr>
        <w:t>-shaped geometry</w:t>
      </w:r>
      <w:ins w:id="657" w:author="Catalina Suescun Gonzalez" w:date="2026-09-04T12:00:00Z" w16du:dateUtc="2026-09-04T10:00:00Z">
        <w:r w:rsidR="00A8214B">
          <w:rPr>
            <w:rFonts w:ascii="Times New Roman" w:hAnsi="Times New Roman" w:cs="Times New Roman"/>
          </w:rPr>
          <w:t xml:space="preserve"> (n=1)</w:t>
        </w:r>
      </w:ins>
      <w:ins w:id="658" w:author="Catalina Suescun Gonzalez" w:date="2026-08-31T10:58:00Z" w16du:dateUtc="2026-08-31T08:58:00Z">
        <w:r w:rsidR="00056E80">
          <w:rPr>
            <w:rFonts w:ascii="Times New Roman" w:hAnsi="Times New Roman" w:cs="Times New Roman"/>
          </w:rPr>
          <w:t>,</w:t>
        </w:r>
      </w:ins>
      <w:ins w:id="659" w:author="Catalina Suescun Gonzalez" w:date="2026-09-04T11:46:00Z" w16du:dateUtc="2026-09-04T09:46:00Z">
        <w:r w:rsidR="00877E53">
          <w:rPr>
            <w:rFonts w:ascii="Times New Roman" w:hAnsi="Times New Roman" w:cs="Times New Roman"/>
          </w:rPr>
          <w:t xml:space="preserve"> </w:t>
        </w:r>
      </w:ins>
      <w:del w:id="660" w:author="Catalina Suescun Gonzalez" w:date="2026-08-31T10:58:00Z" w16du:dateUtc="2026-08-31T08:58:00Z">
        <w:r w:rsidR="002E277A" w:rsidRPr="00246CE4" w:rsidDel="00056E80">
          <w:rPr>
            <w:rFonts w:ascii="Times New Roman" w:hAnsi="Times New Roman" w:cs="Times New Roman"/>
          </w:rPr>
          <w:delText xml:space="preserve"> </w:delText>
        </w:r>
        <w:r w:rsidR="00F63F6F" w:rsidDel="00056E80">
          <w:rPr>
            <w:rFonts w:ascii="Times New Roman" w:hAnsi="Times New Roman" w:cs="Times New Roman"/>
          </w:rPr>
          <w:lastRenderedPageBreak/>
          <w:delText>as</w:delText>
        </w:r>
      </w:del>
      <w:r w:rsidR="00F63F6F">
        <w:rPr>
          <w:rFonts w:ascii="Times New Roman" w:hAnsi="Times New Roman" w:cs="Times New Roman"/>
        </w:rPr>
        <w:t xml:space="preserve"> sho</w:t>
      </w:r>
      <w:r w:rsidR="00146A42">
        <w:rPr>
          <w:rFonts w:ascii="Times New Roman" w:hAnsi="Times New Roman" w:cs="Times New Roman"/>
        </w:rPr>
        <w:t xml:space="preserve">wn in </w:t>
      </w:r>
      <w:r w:rsidR="003307A0" w:rsidRPr="00246CE4">
        <w:rPr>
          <w:rFonts w:ascii="Times New Roman" w:hAnsi="Times New Roman" w:cs="Times New Roman"/>
        </w:rPr>
        <w:t>Fig.</w:t>
      </w:r>
      <w:r w:rsidR="003B2813" w:rsidRPr="00246CE4">
        <w:rPr>
          <w:rFonts w:ascii="Times New Roman" w:hAnsi="Times New Roman" w:cs="Times New Roman"/>
        </w:rPr>
        <w:t xml:space="preserve"> </w:t>
      </w:r>
      <w:r w:rsidR="00841B4B">
        <w:rPr>
          <w:rFonts w:ascii="Times New Roman" w:hAnsi="Times New Roman" w:cs="Times New Roman"/>
        </w:rPr>
        <w:t>A</w:t>
      </w:r>
      <w:r w:rsidR="001B7A68">
        <w:rPr>
          <w:rFonts w:ascii="Times New Roman" w:hAnsi="Times New Roman" w:cs="Times New Roman"/>
        </w:rPr>
        <w:t>1</w:t>
      </w:r>
      <w:r w:rsidR="005D29A9">
        <w:rPr>
          <w:rFonts w:ascii="Times New Roman" w:hAnsi="Times New Roman" w:cs="Times New Roman"/>
        </w:rPr>
        <w:t>.</w:t>
      </w:r>
      <w:r w:rsidR="00793D33" w:rsidRPr="00246CE4">
        <w:rPr>
          <w:rFonts w:ascii="Times New Roman" w:hAnsi="Times New Roman" w:cs="Times New Roman"/>
        </w:rPr>
        <w:t>a</w:t>
      </w:r>
      <w:del w:id="661" w:author="Catalina Suescun Gonzalez" w:date="2026-08-31T11:01:00Z" w16du:dateUtc="2026-08-31T09:01:00Z">
        <w:r w:rsidR="00146A42" w:rsidDel="001E112F">
          <w:rPr>
            <w:rFonts w:ascii="Times New Roman" w:hAnsi="Times New Roman" w:cs="Times New Roman"/>
          </w:rPr>
          <w:delText>,</w:delText>
        </w:r>
      </w:del>
      <w:r w:rsidR="00146A42">
        <w:rPr>
          <w:rFonts w:ascii="Times New Roman" w:hAnsi="Times New Roman" w:cs="Times New Roman"/>
        </w:rPr>
        <w:t xml:space="preserve"> </w:t>
      </w:r>
      <w:ins w:id="662" w:author="Catalina Suescun Gonzalez" w:date="2026-08-31T10:58:00Z" w16du:dateUtc="2026-08-31T08:58:00Z">
        <w:r w:rsidR="00056E80">
          <w:rPr>
            <w:rFonts w:ascii="Times New Roman" w:hAnsi="Times New Roman" w:cs="Times New Roman"/>
          </w:rPr>
          <w:t>(</w:t>
        </w:r>
      </w:ins>
      <w:r w:rsidR="00E36735">
        <w:rPr>
          <w:rFonts w:ascii="Times New Roman" w:hAnsi="Times New Roman" w:cs="Times New Roman"/>
        </w:rPr>
        <w:t>A</w:t>
      </w:r>
      <w:r w:rsidR="00146A42">
        <w:rPr>
          <w:rFonts w:ascii="Times New Roman" w:hAnsi="Times New Roman" w:cs="Times New Roman"/>
        </w:rPr>
        <w:t>ppendix A</w:t>
      </w:r>
      <w:ins w:id="663" w:author="Catalina Suescun Gonzalez" w:date="2026-08-31T10:58:00Z" w16du:dateUtc="2026-08-31T08:58:00Z">
        <w:r w:rsidR="00056E80">
          <w:rPr>
            <w:rFonts w:ascii="Times New Roman" w:hAnsi="Times New Roman" w:cs="Times New Roman"/>
          </w:rPr>
          <w:t>),</w:t>
        </w:r>
      </w:ins>
      <w:r w:rsidR="007A63CE" w:rsidRPr="00246CE4">
        <w:rPr>
          <w:rFonts w:ascii="Times New Roman" w:hAnsi="Times New Roman" w:cs="Times New Roman"/>
        </w:rPr>
        <w:t xml:space="preserve"> with </w:t>
      </w:r>
      <w:del w:id="664" w:author="Catalina Suescun Gonzalez" w:date="2026-08-31T10:58:00Z" w16du:dateUtc="2026-08-31T08:58:00Z">
        <w:r w:rsidR="007A63CE" w:rsidRPr="00246CE4" w:rsidDel="00056E80">
          <w:rPr>
            <w:rFonts w:ascii="Times New Roman" w:hAnsi="Times New Roman" w:cs="Times New Roman"/>
          </w:rPr>
          <w:delText xml:space="preserve">an </w:delText>
        </w:r>
      </w:del>
      <w:r w:rsidR="007A63CE" w:rsidRPr="00246CE4">
        <w:rPr>
          <w:rFonts w:ascii="Times New Roman" w:hAnsi="Times New Roman" w:cs="Times New Roman"/>
        </w:rPr>
        <w:t xml:space="preserve">overall dimension of </w:t>
      </w:r>
      <w:r w:rsidR="00CA1DCE" w:rsidRPr="00246CE4">
        <w:rPr>
          <w:rFonts w:ascii="Times New Roman" w:hAnsi="Times New Roman" w:cs="Times New Roman"/>
        </w:rPr>
        <w:t>2</w:t>
      </w:r>
      <w:r w:rsidR="007A63CE" w:rsidRPr="00246CE4">
        <w:rPr>
          <w:rFonts w:ascii="Times New Roman" w:hAnsi="Times New Roman" w:cs="Times New Roman"/>
        </w:rPr>
        <w:t xml:space="preserve"> × </w:t>
      </w:r>
      <w:r w:rsidR="00163F5D" w:rsidRPr="00246CE4">
        <w:rPr>
          <w:rFonts w:ascii="Times New Roman" w:hAnsi="Times New Roman" w:cs="Times New Roman"/>
        </w:rPr>
        <w:t>594</w:t>
      </w:r>
      <w:r w:rsidR="007A63CE" w:rsidRPr="00246CE4">
        <w:rPr>
          <w:rFonts w:ascii="Times New Roman" w:hAnsi="Times New Roman" w:cs="Times New Roman"/>
        </w:rPr>
        <w:t xml:space="preserve"> × </w:t>
      </w:r>
      <w:r w:rsidR="00163F5D" w:rsidRPr="00246CE4">
        <w:rPr>
          <w:rFonts w:ascii="Times New Roman" w:hAnsi="Times New Roman" w:cs="Times New Roman"/>
        </w:rPr>
        <w:t>2</w:t>
      </w:r>
      <w:r w:rsidR="007A63CE" w:rsidRPr="00246CE4">
        <w:rPr>
          <w:rFonts w:ascii="Times New Roman" w:hAnsi="Times New Roman" w:cs="Times New Roman"/>
        </w:rPr>
        <w:t xml:space="preserve"> mm and a line width of </w:t>
      </w:r>
      <w:r w:rsidR="00163F5D" w:rsidRPr="00246CE4">
        <w:rPr>
          <w:rFonts w:ascii="Times New Roman" w:hAnsi="Times New Roman" w:cs="Times New Roman"/>
        </w:rPr>
        <w:t>2</w:t>
      </w:r>
      <w:r w:rsidR="007A63CE" w:rsidRPr="00246CE4">
        <w:rPr>
          <w:rFonts w:ascii="Times New Roman" w:hAnsi="Times New Roman" w:cs="Times New Roman"/>
        </w:rPr>
        <w:t xml:space="preserve"> mm</w:t>
      </w:r>
      <w:ins w:id="665" w:author="Catalina Suescun Gonzalez" w:date="2026-08-31T11:01:00Z" w16du:dateUtc="2026-08-31T09:01:00Z">
        <w:r w:rsidR="001E112F">
          <w:rPr>
            <w:rFonts w:ascii="Times New Roman" w:hAnsi="Times New Roman" w:cs="Times New Roman"/>
          </w:rPr>
          <w:t>, was 3D printed</w:t>
        </w:r>
      </w:ins>
      <w:r w:rsidR="00324953" w:rsidRPr="00246CE4">
        <w:rPr>
          <w:rFonts w:ascii="Times New Roman" w:hAnsi="Times New Roman" w:cs="Times New Roman"/>
        </w:rPr>
        <w:t>.</w:t>
      </w:r>
      <w:ins w:id="666" w:author="Catalina Suescun Gonzalez" w:date="2026-08-31T13:41:00Z" w16du:dateUtc="2026-08-31T11:41:00Z">
        <w:r w:rsidR="00F2510E">
          <w:rPr>
            <w:rFonts w:ascii="Times New Roman" w:hAnsi="Times New Roman" w:cs="Times New Roman"/>
          </w:rPr>
          <w:t xml:space="preserve"> </w:t>
        </w:r>
      </w:ins>
      <w:ins w:id="667" w:author="Catalina Suescun Gonzalez" w:date="2026-08-31T13:43:00Z">
        <w:r w:rsidR="004B2911" w:rsidRPr="004B2911">
          <w:rPr>
            <w:rFonts w:ascii="Times New Roman" w:hAnsi="Times New Roman" w:cs="Times New Roman"/>
          </w:rPr>
          <w:t xml:space="preserve">For each EM value, the printed geometry was measured at 13 different points using a caliper to assess dimensional </w:t>
        </w:r>
        <w:proofErr w:type="spellStart"/>
        <w:r w:rsidR="004B2911" w:rsidRPr="004B2911">
          <w:rPr>
            <w:rFonts w:ascii="Times New Roman" w:hAnsi="Times New Roman" w:cs="Times New Roman"/>
          </w:rPr>
          <w:t>consistency</w:t>
        </w:r>
      </w:ins>
      <w:ins w:id="668" w:author="Catalina Suescun Gonzalez" w:date="2026-08-31T13:43:00Z" w16du:dateUtc="2026-08-31T11:43:00Z">
        <w:r w:rsidR="004B2911">
          <w:rPr>
            <w:rFonts w:ascii="Times New Roman" w:hAnsi="Times New Roman" w:cs="Times New Roman"/>
          </w:rPr>
          <w:t>.</w:t>
        </w:r>
      </w:ins>
      <w:del w:id="669" w:author="Catalina Suescun Gonzalez" w:date="2026-08-31T13:43:00Z" w16du:dateUtc="2026-08-31T11:43:00Z">
        <w:r w:rsidR="00616473" w:rsidRPr="00246CE4" w:rsidDel="004B2911">
          <w:rPr>
            <w:rFonts w:ascii="Times New Roman" w:hAnsi="Times New Roman" w:cs="Times New Roman"/>
          </w:rPr>
          <w:delText xml:space="preserve"> </w:delText>
        </w:r>
      </w:del>
      <w:del w:id="670" w:author="Catalina Suescun Gonzalez" w:date="2026-08-31T10:59:00Z" w16du:dateUtc="2026-08-31T08:59:00Z">
        <w:r w:rsidR="002E277A" w:rsidRPr="00F466EA" w:rsidDel="00AD15E1">
          <w:rPr>
            <w:rFonts w:ascii="Times New Roman" w:hAnsi="Times New Roman" w:cs="Times New Roman"/>
            <w:highlight w:val="yellow"/>
            <w:rPrChange w:id="671" w:author="Catalina Suescun Gonzalez" w:date="2026-08-26T11:25:00Z" w16du:dateUtc="2026-08-26T09:25:00Z">
              <w:rPr>
                <w:rFonts w:ascii="Times New Roman" w:hAnsi="Times New Roman" w:cs="Times New Roman"/>
              </w:rPr>
            </w:rPrChange>
          </w:rPr>
          <w:delText>Additionally,</w:delText>
        </w:r>
      </w:del>
      <w:ins w:id="672" w:author="Catalina Suescun Gonzalez" w:date="2026-08-31T10:59:00Z" w16du:dateUtc="2026-08-31T08:59:00Z">
        <w:r w:rsidR="00AD15E1">
          <w:rPr>
            <w:rFonts w:ascii="Times New Roman" w:hAnsi="Times New Roman" w:cs="Times New Roman"/>
            <w:highlight w:val="yellow"/>
          </w:rPr>
          <w:t>Secon</w:t>
        </w:r>
        <w:r w:rsidR="00D67129">
          <w:rPr>
            <w:rFonts w:ascii="Times New Roman" w:hAnsi="Times New Roman" w:cs="Times New Roman"/>
            <w:highlight w:val="yellow"/>
          </w:rPr>
          <w:t>d</w:t>
        </w:r>
        <w:proofErr w:type="spellEnd"/>
        <w:r w:rsidR="00D67129">
          <w:rPr>
            <w:rFonts w:ascii="Times New Roman" w:hAnsi="Times New Roman" w:cs="Times New Roman"/>
            <w:highlight w:val="yellow"/>
          </w:rPr>
          <w:t>,</w:t>
        </w:r>
      </w:ins>
      <w:r w:rsidR="002E277A" w:rsidRPr="00F466EA">
        <w:rPr>
          <w:rFonts w:ascii="Times New Roman" w:hAnsi="Times New Roman" w:cs="Times New Roman"/>
          <w:highlight w:val="yellow"/>
          <w:rPrChange w:id="673" w:author="Catalina Suescun Gonzalez" w:date="2026-08-26T11:25:00Z" w16du:dateUtc="2026-08-26T09:25:00Z">
            <w:rPr>
              <w:rFonts w:ascii="Times New Roman" w:hAnsi="Times New Roman" w:cs="Times New Roman"/>
            </w:rPr>
          </w:rPrChange>
        </w:rPr>
        <w:t xml:space="preserve"> </w:t>
      </w:r>
      <w:ins w:id="674" w:author="Catalina Suescun Gonzalez" w:date="2026-08-31T11:00:00Z" w16du:dateUtc="2026-08-31T09:00:00Z">
        <w:r w:rsidR="001355F4" w:rsidRPr="001355F4">
          <w:rPr>
            <w:rFonts w:ascii="Times New Roman" w:hAnsi="Times New Roman" w:cs="Times New Roman"/>
          </w:rPr>
          <w:t>simple square specimens with dimensions of</w:t>
        </w:r>
      </w:ins>
      <w:moveFromRangeStart w:id="675" w:author="Catalina Suescun Gonzalez" w:date="2026-08-31T10:51:00Z" w:name="move239065892"/>
      <w:moveFrom w:id="676" w:author="Catalina Suescun Gonzalez" w:date="2026-08-31T10:51:00Z" w16du:dateUtc="2026-08-31T08:51:00Z">
        <w:r w:rsidR="002E277A" w:rsidRPr="00F466EA" w:rsidDel="00C95E0D">
          <w:rPr>
            <w:rFonts w:ascii="Times New Roman" w:hAnsi="Times New Roman" w:cs="Times New Roman"/>
            <w:highlight w:val="yellow"/>
            <w:rPrChange w:id="677" w:author="Catalina Suescun Gonzalez" w:date="2026-08-26T11:25:00Z" w16du:dateUtc="2026-08-26T09:25:00Z">
              <w:rPr>
                <w:rFonts w:ascii="Times New Roman" w:hAnsi="Times New Roman" w:cs="Times New Roman"/>
              </w:rPr>
            </w:rPrChange>
          </w:rPr>
          <w:t>the impact of extrusion multiplier (EM), a term frequently used in 3D printing but relatively underexplored in the literature</w:t>
        </w:r>
        <w:r w:rsidR="00616473" w:rsidRPr="00F466EA" w:rsidDel="00C95E0D">
          <w:rPr>
            <w:rFonts w:ascii="Times New Roman" w:hAnsi="Times New Roman" w:cs="Times New Roman"/>
            <w:highlight w:val="yellow"/>
            <w:rPrChange w:id="678" w:author="Catalina Suescun Gonzalez" w:date="2026-08-26T11:25:00Z" w16du:dateUtc="2026-08-26T09:25:00Z">
              <w:rPr>
                <w:rFonts w:ascii="Times New Roman" w:hAnsi="Times New Roman" w:cs="Times New Roman"/>
              </w:rPr>
            </w:rPrChange>
          </w:rPr>
          <w:t>, was assessed in this work</w:t>
        </w:r>
        <w:r w:rsidR="00D636DC" w:rsidRPr="00F466EA" w:rsidDel="00C95E0D">
          <w:rPr>
            <w:rFonts w:ascii="Times New Roman" w:hAnsi="Times New Roman" w:cs="Times New Roman"/>
            <w:highlight w:val="yellow"/>
            <w:rPrChange w:id="679" w:author="Catalina Suescun Gonzalez" w:date="2026-08-26T11:25:00Z" w16du:dateUtc="2026-08-26T09:25:00Z">
              <w:rPr>
                <w:rFonts w:ascii="Times New Roman" w:hAnsi="Times New Roman" w:cs="Times New Roman"/>
              </w:rPr>
            </w:rPrChange>
          </w:rPr>
          <w:t>.</w:t>
        </w:r>
        <w:r w:rsidR="002E277A" w:rsidRPr="00F466EA" w:rsidDel="00C95E0D">
          <w:rPr>
            <w:rFonts w:ascii="Times New Roman" w:hAnsi="Times New Roman" w:cs="Times New Roman"/>
            <w:highlight w:val="yellow"/>
            <w:rPrChange w:id="680" w:author="Catalina Suescun Gonzalez" w:date="2026-08-26T11:25:00Z" w16du:dateUtc="2026-08-26T09:25:00Z">
              <w:rPr>
                <w:rFonts w:ascii="Times New Roman" w:hAnsi="Times New Roman" w:cs="Times New Roman"/>
              </w:rPr>
            </w:rPrChange>
          </w:rPr>
          <w:t xml:space="preserve"> </w:t>
        </w:r>
        <w:r w:rsidR="00D77F0E" w:rsidRPr="00F466EA" w:rsidDel="00C95E0D">
          <w:rPr>
            <w:rFonts w:ascii="Times New Roman" w:hAnsi="Times New Roman" w:cs="Times New Roman"/>
            <w:highlight w:val="yellow"/>
            <w:rPrChange w:id="681" w:author="Catalina Suescun Gonzalez" w:date="2026-08-26T11:25:00Z" w16du:dateUtc="2026-08-26T09:25:00Z">
              <w:rPr>
                <w:rFonts w:ascii="Times New Roman" w:hAnsi="Times New Roman" w:cs="Times New Roman"/>
              </w:rPr>
            </w:rPrChange>
          </w:rPr>
          <w:t>The e</w:t>
        </w:r>
        <w:r w:rsidR="00324953" w:rsidRPr="00F466EA" w:rsidDel="00C95E0D">
          <w:rPr>
            <w:rFonts w:ascii="Times New Roman" w:hAnsi="Times New Roman" w:cs="Times New Roman"/>
            <w:highlight w:val="yellow"/>
            <w:rPrChange w:id="682" w:author="Catalina Suescun Gonzalez" w:date="2026-08-26T11:25:00Z" w16du:dateUtc="2026-08-26T09:25:00Z">
              <w:rPr>
                <w:rFonts w:ascii="Times New Roman" w:hAnsi="Times New Roman" w:cs="Times New Roman"/>
              </w:rPr>
            </w:rPrChange>
          </w:rPr>
          <w:t xml:space="preserve">xtrusion multiplier </w:t>
        </w:r>
        <w:r w:rsidR="00D77F0E" w:rsidRPr="00F466EA" w:rsidDel="00C95E0D">
          <w:rPr>
            <w:rFonts w:ascii="Times New Roman" w:hAnsi="Times New Roman" w:cs="Times New Roman"/>
            <w:highlight w:val="yellow"/>
            <w:rPrChange w:id="683" w:author="Catalina Suescun Gonzalez" w:date="2026-08-26T11:25:00Z" w16du:dateUtc="2026-08-26T09:25:00Z">
              <w:rPr>
                <w:rFonts w:ascii="Times New Roman" w:hAnsi="Times New Roman" w:cs="Times New Roman"/>
              </w:rPr>
            </w:rPrChange>
          </w:rPr>
          <w:t>is</w:t>
        </w:r>
        <w:r w:rsidR="008D53E5" w:rsidRPr="00F466EA" w:rsidDel="00C95E0D">
          <w:rPr>
            <w:rFonts w:ascii="Times New Roman" w:hAnsi="Times New Roman" w:cs="Times New Roman"/>
            <w:highlight w:val="yellow"/>
            <w:rPrChange w:id="684" w:author="Catalina Suescun Gonzalez" w:date="2026-08-26T11:25:00Z" w16du:dateUtc="2026-08-26T09:25:00Z">
              <w:rPr>
                <w:rFonts w:ascii="Times New Roman" w:hAnsi="Times New Roman" w:cs="Times New Roman"/>
              </w:rPr>
            </w:rPrChange>
          </w:rPr>
          <w:t xml:space="preserve"> a</w:t>
        </w:r>
        <w:r w:rsidR="00594801" w:rsidRPr="00F466EA" w:rsidDel="00C95E0D">
          <w:rPr>
            <w:rFonts w:ascii="Times New Roman" w:hAnsi="Times New Roman" w:cs="Times New Roman"/>
            <w:highlight w:val="yellow"/>
            <w:rPrChange w:id="685" w:author="Catalina Suescun Gonzalez" w:date="2026-08-26T11:25:00Z" w16du:dateUtc="2026-08-26T09:25:00Z">
              <w:rPr>
                <w:rFonts w:ascii="Times New Roman" w:hAnsi="Times New Roman" w:cs="Times New Roman"/>
              </w:rPr>
            </w:rPrChange>
          </w:rPr>
          <w:t xml:space="preserve"> 3D printing parameter </w:t>
        </w:r>
        <w:r w:rsidR="00790BC9" w:rsidRPr="00F466EA" w:rsidDel="00C95E0D">
          <w:rPr>
            <w:rFonts w:ascii="Times New Roman" w:hAnsi="Times New Roman" w:cs="Times New Roman"/>
            <w:highlight w:val="yellow"/>
            <w:rPrChange w:id="686" w:author="Catalina Suescun Gonzalez" w:date="2026-08-26T11:25:00Z" w16du:dateUtc="2026-08-26T09:25:00Z">
              <w:rPr>
                <w:rFonts w:ascii="Times New Roman" w:hAnsi="Times New Roman" w:cs="Times New Roman"/>
              </w:rPr>
            </w:rPrChange>
          </w:rPr>
          <w:t xml:space="preserve">in charge </w:t>
        </w:r>
        <w:r w:rsidR="00D77F0E" w:rsidRPr="00F466EA" w:rsidDel="00C95E0D">
          <w:rPr>
            <w:rFonts w:ascii="Times New Roman" w:hAnsi="Times New Roman" w:cs="Times New Roman"/>
            <w:highlight w:val="yellow"/>
            <w:rPrChange w:id="687" w:author="Catalina Suescun Gonzalez" w:date="2026-08-26T11:25:00Z" w16du:dateUtc="2026-08-26T09:25:00Z">
              <w:rPr>
                <w:rFonts w:ascii="Times New Roman" w:hAnsi="Times New Roman" w:cs="Times New Roman"/>
              </w:rPr>
            </w:rPrChange>
          </w:rPr>
          <w:t>of controlling</w:t>
        </w:r>
        <w:r w:rsidR="00790BC9" w:rsidRPr="00F466EA" w:rsidDel="00C95E0D">
          <w:rPr>
            <w:rFonts w:ascii="Times New Roman" w:hAnsi="Times New Roman" w:cs="Times New Roman"/>
            <w:highlight w:val="yellow"/>
            <w:rPrChange w:id="688" w:author="Catalina Suescun Gonzalez" w:date="2026-08-26T11:25:00Z" w16du:dateUtc="2026-08-26T09:25:00Z">
              <w:rPr>
                <w:rFonts w:ascii="Times New Roman" w:hAnsi="Times New Roman" w:cs="Times New Roman"/>
              </w:rPr>
            </w:rPrChange>
          </w:rPr>
          <w:t xml:space="preserve"> the amount of material </w:t>
        </w:r>
        <w:r w:rsidR="00616473" w:rsidRPr="00F466EA" w:rsidDel="00C95E0D">
          <w:rPr>
            <w:rFonts w:ascii="Times New Roman" w:hAnsi="Times New Roman" w:cs="Times New Roman"/>
            <w:highlight w:val="yellow"/>
            <w:rPrChange w:id="689" w:author="Catalina Suescun Gonzalez" w:date="2026-08-26T11:25:00Z" w16du:dateUtc="2026-08-26T09:25:00Z">
              <w:rPr>
                <w:rFonts w:ascii="Times New Roman" w:hAnsi="Times New Roman" w:cs="Times New Roman"/>
              </w:rPr>
            </w:rPrChange>
          </w:rPr>
          <w:t xml:space="preserve">flowing </w:t>
        </w:r>
        <w:r w:rsidR="00A00A00" w:rsidRPr="00F466EA" w:rsidDel="00C95E0D">
          <w:rPr>
            <w:rFonts w:ascii="Times New Roman" w:hAnsi="Times New Roman" w:cs="Times New Roman"/>
            <w:highlight w:val="yellow"/>
            <w:rPrChange w:id="690" w:author="Catalina Suescun Gonzalez" w:date="2026-08-26T11:25:00Z" w16du:dateUtc="2026-08-26T09:25:00Z">
              <w:rPr>
                <w:rFonts w:ascii="Times New Roman" w:hAnsi="Times New Roman" w:cs="Times New Roman"/>
              </w:rPr>
            </w:rPrChange>
          </w:rPr>
          <w:t xml:space="preserve">from the </w:t>
        </w:r>
        <w:r w:rsidR="00616473" w:rsidRPr="00F466EA" w:rsidDel="00C95E0D">
          <w:rPr>
            <w:rFonts w:ascii="Times New Roman" w:hAnsi="Times New Roman" w:cs="Times New Roman"/>
            <w:highlight w:val="yellow"/>
            <w:rPrChange w:id="691" w:author="Catalina Suescun Gonzalez" w:date="2026-08-26T11:25:00Z" w16du:dateUtc="2026-08-26T09:25:00Z">
              <w:rPr>
                <w:rFonts w:ascii="Times New Roman" w:hAnsi="Times New Roman" w:cs="Times New Roman"/>
              </w:rPr>
            </w:rPrChange>
          </w:rPr>
          <w:t xml:space="preserve">3D </w:t>
        </w:r>
        <w:r w:rsidR="00A00A00" w:rsidRPr="00F466EA" w:rsidDel="00C95E0D">
          <w:rPr>
            <w:rFonts w:ascii="Times New Roman" w:hAnsi="Times New Roman" w:cs="Times New Roman"/>
            <w:highlight w:val="yellow"/>
            <w:rPrChange w:id="692" w:author="Catalina Suescun Gonzalez" w:date="2026-08-26T11:25:00Z" w16du:dateUtc="2026-08-26T09:25:00Z">
              <w:rPr>
                <w:rFonts w:ascii="Times New Roman" w:hAnsi="Times New Roman" w:cs="Times New Roman"/>
              </w:rPr>
            </w:rPrChange>
          </w:rPr>
          <w:t>printed nozzle</w:t>
        </w:r>
        <w:r w:rsidR="00616473" w:rsidRPr="00F466EA" w:rsidDel="00C95E0D">
          <w:rPr>
            <w:rFonts w:ascii="Times New Roman" w:hAnsi="Times New Roman" w:cs="Times New Roman"/>
            <w:highlight w:val="yellow"/>
            <w:rPrChange w:id="693" w:author="Catalina Suescun Gonzalez" w:date="2026-08-26T11:25:00Z" w16du:dateUtc="2026-08-26T09:25:00Z">
              <w:rPr>
                <w:rFonts w:ascii="Times New Roman" w:hAnsi="Times New Roman" w:cs="Times New Roman"/>
              </w:rPr>
            </w:rPrChange>
          </w:rPr>
          <w:t xml:space="preserve"> during layer deposition</w:t>
        </w:r>
        <w:r w:rsidR="005F4BCC" w:rsidRPr="00F466EA" w:rsidDel="00C95E0D">
          <w:rPr>
            <w:rFonts w:ascii="Times New Roman" w:hAnsi="Times New Roman" w:cs="Times New Roman"/>
            <w:highlight w:val="yellow"/>
            <w:rPrChange w:id="694" w:author="Catalina Suescun Gonzalez" w:date="2026-08-26T11:25:00Z" w16du:dateUtc="2026-08-26T09:25:00Z">
              <w:rPr>
                <w:rFonts w:ascii="Times New Roman" w:hAnsi="Times New Roman" w:cs="Times New Roman"/>
              </w:rPr>
            </w:rPrChange>
          </w:rPr>
          <w:t xml:space="preserve"> </w:t>
        </w:r>
        <w:r w:rsidR="005F4BCC" w:rsidRPr="00F466EA" w:rsidDel="00C95E0D">
          <w:rPr>
            <w:rFonts w:ascii="Times New Roman" w:hAnsi="Times New Roman" w:cs="Times New Roman"/>
            <w:highlight w:val="yellow"/>
            <w:rPrChange w:id="695" w:author="Catalina Suescun Gonzalez" w:date="2026-08-26T11:25:00Z" w16du:dateUtc="2026-08-26T09:25:00Z">
              <w:rPr>
                <w:rFonts w:ascii="Times New Roman" w:hAnsi="Times New Roman" w:cs="Times New Roman"/>
              </w:rPr>
            </w:rPrChange>
          </w:rPr>
          <w:fldChar w:fldCharType="begin"/>
        </w:r>
        <w:r w:rsidR="00F976AC" w:rsidRPr="00F466EA" w:rsidDel="00C95E0D">
          <w:rPr>
            <w:rFonts w:ascii="Times New Roman" w:hAnsi="Times New Roman" w:cs="Times New Roman"/>
            <w:highlight w:val="yellow"/>
            <w:rPrChange w:id="696" w:author="Catalina Suescun Gonzalez" w:date="2026-08-26T11:25:00Z" w16du:dateUtc="2026-08-26T09:25:00Z">
              <w:rPr>
                <w:rFonts w:ascii="Times New Roman" w:hAnsi="Times New Roman" w:cs="Times New Roman"/>
                <w:highlight w:val="magenta"/>
              </w:rPr>
            </w:rPrChange>
          </w:rPr>
          <w:instrText xml:space="preserve"> ADDIN ZOTERO_ITEM CSL_CITATION {"citationID":"IcI0o2eK","properties":{"formattedCitation":"[55]","plainCitation":"[55]","noteIndex":0},"citationItems":[{"id":334,"uris":["http://zotero.org/users/7033217/items/9VD4SQGI"],"itemData":{"id":334,"type":"article-journal","abstract":"Fused filament fabrication (FFF) is one of the most common additive manufacturing (AM) processes due to its simplicity and low cost. However, weak interlayer interfaces, high porosity, and mechanical anisotropy limit FFF applications. This paper investigates the effects of an FFF process parameter, i.e., extrusion multiplier, on the structure and interlayer strength of FFF parts made from acrylonitrile butadiene styrene (ABS). Increasing the extrusion multiplier over its predefined standard value improved the tensile strength in the print direction (X-orientation) and build direction (Z-orientation) by up to 10% and 50%, respectively, resulting in entirely void-free parts with nearly isotropic strength. These improvements are explained via finite element analysis (FEA) and bonding mechanisms in FFF. Finally, the effects of extrusion rate on various AM features in a benchmark part are investigated. This study shows that mechanical anisotropy is not inherent to FFF and, despite the common belief, voids can be eliminated entirely in FFF parts. Complex isotropic parts can be made via FFF, opening new applications for this technology and allowing it to compete with other AM processes.","citation-key":"ghorbani2022","container-title":"Journal of Manufacturing Processes","DOI":"10.1016/j.jmapro.2022.06.026","ISSN":"1526-6125","journalAbbreviation":"Journal of Manufacturing Processes","page":"651-658","source":"ScienceDirect","title":"Eliminating voids and reducing mechanical anisotropy in fused filament fabrication parts by adjusting the filament extrusion rate","volume":"80","author":[{"family":"Ghorbani","given":"Jafar"},{"family":"Koirala","given":"Pratik"},{"family":"Shen","given":"Yu-Lin"},{"family":"Tehrani","given":"Mehran"}],"issued":{"date-parts":[["2022",8,1]]}}}],"schema":"https://github.com/citation-style-language/schema/raw/master/csl-citation.json"} </w:instrText>
        </w:r>
        <w:r w:rsidR="005F4BCC" w:rsidRPr="00F466EA" w:rsidDel="00C95E0D">
          <w:rPr>
            <w:rFonts w:ascii="Times New Roman" w:hAnsi="Times New Roman" w:cs="Times New Roman"/>
            <w:highlight w:val="yellow"/>
            <w:rPrChange w:id="697" w:author="Catalina Suescun Gonzalez" w:date="2026-08-26T11:25:00Z" w16du:dateUtc="2026-08-26T09:25:00Z">
              <w:rPr>
                <w:rFonts w:ascii="Times New Roman" w:hAnsi="Times New Roman" w:cs="Times New Roman"/>
              </w:rPr>
            </w:rPrChange>
          </w:rPr>
          <w:fldChar w:fldCharType="separate"/>
        </w:r>
        <w:r w:rsidR="003A6FF0" w:rsidRPr="00F466EA" w:rsidDel="00C95E0D">
          <w:rPr>
            <w:rFonts w:ascii="Times New Roman" w:hAnsi="Times New Roman" w:cs="Times New Roman"/>
            <w:highlight w:val="yellow"/>
            <w:rPrChange w:id="698" w:author="Catalina Suescun Gonzalez" w:date="2026-08-26T11:25:00Z" w16du:dateUtc="2026-08-26T09:25:00Z">
              <w:rPr>
                <w:rFonts w:ascii="Times New Roman" w:hAnsi="Times New Roman" w:cs="Times New Roman"/>
              </w:rPr>
            </w:rPrChange>
          </w:rPr>
          <w:t>[55]</w:t>
        </w:r>
        <w:r w:rsidR="005F4BCC" w:rsidRPr="00F466EA" w:rsidDel="00C95E0D">
          <w:rPr>
            <w:rFonts w:ascii="Times New Roman" w:hAnsi="Times New Roman" w:cs="Times New Roman"/>
            <w:highlight w:val="yellow"/>
            <w:rPrChange w:id="699" w:author="Catalina Suescun Gonzalez" w:date="2026-08-26T11:25:00Z" w16du:dateUtc="2026-08-26T09:25:00Z">
              <w:rPr>
                <w:rFonts w:ascii="Times New Roman" w:hAnsi="Times New Roman" w:cs="Times New Roman"/>
              </w:rPr>
            </w:rPrChange>
          </w:rPr>
          <w:fldChar w:fldCharType="end"/>
        </w:r>
        <w:r w:rsidR="00CA66E2" w:rsidRPr="00246CE4" w:rsidDel="00C95E0D">
          <w:rPr>
            <w:rFonts w:ascii="Times New Roman" w:hAnsi="Times New Roman" w:cs="Times New Roman"/>
          </w:rPr>
          <w:t>.</w:t>
        </w:r>
        <w:r w:rsidR="007A46DF" w:rsidRPr="00246CE4" w:rsidDel="00C95E0D">
          <w:rPr>
            <w:rFonts w:ascii="Times New Roman" w:hAnsi="Times New Roman" w:cs="Times New Roman"/>
          </w:rPr>
          <w:t xml:space="preserve"> </w:t>
        </w:r>
        <w:r w:rsidR="00CD541D" w:rsidRPr="00246CE4" w:rsidDel="00C95E0D">
          <w:rPr>
            <w:rFonts w:ascii="Times New Roman" w:hAnsi="Times New Roman" w:cs="Times New Roman"/>
          </w:rPr>
          <w:t>The</w:t>
        </w:r>
        <w:r w:rsidR="002E277A" w:rsidRPr="00246CE4" w:rsidDel="00C95E0D">
          <w:rPr>
            <w:rFonts w:ascii="Times New Roman" w:hAnsi="Times New Roman" w:cs="Times New Roman"/>
          </w:rPr>
          <w:t xml:space="preserve"> specific objective</w:t>
        </w:r>
        <w:r w:rsidR="00F734E0" w:rsidRPr="00246CE4" w:rsidDel="00C95E0D">
          <w:rPr>
            <w:rFonts w:ascii="Times New Roman" w:hAnsi="Times New Roman" w:cs="Times New Roman"/>
          </w:rPr>
          <w:t xml:space="preserve"> in this stage</w:t>
        </w:r>
        <w:r w:rsidR="002E277A" w:rsidRPr="00246CE4" w:rsidDel="00C95E0D">
          <w:rPr>
            <w:rFonts w:ascii="Times New Roman" w:hAnsi="Times New Roman" w:cs="Times New Roman"/>
          </w:rPr>
          <w:t xml:space="preserve"> was to explore the effects of varying EM</w:t>
        </w:r>
        <w:r w:rsidR="007A46DF" w:rsidRPr="00246CE4" w:rsidDel="00C95E0D">
          <w:rPr>
            <w:rFonts w:ascii="Times New Roman" w:hAnsi="Times New Roman" w:cs="Times New Roman"/>
          </w:rPr>
          <w:t>s</w:t>
        </w:r>
        <w:r w:rsidR="002E277A" w:rsidRPr="00246CE4" w:rsidDel="00C95E0D">
          <w:rPr>
            <w:rFonts w:ascii="Times New Roman" w:hAnsi="Times New Roman" w:cs="Times New Roman"/>
          </w:rPr>
          <w:t xml:space="preserve"> during </w:t>
        </w:r>
        <w:r w:rsidR="007A46DF" w:rsidRPr="00246CE4" w:rsidDel="00C95E0D">
          <w:rPr>
            <w:rFonts w:ascii="Times New Roman" w:hAnsi="Times New Roman" w:cs="Times New Roman"/>
          </w:rPr>
          <w:t xml:space="preserve">3D </w:t>
        </w:r>
        <w:r w:rsidR="002E277A" w:rsidRPr="00246CE4" w:rsidDel="00C95E0D">
          <w:rPr>
            <w:rFonts w:ascii="Times New Roman" w:hAnsi="Times New Roman" w:cs="Times New Roman"/>
          </w:rPr>
          <w:t xml:space="preserve">printing </w:t>
        </w:r>
        <w:r w:rsidR="00687879" w:rsidRPr="00246CE4" w:rsidDel="00C95E0D">
          <w:rPr>
            <w:rFonts w:ascii="Times New Roman" w:hAnsi="Times New Roman" w:cs="Times New Roman"/>
          </w:rPr>
          <w:t>of the different</w:t>
        </w:r>
        <w:r w:rsidR="000B3C82" w:rsidRPr="00246CE4" w:rsidDel="00C95E0D">
          <w:rPr>
            <w:rFonts w:ascii="Times New Roman" w:hAnsi="Times New Roman" w:cs="Times New Roman"/>
          </w:rPr>
          <w:t xml:space="preserve"> particles</w:t>
        </w:r>
        <w:r w:rsidR="00687879" w:rsidRPr="00246CE4" w:rsidDel="00C95E0D">
          <w:rPr>
            <w:rFonts w:ascii="Times New Roman" w:hAnsi="Times New Roman" w:cs="Times New Roman"/>
          </w:rPr>
          <w:t xml:space="preserve"> </w:t>
        </w:r>
      </w:moveFrom>
      <w:moveFromRangeEnd w:id="675"/>
      <w:del w:id="700" w:author="Catalina Suescun Gonzalez" w:date="2026-08-31T10:52:00Z" w16du:dateUtc="2026-08-31T08:52:00Z">
        <w:r w:rsidR="002E277A" w:rsidRPr="00246CE4" w:rsidDel="0064547C">
          <w:rPr>
            <w:rFonts w:ascii="Times New Roman" w:hAnsi="Times New Roman" w:cs="Times New Roman"/>
          </w:rPr>
          <w:delText>and</w:delText>
        </w:r>
        <w:r w:rsidR="007A46DF" w:rsidRPr="00246CE4" w:rsidDel="0064547C">
          <w:rPr>
            <w:rFonts w:ascii="Times New Roman" w:hAnsi="Times New Roman" w:cs="Times New Roman"/>
          </w:rPr>
          <w:delText>,</w:delText>
        </w:r>
        <w:r w:rsidR="002E277A" w:rsidRPr="00246CE4" w:rsidDel="0064547C">
          <w:rPr>
            <w:rFonts w:ascii="Times New Roman" w:hAnsi="Times New Roman" w:cs="Times New Roman"/>
          </w:rPr>
          <w:delText xml:space="preserve"> subsequently</w:delText>
        </w:r>
        <w:r w:rsidR="007A46DF" w:rsidRPr="00246CE4" w:rsidDel="0064547C">
          <w:rPr>
            <w:rFonts w:ascii="Times New Roman" w:hAnsi="Times New Roman" w:cs="Times New Roman"/>
          </w:rPr>
          <w:delText>,</w:delText>
        </w:r>
        <w:r w:rsidR="002E277A" w:rsidRPr="00246CE4" w:rsidDel="0064547C">
          <w:rPr>
            <w:rFonts w:ascii="Times New Roman" w:hAnsi="Times New Roman" w:cs="Times New Roman"/>
          </w:rPr>
          <w:delText xml:space="preserve"> </w:delText>
        </w:r>
      </w:del>
      <w:del w:id="701" w:author="Catalina Suescun Gonzalez" w:date="2026-08-31T11:00:00Z" w16du:dateUtc="2026-08-31T09:00:00Z">
        <w:r w:rsidR="002E277A" w:rsidRPr="00246CE4" w:rsidDel="001355F4">
          <w:rPr>
            <w:rFonts w:ascii="Times New Roman" w:hAnsi="Times New Roman" w:cs="Times New Roman"/>
          </w:rPr>
          <w:delText xml:space="preserve">on </w:delText>
        </w:r>
        <w:r w:rsidR="007A46DF" w:rsidRPr="00246CE4" w:rsidDel="001355F4">
          <w:rPr>
            <w:rFonts w:ascii="Times New Roman" w:hAnsi="Times New Roman" w:cs="Times New Roman"/>
          </w:rPr>
          <w:delText xml:space="preserve">3D </w:delText>
        </w:r>
        <w:r w:rsidR="002E277A" w:rsidRPr="00246CE4" w:rsidDel="001355F4">
          <w:rPr>
            <w:rFonts w:ascii="Times New Roman" w:hAnsi="Times New Roman" w:cs="Times New Roman"/>
          </w:rPr>
          <w:delText>print</w:delText>
        </w:r>
        <w:r w:rsidR="007A46DF" w:rsidRPr="00246CE4" w:rsidDel="001355F4">
          <w:rPr>
            <w:rFonts w:ascii="Times New Roman" w:hAnsi="Times New Roman" w:cs="Times New Roman"/>
          </w:rPr>
          <w:delText>ed</w:delText>
        </w:r>
        <w:r w:rsidR="002E277A" w:rsidRPr="00246CE4" w:rsidDel="001355F4">
          <w:rPr>
            <w:rFonts w:ascii="Times New Roman" w:hAnsi="Times New Roman" w:cs="Times New Roman"/>
          </w:rPr>
          <w:delText xml:space="preserve"> simple objects</w:delText>
        </w:r>
        <w:r w:rsidR="007A46DF" w:rsidRPr="00246CE4" w:rsidDel="001355F4">
          <w:rPr>
            <w:rFonts w:ascii="Times New Roman" w:hAnsi="Times New Roman" w:cs="Times New Roman"/>
          </w:rPr>
          <w:delText>,</w:delText>
        </w:r>
        <w:r w:rsidR="002E277A" w:rsidRPr="00246CE4" w:rsidDel="001355F4">
          <w:rPr>
            <w:rFonts w:ascii="Times New Roman" w:hAnsi="Times New Roman" w:cs="Times New Roman"/>
          </w:rPr>
          <w:delText xml:space="preserve"> </w:delText>
        </w:r>
        <w:r w:rsidR="007A46DF" w:rsidRPr="00246CE4" w:rsidDel="001355F4">
          <w:rPr>
            <w:rFonts w:ascii="Times New Roman" w:hAnsi="Times New Roman" w:cs="Times New Roman"/>
          </w:rPr>
          <w:delText xml:space="preserve">such as the </w:delText>
        </w:r>
      </w:del>
      <w:r w:rsidR="002E277A" w:rsidRPr="00246CE4">
        <w:rPr>
          <w:rFonts w:ascii="Times New Roman" w:hAnsi="Times New Roman" w:cs="Times New Roman"/>
        </w:rPr>
        <w:t>50</w:t>
      </w:r>
      <w:r w:rsidR="007A63CE" w:rsidRPr="00246CE4">
        <w:rPr>
          <w:rFonts w:ascii="Times New Roman" w:hAnsi="Times New Roman" w:cs="Times New Roman"/>
        </w:rPr>
        <w:t xml:space="preserve"> × </w:t>
      </w:r>
      <w:r w:rsidR="00786990" w:rsidRPr="00246CE4">
        <w:rPr>
          <w:rFonts w:ascii="Times New Roman" w:hAnsi="Times New Roman" w:cs="Times New Roman"/>
        </w:rPr>
        <w:t>5</w:t>
      </w:r>
      <w:r w:rsidR="002E277A" w:rsidRPr="00246CE4">
        <w:rPr>
          <w:rFonts w:ascii="Times New Roman" w:hAnsi="Times New Roman" w:cs="Times New Roman"/>
        </w:rPr>
        <w:t>0</w:t>
      </w:r>
      <w:r w:rsidR="007A63CE" w:rsidRPr="00246CE4">
        <w:rPr>
          <w:rFonts w:ascii="Times New Roman" w:hAnsi="Times New Roman" w:cs="Times New Roman"/>
        </w:rPr>
        <w:t xml:space="preserve"> × </w:t>
      </w:r>
      <w:r w:rsidR="002E277A" w:rsidRPr="00246CE4">
        <w:rPr>
          <w:rFonts w:ascii="Times New Roman" w:hAnsi="Times New Roman" w:cs="Times New Roman"/>
        </w:rPr>
        <w:t>5</w:t>
      </w:r>
      <w:r w:rsidR="007A46DF" w:rsidRPr="00246CE4">
        <w:rPr>
          <w:rFonts w:ascii="Times New Roman" w:hAnsi="Times New Roman" w:cs="Times New Roman"/>
        </w:rPr>
        <w:t xml:space="preserve"> mm</w:t>
      </w:r>
      <w:ins w:id="702" w:author="Catalina Suescun Gonzalez" w:date="2026-08-31T11:01:00Z" w16du:dateUtc="2026-08-31T09:01:00Z">
        <w:r w:rsidR="001355F4">
          <w:rPr>
            <w:rFonts w:ascii="Times New Roman" w:hAnsi="Times New Roman" w:cs="Times New Roman"/>
          </w:rPr>
          <w:t>,</w:t>
        </w:r>
      </w:ins>
      <w:r w:rsidR="002E277A" w:rsidRPr="00246CE4">
        <w:rPr>
          <w:rFonts w:ascii="Times New Roman" w:hAnsi="Times New Roman" w:cs="Times New Roman"/>
        </w:rPr>
        <w:t xml:space="preserve"> </w:t>
      </w:r>
      <w:del w:id="703" w:author="Catalina Suescun Gonzalez" w:date="2026-08-31T11:00:00Z" w16du:dateUtc="2026-08-31T09:00:00Z">
        <w:r w:rsidR="002E277A" w:rsidRPr="00246CE4" w:rsidDel="001355F4">
          <w:rPr>
            <w:rFonts w:ascii="Times New Roman" w:hAnsi="Times New Roman" w:cs="Times New Roman"/>
          </w:rPr>
          <w:delText>squares</w:delText>
        </w:r>
        <w:r w:rsidR="00324953" w:rsidRPr="00246CE4" w:rsidDel="001355F4">
          <w:rPr>
            <w:rFonts w:ascii="Times New Roman" w:hAnsi="Times New Roman" w:cs="Times New Roman"/>
          </w:rPr>
          <w:delText xml:space="preserve"> </w:delText>
        </w:r>
      </w:del>
      <w:ins w:id="704" w:author="Catalina Suescun Gonzalez" w:date="2026-08-31T11:00:00Z" w16du:dateUtc="2026-08-31T09:00:00Z">
        <w:r w:rsidR="001355F4">
          <w:rPr>
            <w:rFonts w:ascii="Times New Roman" w:hAnsi="Times New Roman" w:cs="Times New Roman"/>
          </w:rPr>
          <w:t xml:space="preserve">as </w:t>
        </w:r>
      </w:ins>
      <w:r w:rsidR="00324953" w:rsidRPr="00246CE4">
        <w:rPr>
          <w:rFonts w:ascii="Times New Roman" w:hAnsi="Times New Roman" w:cs="Times New Roman"/>
        </w:rPr>
        <w:t>presented in</w:t>
      </w:r>
      <w:r w:rsidR="002E277A" w:rsidRPr="00246CE4">
        <w:rPr>
          <w:rFonts w:ascii="Times New Roman" w:hAnsi="Times New Roman" w:cs="Times New Roman"/>
        </w:rPr>
        <w:t xml:space="preserve"> </w:t>
      </w:r>
      <w:r w:rsidR="00793D33" w:rsidRPr="00246CE4">
        <w:rPr>
          <w:rFonts w:ascii="Times New Roman" w:hAnsi="Times New Roman" w:cs="Times New Roman"/>
        </w:rPr>
        <w:t>Fig.</w:t>
      </w:r>
      <w:r w:rsidR="007A46DF" w:rsidRPr="00246CE4">
        <w:rPr>
          <w:rFonts w:ascii="Times New Roman" w:hAnsi="Times New Roman" w:cs="Times New Roman"/>
        </w:rPr>
        <w:t xml:space="preserve"> </w:t>
      </w:r>
      <w:r w:rsidR="00841B4B">
        <w:rPr>
          <w:rFonts w:ascii="Times New Roman" w:hAnsi="Times New Roman" w:cs="Times New Roman"/>
        </w:rPr>
        <w:t>A</w:t>
      </w:r>
      <w:r w:rsidR="001B7A68">
        <w:rPr>
          <w:rFonts w:ascii="Times New Roman" w:hAnsi="Times New Roman" w:cs="Times New Roman"/>
        </w:rPr>
        <w:t>1</w:t>
      </w:r>
      <w:r w:rsidR="005D29A9">
        <w:rPr>
          <w:rFonts w:ascii="Times New Roman" w:hAnsi="Times New Roman" w:cs="Times New Roman"/>
        </w:rPr>
        <w:t>.</w:t>
      </w:r>
      <w:r w:rsidR="00793D33" w:rsidRPr="00246CE4">
        <w:rPr>
          <w:rFonts w:ascii="Times New Roman" w:hAnsi="Times New Roman" w:cs="Times New Roman"/>
        </w:rPr>
        <w:t>b</w:t>
      </w:r>
      <w:del w:id="705" w:author="Catalina Suescun Gonzalez" w:date="2026-08-31T11:01:00Z" w16du:dateUtc="2026-08-31T09:01:00Z">
        <w:r w:rsidR="00146A42" w:rsidDel="001E112F">
          <w:rPr>
            <w:rFonts w:ascii="Times New Roman" w:hAnsi="Times New Roman" w:cs="Times New Roman"/>
          </w:rPr>
          <w:delText>,</w:delText>
        </w:r>
      </w:del>
      <w:r w:rsidR="00146A42">
        <w:rPr>
          <w:rFonts w:ascii="Times New Roman" w:hAnsi="Times New Roman" w:cs="Times New Roman"/>
        </w:rPr>
        <w:t xml:space="preserve"> </w:t>
      </w:r>
      <w:ins w:id="706" w:author="Catalina Suescun Gonzalez" w:date="2026-08-31T11:01:00Z" w16du:dateUtc="2026-08-31T09:01:00Z">
        <w:r w:rsidR="001355F4">
          <w:rPr>
            <w:rFonts w:ascii="Times New Roman" w:hAnsi="Times New Roman" w:cs="Times New Roman"/>
          </w:rPr>
          <w:t>(</w:t>
        </w:r>
      </w:ins>
      <w:r w:rsidR="00E36735">
        <w:rPr>
          <w:rFonts w:ascii="Times New Roman" w:hAnsi="Times New Roman" w:cs="Times New Roman"/>
        </w:rPr>
        <w:t>A</w:t>
      </w:r>
      <w:r w:rsidR="00146A42">
        <w:rPr>
          <w:rFonts w:ascii="Times New Roman" w:hAnsi="Times New Roman" w:cs="Times New Roman"/>
        </w:rPr>
        <w:t>ppendix A</w:t>
      </w:r>
      <w:ins w:id="707" w:author="Catalina Suescun Gonzalez" w:date="2026-08-31T11:01:00Z" w16du:dateUtc="2026-08-31T09:01:00Z">
        <w:r w:rsidR="001355F4">
          <w:rPr>
            <w:rFonts w:ascii="Times New Roman" w:hAnsi="Times New Roman" w:cs="Times New Roman"/>
          </w:rPr>
          <w:t>)</w:t>
        </w:r>
        <w:r w:rsidR="00A00D5B">
          <w:rPr>
            <w:rFonts w:ascii="Times New Roman" w:hAnsi="Times New Roman" w:cs="Times New Roman"/>
          </w:rPr>
          <w:t>, wer</w:t>
        </w:r>
      </w:ins>
      <w:ins w:id="708" w:author="Catalina Suescun Gonzalez" w:date="2026-08-31T11:02:00Z" w16du:dateUtc="2026-08-31T09:02:00Z">
        <w:r w:rsidR="00A00D5B">
          <w:rPr>
            <w:rFonts w:ascii="Times New Roman" w:hAnsi="Times New Roman" w:cs="Times New Roman"/>
          </w:rPr>
          <w:t>e printed</w:t>
        </w:r>
        <w:r w:rsidR="00A00D5B">
          <w:t xml:space="preserve">. </w:t>
        </w:r>
      </w:ins>
      <w:ins w:id="709" w:author="Catalina Suescun Gonzalez" w:date="2026-08-31T11:02:00Z">
        <w:r w:rsidR="00A00D5B" w:rsidRPr="00A00D5B">
          <w:rPr>
            <w:rFonts w:ascii="Times New Roman" w:hAnsi="Times New Roman" w:cs="Times New Roman"/>
            <w:highlight w:val="cyan"/>
            <w:rPrChange w:id="710" w:author="Catalina Suescun Gonzalez" w:date="2026-08-31T11:02:00Z" w16du:dateUtc="2026-08-31T09:02:00Z">
              <w:rPr>
                <w:rFonts w:ascii="Times New Roman" w:hAnsi="Times New Roman" w:cs="Times New Roman"/>
              </w:rPr>
            </w:rPrChange>
          </w:rPr>
          <w:t xml:space="preserve">For the snake-shaped geometry, the EM was adjusted directly in the G-code during printing, whereas for the square-shaped geometries, the EM was modified through the slicer </w:t>
        </w:r>
        <w:proofErr w:type="spellStart"/>
        <w:r w:rsidR="00A00D5B" w:rsidRPr="00A00D5B">
          <w:rPr>
            <w:rFonts w:ascii="Times New Roman" w:hAnsi="Times New Roman" w:cs="Times New Roman"/>
            <w:highlight w:val="cyan"/>
            <w:rPrChange w:id="711" w:author="Catalina Suescun Gonzalez" w:date="2026-08-31T11:02:00Z" w16du:dateUtc="2026-08-31T09:02:00Z">
              <w:rPr>
                <w:rFonts w:ascii="Times New Roman" w:hAnsi="Times New Roman" w:cs="Times New Roman"/>
              </w:rPr>
            </w:rPrChange>
          </w:rPr>
          <w:t>settings</w:t>
        </w:r>
      </w:ins>
      <w:del w:id="712" w:author="Catalina Suescun Gonzalez" w:date="2026-08-31T11:02:00Z" w16du:dateUtc="2026-08-31T09:02:00Z">
        <w:r w:rsidR="00324953" w:rsidRPr="00A00D5B" w:rsidDel="00A00D5B">
          <w:rPr>
            <w:rFonts w:ascii="Times New Roman" w:hAnsi="Times New Roman" w:cs="Times New Roman"/>
            <w:highlight w:val="cyan"/>
            <w:rPrChange w:id="713" w:author="Catalina Suescun Gonzalez" w:date="2026-08-31T11:02:00Z" w16du:dateUtc="2026-08-31T09:02:00Z">
              <w:rPr>
                <w:rFonts w:ascii="Times New Roman" w:hAnsi="Times New Roman" w:cs="Times New Roman"/>
              </w:rPr>
            </w:rPrChange>
          </w:rPr>
          <w:delText>.</w:delText>
        </w:r>
        <w:r w:rsidR="00324953" w:rsidRPr="00246CE4" w:rsidDel="00A00D5B">
          <w:rPr>
            <w:rFonts w:ascii="Times New Roman" w:hAnsi="Times New Roman" w:cs="Times New Roman"/>
          </w:rPr>
          <w:delText xml:space="preserve"> </w:delText>
        </w:r>
      </w:del>
      <w:ins w:id="714" w:author="Catalina Suescun Gonzalez" w:date="2026-09-04T12:01:00Z" w16du:dateUtc="2026-09-04T10:01:00Z">
        <w:r w:rsidR="0099424B">
          <w:rPr>
            <w:rFonts w:ascii="Times New Roman" w:hAnsi="Times New Roman" w:cs="Times New Roman"/>
          </w:rPr>
          <w:t>Th</w:t>
        </w:r>
      </w:ins>
      <w:ins w:id="715" w:author="Catalina Suescun Gonzalez" w:date="2026-09-04T12:04:00Z" w16du:dateUtc="2026-09-04T10:04:00Z">
        <w:r w:rsidR="00A90B80">
          <w:rPr>
            <w:rFonts w:ascii="Times New Roman" w:hAnsi="Times New Roman" w:cs="Times New Roman"/>
          </w:rPr>
          <w:t>e</w:t>
        </w:r>
        <w:proofErr w:type="spellEnd"/>
        <w:r w:rsidR="00A90B80">
          <w:rPr>
            <w:rFonts w:ascii="Times New Roman" w:hAnsi="Times New Roman" w:cs="Times New Roman"/>
          </w:rPr>
          <w:t xml:space="preserve"> values variated </w:t>
        </w:r>
      </w:ins>
      <w:ins w:id="716" w:author="Catalina Suescun Gonzalez" w:date="2026-09-04T12:01:00Z" w16du:dateUtc="2026-09-04T10:01:00Z">
        <w:r w:rsidR="0099424B">
          <w:rPr>
            <w:rFonts w:ascii="Times New Roman" w:hAnsi="Times New Roman" w:cs="Times New Roman"/>
          </w:rPr>
          <w:t xml:space="preserve"> </w:t>
        </w:r>
        <w:r w:rsidR="00F37681">
          <w:rPr>
            <w:rFonts w:ascii="Times New Roman" w:hAnsi="Times New Roman" w:cs="Times New Roman"/>
          </w:rPr>
          <w:t xml:space="preserve">s from </w:t>
        </w:r>
      </w:ins>
      <w:ins w:id="717" w:author="Catalina Suescun Gonzalez" w:date="2026-09-04T12:02:00Z" w16du:dateUtc="2026-09-04T10:02:00Z">
        <w:r w:rsidR="00F37681">
          <w:rPr>
            <w:rFonts w:ascii="Times New Roman" w:hAnsi="Times New Roman" w:cs="Times New Roman"/>
          </w:rPr>
          <w:t xml:space="preserve">experimental values </w:t>
        </w:r>
        <w:r w:rsidR="003C5187">
          <w:rPr>
            <w:rFonts w:ascii="Times New Roman" w:hAnsi="Times New Roman" w:cs="Times New Roman"/>
          </w:rPr>
          <w:t xml:space="preserve">from </w:t>
        </w:r>
      </w:ins>
      <w:ins w:id="718" w:author="Catalina Suescun Gonzalez" w:date="2026-09-04T12:01:00Z" w16du:dateUtc="2026-09-04T10:01:00Z">
        <w:r w:rsidR="00F37681">
          <w:rPr>
            <w:rFonts w:ascii="Times New Roman" w:hAnsi="Times New Roman" w:cs="Times New Roman"/>
          </w:rPr>
          <w:t>100 to 300</w:t>
        </w:r>
      </w:ins>
      <w:ins w:id="719" w:author="Catalina Suescun Gonzalez" w:date="2026-09-04T12:02:00Z" w16du:dateUtc="2026-09-04T10:02:00Z">
        <w:r w:rsidR="003C5187">
          <w:rPr>
            <w:rFonts w:ascii="Times New Roman" w:hAnsi="Times New Roman" w:cs="Times New Roman"/>
          </w:rPr>
          <w:t xml:space="preserve"> </w:t>
        </w:r>
      </w:ins>
    </w:p>
    <w:p w14:paraId="308D2C9E" w14:textId="779A92E5" w:rsidR="002E277A" w:rsidRPr="00246CE4" w:rsidRDefault="00324953" w:rsidP="002E277A">
      <w:pPr>
        <w:jc w:val="both"/>
        <w:rPr>
          <w:rFonts w:ascii="Times New Roman" w:hAnsi="Times New Roman" w:cs="Times New Roman"/>
        </w:rPr>
      </w:pPr>
      <w:r w:rsidRPr="00246CE4">
        <w:rPr>
          <w:rFonts w:ascii="Times New Roman" w:hAnsi="Times New Roman" w:cs="Times New Roman"/>
        </w:rPr>
        <w:t xml:space="preserve">The aim is </w:t>
      </w:r>
      <w:r w:rsidR="002E277A" w:rsidRPr="00246CE4">
        <w:rPr>
          <w:rFonts w:ascii="Times New Roman" w:hAnsi="Times New Roman" w:cs="Times New Roman"/>
        </w:rPr>
        <w:t>to compare the</w:t>
      </w:r>
      <w:r w:rsidR="007328AE" w:rsidRPr="00246CE4">
        <w:rPr>
          <w:rFonts w:ascii="Times New Roman" w:hAnsi="Times New Roman" w:cs="Times New Roman"/>
        </w:rPr>
        <w:t xml:space="preserve"> optimal</w:t>
      </w:r>
      <w:r w:rsidR="002E277A" w:rsidRPr="00246CE4">
        <w:rPr>
          <w:rFonts w:ascii="Times New Roman" w:hAnsi="Times New Roman" w:cs="Times New Roman"/>
        </w:rPr>
        <w:t xml:space="preserve"> percentage of EM need to </w:t>
      </w:r>
      <w:r w:rsidR="003F75D6" w:rsidRPr="00246CE4">
        <w:rPr>
          <w:rFonts w:ascii="Times New Roman" w:hAnsi="Times New Roman" w:cs="Times New Roman"/>
        </w:rPr>
        <w:t xml:space="preserve">3D </w:t>
      </w:r>
      <w:r w:rsidR="00793D33" w:rsidRPr="00246CE4">
        <w:rPr>
          <w:rFonts w:ascii="Times New Roman" w:hAnsi="Times New Roman" w:cs="Times New Roman"/>
        </w:rPr>
        <w:t>print</w:t>
      </w:r>
      <w:r w:rsidR="002E277A" w:rsidRPr="00246CE4">
        <w:rPr>
          <w:rFonts w:ascii="Times New Roman" w:hAnsi="Times New Roman" w:cs="Times New Roman"/>
        </w:rPr>
        <w:t xml:space="preserve"> each type of geometry and ascertain whether adjusting this factor could resolve </w:t>
      </w:r>
      <w:r w:rsidR="00CF27D2" w:rsidRPr="00246CE4">
        <w:rPr>
          <w:rFonts w:ascii="Times New Roman" w:hAnsi="Times New Roman" w:cs="Times New Roman"/>
        </w:rPr>
        <w:t>under extrusion</w:t>
      </w:r>
      <w:r w:rsidR="002E277A" w:rsidRPr="00246CE4">
        <w:rPr>
          <w:rFonts w:ascii="Times New Roman" w:hAnsi="Times New Roman" w:cs="Times New Roman"/>
        </w:rPr>
        <w:t xml:space="preserve"> issues</w:t>
      </w:r>
      <w:r w:rsidR="00900EC4" w:rsidRPr="00246CE4">
        <w:rPr>
          <w:rFonts w:ascii="Times New Roman" w:hAnsi="Times New Roman" w:cs="Times New Roman"/>
        </w:rPr>
        <w:t>. All the designs and parameters used for</w:t>
      </w:r>
      <w:r w:rsidR="00480605" w:rsidRPr="00246CE4">
        <w:rPr>
          <w:rFonts w:ascii="Times New Roman" w:hAnsi="Times New Roman" w:cs="Times New Roman"/>
        </w:rPr>
        <w:t xml:space="preserve"> this study </w:t>
      </w:r>
      <w:bookmarkStart w:id="720" w:name="_Hlk177733743"/>
      <w:r w:rsidR="00480605" w:rsidRPr="00246CE4">
        <w:rPr>
          <w:rFonts w:ascii="Times New Roman" w:hAnsi="Times New Roman" w:cs="Times New Roman"/>
        </w:rPr>
        <w:t>are available on the Open Science Framework (OSF)</w:t>
      </w:r>
      <w:r w:rsidR="000E65CD">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{"citationID":"cmNZVMV9","properties":{"unsorted":false,"formattedCitation":"(Gonzalez et al., 2024)","plainCitation":"(Gonzalez et al., 2024)","noteIndex":0},"citationItems":[{"id":1,"uris":["http://zotero.org/users/7033217/items/DE9QVHS5"],"itemData":{"id":1,"type":"article-journal","abstract":"This project supports the following publication:","citation-key":"gonzalez2024a","language":"en-US","publisher":"OSF","source":"osf.io","title":"Assessing Reproducibility of Large-scale 3D printing of using Recycled PET Plastic Bottles in a North American Context","URL":"https://osf.io/w9xqn/overview","author":[{"family":"Gonzalez","given":"Catalina"},{"family":"Basdeo","given":"Aditi"},{"family":"Romani","given":"Alessia"},{"family":"Pearce","given":"Joshua"}],"accessed":{"date-parts":[["2026",6,10]]},"issued":{"date-parts":[["2024",5,15]]}}}],"schema":"https://github.com/citation-style-language/schema/raw/master/csl-citation.json"} </w:instrText>
      </w:r>
      <w:r w:rsidR="000E65CD">
        <w:rPr>
          <w:rFonts w:ascii="Times New Roman" w:hAnsi="Times New Roman" w:cs="Times New Roman"/>
        </w:rPr>
        <w:fldChar w:fldCharType="separate"/>
      </w:r>
      <w:r w:rsidR="00EE0ACE" w:rsidRPr="00EE0ACE">
        <w:rPr>
          <w:rFonts w:ascii="Times New Roman" w:hAnsi="Times New Roman" w:cs="Times New Roman"/>
        </w:rPr>
        <w:t>(Gonzalez et al., 2024)</w:t>
      </w:r>
      <w:r w:rsidR="000E65CD">
        <w:rPr>
          <w:rFonts w:ascii="Times New Roman" w:hAnsi="Times New Roman" w:cs="Times New Roman"/>
        </w:rPr>
        <w:fldChar w:fldCharType="end"/>
      </w:r>
      <w:r w:rsidR="007A46DF" w:rsidRPr="00246CE4">
        <w:rPr>
          <w:rFonts w:ascii="Times New Roman" w:hAnsi="Times New Roman" w:cs="Times New Roman"/>
        </w:rPr>
        <w:t>. Table</w:t>
      </w:r>
      <w:r w:rsidR="00FC521F" w:rsidRPr="00246CE4">
        <w:rPr>
          <w:rFonts w:ascii="Times New Roman" w:hAnsi="Times New Roman" w:cs="Times New Roman"/>
        </w:rPr>
        <w:t xml:space="preserve"> 1</w:t>
      </w:r>
      <w:r w:rsidR="007A46DF" w:rsidRPr="00246CE4">
        <w:rPr>
          <w:rFonts w:ascii="Times New Roman" w:hAnsi="Times New Roman" w:cs="Times New Roman"/>
        </w:rPr>
        <w:t xml:space="preserve"> resumes the main 3D printing parameters used </w:t>
      </w:r>
      <w:r w:rsidR="0038644B" w:rsidRPr="00246CE4">
        <w:rPr>
          <w:rFonts w:ascii="Times New Roman" w:hAnsi="Times New Roman" w:cs="Times New Roman"/>
        </w:rPr>
        <w:t>to</w:t>
      </w:r>
      <w:r w:rsidR="007A46DF" w:rsidRPr="00246CE4">
        <w:rPr>
          <w:rFonts w:ascii="Times New Roman" w:hAnsi="Times New Roman" w:cs="Times New Roman"/>
        </w:rPr>
        <w:t xml:space="preserve"> </w:t>
      </w:r>
      <w:r w:rsidR="0038644B" w:rsidRPr="00246CE4">
        <w:rPr>
          <w:rFonts w:ascii="Times New Roman" w:hAnsi="Times New Roman" w:cs="Times New Roman"/>
        </w:rPr>
        <w:t>assess</w:t>
      </w:r>
      <w:r w:rsidR="007A46DF" w:rsidRPr="00246CE4">
        <w:rPr>
          <w:rFonts w:ascii="Times New Roman" w:hAnsi="Times New Roman" w:cs="Times New Roman"/>
        </w:rPr>
        <w:t xml:space="preserve"> the flow consistency and EMs with the different granulate feedstocks.</w:t>
      </w:r>
    </w:p>
    <w:bookmarkEnd w:id="720"/>
    <w:p w14:paraId="47E2D085" w14:textId="0369BE21" w:rsidR="00AD5AA0" w:rsidRPr="00246CE4" w:rsidRDefault="00847972" w:rsidP="002E277A">
      <w:pPr>
        <w:jc w:val="both"/>
        <w:rPr>
          <w:rFonts w:ascii="Times New Roman" w:hAnsi="Times New Roman" w:cs="Times New Roman"/>
        </w:rPr>
      </w:pPr>
      <w:r w:rsidRPr="00246CE4">
        <w:rPr>
          <w:rFonts w:ascii="Times New Roman" w:hAnsi="Times New Roman" w:cs="Times New Roman"/>
        </w:rPr>
        <w:t xml:space="preserve">Table </w:t>
      </w:r>
      <w:r w:rsidR="00CE4999" w:rsidRPr="00246CE4">
        <w:rPr>
          <w:rFonts w:ascii="Times New Roman" w:hAnsi="Times New Roman" w:cs="Times New Roman"/>
        </w:rPr>
        <w:t>1</w:t>
      </w:r>
      <w:r w:rsidR="00BF6098" w:rsidRPr="00246CE4">
        <w:rPr>
          <w:rFonts w:ascii="Times New Roman" w:hAnsi="Times New Roman" w:cs="Times New Roman"/>
        </w:rPr>
        <w:t xml:space="preserve">. Main 3D printing parameters </w:t>
      </w:r>
      <w:r w:rsidR="008166A5" w:rsidRPr="00246CE4">
        <w:rPr>
          <w:rFonts w:ascii="Times New Roman" w:hAnsi="Times New Roman" w:cs="Times New Roman"/>
        </w:rPr>
        <w:t xml:space="preserve">(PET/HDPE and PLA feedstocks) </w:t>
      </w:r>
      <w:r w:rsidR="00BF6098" w:rsidRPr="00246CE4">
        <w:rPr>
          <w:rFonts w:ascii="Times New Roman" w:hAnsi="Times New Roman" w:cs="Times New Roman"/>
        </w:rPr>
        <w:t>for</w:t>
      </w:r>
      <w:r w:rsidR="000B22E0" w:rsidRPr="00246CE4">
        <w:rPr>
          <w:rFonts w:ascii="Times New Roman" w:hAnsi="Times New Roman" w:cs="Times New Roman"/>
        </w:rPr>
        <w:t xml:space="preserve"> </w:t>
      </w:r>
      <w:r w:rsidR="00071EF3" w:rsidRPr="00246CE4">
        <w:rPr>
          <w:rFonts w:ascii="Times New Roman" w:hAnsi="Times New Roman" w:cs="Times New Roman"/>
        </w:rPr>
        <w:t xml:space="preserve">(a) </w:t>
      </w:r>
      <w:r w:rsidR="00BF6098" w:rsidRPr="00246CE4">
        <w:rPr>
          <w:rFonts w:ascii="Times New Roman" w:hAnsi="Times New Roman" w:cs="Times New Roman"/>
        </w:rPr>
        <w:t xml:space="preserve">the </w:t>
      </w:r>
      <w:r w:rsidR="00071EF3" w:rsidRPr="00246CE4">
        <w:rPr>
          <w:rFonts w:ascii="Times New Roman" w:hAnsi="Times New Roman" w:cs="Times New Roman"/>
        </w:rPr>
        <w:t xml:space="preserve">samples for the </w:t>
      </w:r>
      <w:r w:rsidR="00BF6098" w:rsidRPr="00246CE4">
        <w:rPr>
          <w:rFonts w:ascii="Times New Roman" w:hAnsi="Times New Roman" w:cs="Times New Roman"/>
        </w:rPr>
        <w:t>assessment of the flow consistency</w:t>
      </w:r>
      <w:r w:rsidR="00071EF3" w:rsidRPr="00246CE4">
        <w:rPr>
          <w:rFonts w:ascii="Times New Roman" w:hAnsi="Times New Roman" w:cs="Times New Roman"/>
        </w:rPr>
        <w:t xml:space="preserve"> and </w:t>
      </w:r>
      <w:r w:rsidR="00BF6098" w:rsidRPr="00246CE4">
        <w:rPr>
          <w:rFonts w:ascii="Times New Roman" w:hAnsi="Times New Roman" w:cs="Times New Roman"/>
        </w:rPr>
        <w:t>E</w:t>
      </w:r>
      <w:r w:rsidR="000B22E0" w:rsidRPr="00246CE4">
        <w:rPr>
          <w:rFonts w:ascii="Times New Roman" w:hAnsi="Times New Roman" w:cs="Times New Roman"/>
        </w:rPr>
        <w:t>M</w:t>
      </w:r>
      <w:r w:rsidR="00BF6098" w:rsidRPr="00246CE4">
        <w:rPr>
          <w:rFonts w:ascii="Times New Roman" w:hAnsi="Times New Roman" w:cs="Times New Roman"/>
        </w:rPr>
        <w:t>s</w:t>
      </w:r>
      <w:r w:rsidR="00233C2B" w:rsidRPr="00246CE4">
        <w:rPr>
          <w:rFonts w:ascii="Times New Roman" w:hAnsi="Times New Roman" w:cs="Times New Roman"/>
        </w:rPr>
        <w:t>,</w:t>
      </w:r>
      <w:r w:rsidR="000B22E0" w:rsidRPr="00246CE4">
        <w:rPr>
          <w:rFonts w:ascii="Times New Roman" w:hAnsi="Times New Roman" w:cs="Times New Roman"/>
        </w:rPr>
        <w:t xml:space="preserve"> </w:t>
      </w:r>
      <w:r w:rsidR="00071EF3" w:rsidRPr="00246CE4">
        <w:rPr>
          <w:rFonts w:ascii="Times New Roman" w:hAnsi="Times New Roman" w:cs="Times New Roman"/>
        </w:rPr>
        <w:t xml:space="preserve">(b) the </w:t>
      </w:r>
      <w:r w:rsidR="000B22E0" w:rsidRPr="00246CE4">
        <w:rPr>
          <w:rFonts w:ascii="Times New Roman" w:hAnsi="Times New Roman" w:cs="Times New Roman"/>
        </w:rPr>
        <w:t>tensile test</w:t>
      </w:r>
      <w:r w:rsidR="00071EF3" w:rsidRPr="00246CE4">
        <w:rPr>
          <w:rFonts w:ascii="Times New Roman" w:hAnsi="Times New Roman" w:cs="Times New Roman"/>
        </w:rPr>
        <w:t xml:space="preserve"> specimens</w:t>
      </w:r>
      <w:r w:rsidR="000B22E0" w:rsidRPr="00246CE4">
        <w:rPr>
          <w:rFonts w:ascii="Times New Roman" w:hAnsi="Times New Roman" w:cs="Times New Roman"/>
        </w:rPr>
        <w:t xml:space="preserve">, </w:t>
      </w:r>
      <w:r w:rsidR="00071EF3" w:rsidRPr="00246CE4">
        <w:rPr>
          <w:rFonts w:ascii="Times New Roman" w:hAnsi="Times New Roman" w:cs="Times New Roman"/>
        </w:rPr>
        <w:t>and</w:t>
      </w:r>
      <w:r w:rsidR="000B22E0" w:rsidRPr="00246CE4">
        <w:rPr>
          <w:rFonts w:ascii="Times New Roman" w:hAnsi="Times New Roman" w:cs="Times New Roman"/>
        </w:rPr>
        <w:t xml:space="preserve"> </w:t>
      </w:r>
      <w:r w:rsidR="00071EF3" w:rsidRPr="00246CE4">
        <w:rPr>
          <w:rFonts w:ascii="Times New Roman" w:hAnsi="Times New Roman" w:cs="Times New Roman"/>
        </w:rPr>
        <w:t xml:space="preserve">(c) </w:t>
      </w:r>
      <w:r w:rsidR="000B22E0" w:rsidRPr="00246CE4">
        <w:rPr>
          <w:rFonts w:ascii="Times New Roman" w:hAnsi="Times New Roman" w:cs="Times New Roman"/>
        </w:rPr>
        <w:t>the case study</w:t>
      </w:r>
      <w:r w:rsidR="00071EF3" w:rsidRPr="00246CE4">
        <w:rPr>
          <w:rFonts w:ascii="Times New Roman" w:hAnsi="Times New Roman" w:cs="Times New Roman"/>
        </w:rPr>
        <w:t xml:space="preserve"> (crown molding)</w:t>
      </w:r>
      <w:r w:rsidR="0036397E" w:rsidRPr="00246CE4">
        <w:rPr>
          <w:rFonts w:ascii="Times New Roman" w:hAnsi="Times New Roman" w:cs="Times New Roman"/>
        </w:rPr>
        <w:t>.</w:t>
      </w:r>
    </w:p>
    <w:tbl>
      <w:tblPr>
        <w:tblW w:w="8853" w:type="dxa"/>
        <w:tblCellMar>
          <w:left w:w="70" w:type="dxa"/>
          <w:right w:w="70" w:type="dxa"/>
        </w:tblCellMar>
        <w:tblLook w:val="04A0" w:firstRow="1" w:lastRow="0" w:firstColumn="1" w:lastColumn="0" w:noHBand="0" w:noVBand="1"/>
      </w:tblPr>
      <w:tblGrid>
        <w:gridCol w:w="1985"/>
        <w:gridCol w:w="710"/>
        <w:gridCol w:w="1749"/>
        <w:gridCol w:w="1527"/>
        <w:gridCol w:w="1261"/>
        <w:gridCol w:w="1549"/>
        <w:gridCol w:w="72"/>
        <w:tblGridChange w:id="721">
          <w:tblGrid>
            <w:gridCol w:w="1985"/>
            <w:gridCol w:w="710"/>
            <w:gridCol w:w="1749"/>
            <w:gridCol w:w="1527"/>
            <w:gridCol w:w="1261"/>
            <w:gridCol w:w="1549"/>
            <w:gridCol w:w="72"/>
          </w:tblGrid>
        </w:tblGridChange>
      </w:tblGrid>
      <w:tr w:rsidR="000D4B58" w:rsidRPr="00246CE4" w14:paraId="06AC50DE" w14:textId="37BD3A54" w:rsidTr="001110CA">
        <w:trPr>
          <w:gridAfter w:val="1"/>
          <w:wAfter w:w="72" w:type="dxa"/>
          <w:trHeight w:val="300"/>
        </w:trPr>
        <w:tc>
          <w:tcPr>
            <w:tcW w:w="1985" w:type="dxa"/>
            <w:vMerge w:val="restart"/>
            <w:tcBorders>
              <w:top w:val="single" w:sz="8" w:space="0" w:color="000000"/>
              <w:left w:val="nil"/>
              <w:right w:val="nil"/>
            </w:tcBorders>
            <w:shd w:val="clear" w:color="000000" w:fill="FFFFFF"/>
            <w:vAlign w:val="center"/>
          </w:tcPr>
          <w:p w14:paraId="6CB1ADE2" w14:textId="329BA292"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Parameters</w:t>
            </w:r>
          </w:p>
        </w:tc>
        <w:tc>
          <w:tcPr>
            <w:tcW w:w="710" w:type="dxa"/>
            <w:vMerge w:val="restart"/>
            <w:tcBorders>
              <w:top w:val="single" w:sz="8" w:space="0" w:color="000000"/>
              <w:left w:val="nil"/>
              <w:right w:val="nil"/>
            </w:tcBorders>
            <w:shd w:val="clear" w:color="000000" w:fill="FFFFFF"/>
            <w:vAlign w:val="center"/>
          </w:tcPr>
          <w:p w14:paraId="1765A932" w14:textId="19B0CFDC"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Units</w:t>
            </w:r>
          </w:p>
        </w:tc>
        <w:tc>
          <w:tcPr>
            <w:tcW w:w="6086" w:type="dxa"/>
            <w:gridSpan w:val="4"/>
            <w:tcBorders>
              <w:top w:val="single" w:sz="8" w:space="0" w:color="000000"/>
              <w:left w:val="nil"/>
              <w:right w:val="nil"/>
            </w:tcBorders>
            <w:shd w:val="clear" w:color="000000" w:fill="FFFFFF"/>
          </w:tcPr>
          <w:p w14:paraId="717379E3" w14:textId="4F96BCA4"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Values</w:t>
            </w:r>
          </w:p>
        </w:tc>
      </w:tr>
      <w:tr w:rsidR="000D4B58" w:rsidRPr="00246CE4" w14:paraId="4649F5F7" w14:textId="7617EBBA" w:rsidTr="001110CA">
        <w:trPr>
          <w:gridAfter w:val="1"/>
          <w:wAfter w:w="72" w:type="dxa"/>
          <w:trHeight w:val="300"/>
        </w:trPr>
        <w:tc>
          <w:tcPr>
            <w:tcW w:w="1985" w:type="dxa"/>
            <w:vMerge/>
            <w:tcBorders>
              <w:left w:val="nil"/>
              <w:right w:val="nil"/>
            </w:tcBorders>
            <w:shd w:val="clear" w:color="000000" w:fill="FFFFFF"/>
            <w:vAlign w:val="center"/>
            <w:hideMark/>
          </w:tcPr>
          <w:p w14:paraId="4B89C71B" w14:textId="6E259395"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p>
        </w:tc>
        <w:tc>
          <w:tcPr>
            <w:tcW w:w="710" w:type="dxa"/>
            <w:vMerge/>
            <w:tcBorders>
              <w:left w:val="nil"/>
              <w:right w:val="nil"/>
            </w:tcBorders>
            <w:shd w:val="clear" w:color="000000" w:fill="FFFFFF"/>
            <w:vAlign w:val="center"/>
          </w:tcPr>
          <w:p w14:paraId="77D2FB28" w14:textId="2A51A843"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p>
        </w:tc>
        <w:tc>
          <w:tcPr>
            <w:tcW w:w="3276" w:type="dxa"/>
            <w:gridSpan w:val="2"/>
            <w:tcBorders>
              <w:top w:val="single" w:sz="8" w:space="0" w:color="000000"/>
              <w:left w:val="nil"/>
              <w:right w:val="nil"/>
            </w:tcBorders>
            <w:shd w:val="clear" w:color="000000" w:fill="FFFFFF"/>
            <w:vAlign w:val="center"/>
            <w:hideMark/>
          </w:tcPr>
          <w:p w14:paraId="3305A6B7" w14:textId="4D3E58DA"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Samples for flow consistency and EMs, tensile specimens</w:t>
            </w:r>
          </w:p>
        </w:tc>
        <w:tc>
          <w:tcPr>
            <w:tcW w:w="2810" w:type="dxa"/>
            <w:gridSpan w:val="2"/>
            <w:tcBorders>
              <w:top w:val="single" w:sz="8" w:space="0" w:color="000000"/>
              <w:left w:val="nil"/>
              <w:right w:val="nil"/>
            </w:tcBorders>
            <w:shd w:val="clear" w:color="000000" w:fill="FFFFFF"/>
          </w:tcPr>
          <w:p w14:paraId="0EBB3EED" w14:textId="38BE756D"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Case study (crown molding)</w:t>
            </w:r>
          </w:p>
        </w:tc>
      </w:tr>
      <w:tr w:rsidR="000D4B58" w:rsidRPr="00246CE4" w14:paraId="2F5508C4" w14:textId="77777777" w:rsidTr="001110CA">
        <w:trPr>
          <w:trHeight w:val="288"/>
        </w:trPr>
        <w:tc>
          <w:tcPr>
            <w:tcW w:w="1985" w:type="dxa"/>
            <w:tcBorders>
              <w:top w:val="nil"/>
              <w:left w:val="nil"/>
              <w:bottom w:val="single" w:sz="4" w:space="0" w:color="auto"/>
              <w:right w:val="nil"/>
            </w:tcBorders>
            <w:shd w:val="clear" w:color="000000" w:fill="FFFFFF"/>
            <w:vAlign w:val="center"/>
          </w:tcPr>
          <w:p w14:paraId="54DE0148"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p>
        </w:tc>
        <w:tc>
          <w:tcPr>
            <w:tcW w:w="710" w:type="dxa"/>
            <w:tcBorders>
              <w:top w:val="nil"/>
              <w:left w:val="nil"/>
              <w:bottom w:val="single" w:sz="4" w:space="0" w:color="auto"/>
              <w:right w:val="nil"/>
            </w:tcBorders>
            <w:shd w:val="clear" w:color="000000" w:fill="FFFFFF"/>
            <w:vAlign w:val="center"/>
          </w:tcPr>
          <w:p w14:paraId="63E3FB26"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p>
        </w:tc>
        <w:tc>
          <w:tcPr>
            <w:tcW w:w="1749" w:type="dxa"/>
            <w:tcBorders>
              <w:top w:val="nil"/>
              <w:left w:val="nil"/>
              <w:bottom w:val="single" w:sz="4" w:space="0" w:color="auto"/>
              <w:right w:val="nil"/>
            </w:tcBorders>
            <w:shd w:val="clear" w:color="000000" w:fill="FFFFFF"/>
            <w:vAlign w:val="center"/>
          </w:tcPr>
          <w:p w14:paraId="3C26D266" w14:textId="347B0D4E"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PET/HDPE</w:t>
            </w:r>
          </w:p>
        </w:tc>
        <w:tc>
          <w:tcPr>
            <w:tcW w:w="1527" w:type="dxa"/>
            <w:tcBorders>
              <w:top w:val="nil"/>
              <w:left w:val="nil"/>
              <w:bottom w:val="single" w:sz="4" w:space="0" w:color="auto"/>
              <w:right w:val="nil"/>
            </w:tcBorders>
            <w:shd w:val="clear" w:color="000000" w:fill="FFFFFF"/>
          </w:tcPr>
          <w:p w14:paraId="04674A24" w14:textId="64E2268F"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PLA</w:t>
            </w:r>
          </w:p>
        </w:tc>
        <w:tc>
          <w:tcPr>
            <w:tcW w:w="1261" w:type="dxa"/>
            <w:tcBorders>
              <w:top w:val="nil"/>
              <w:left w:val="nil"/>
              <w:bottom w:val="single" w:sz="4" w:space="0" w:color="auto"/>
              <w:right w:val="nil"/>
            </w:tcBorders>
            <w:shd w:val="clear" w:color="000000" w:fill="FFFFFF"/>
          </w:tcPr>
          <w:p w14:paraId="047CF491" w14:textId="0F3A39B3"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PET/HDPE</w:t>
            </w:r>
          </w:p>
        </w:tc>
        <w:tc>
          <w:tcPr>
            <w:tcW w:w="1621" w:type="dxa"/>
            <w:gridSpan w:val="2"/>
            <w:tcBorders>
              <w:top w:val="nil"/>
              <w:left w:val="nil"/>
              <w:bottom w:val="single" w:sz="4" w:space="0" w:color="auto"/>
              <w:right w:val="nil"/>
            </w:tcBorders>
            <w:shd w:val="clear" w:color="000000" w:fill="FFFFFF"/>
          </w:tcPr>
          <w:p w14:paraId="3862549E" w14:textId="4FA9B336"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Pr>
                <w:rFonts w:ascii="Times New Roman" w:eastAsia="Times New Roman" w:hAnsi="Times New Roman" w:cs="Times New Roman"/>
                <w:color w:val="000000"/>
                <w:kern w:val="0"/>
                <w:lang w:eastAsia="fr-FR"/>
                <w14:ligatures w14:val="none"/>
              </w:rPr>
              <w:t>PLA</w:t>
            </w:r>
          </w:p>
        </w:tc>
      </w:tr>
      <w:tr w:rsidR="000D4B58" w:rsidRPr="00246CE4" w14:paraId="23C02E39" w14:textId="4069C36B" w:rsidTr="001110CA">
        <w:trPr>
          <w:trHeight w:val="288"/>
        </w:trPr>
        <w:tc>
          <w:tcPr>
            <w:tcW w:w="1985" w:type="dxa"/>
            <w:tcBorders>
              <w:top w:val="single" w:sz="4" w:space="0" w:color="auto"/>
              <w:left w:val="nil"/>
              <w:bottom w:val="nil"/>
              <w:right w:val="nil"/>
            </w:tcBorders>
            <w:shd w:val="clear" w:color="000000" w:fill="FFFFFF"/>
            <w:vAlign w:val="center"/>
            <w:hideMark/>
          </w:tcPr>
          <w:p w14:paraId="1E6DD654"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T1</w:t>
            </w:r>
          </w:p>
        </w:tc>
        <w:tc>
          <w:tcPr>
            <w:tcW w:w="710" w:type="dxa"/>
            <w:tcBorders>
              <w:top w:val="single" w:sz="4" w:space="0" w:color="auto"/>
              <w:left w:val="nil"/>
              <w:bottom w:val="nil"/>
              <w:right w:val="nil"/>
            </w:tcBorders>
            <w:shd w:val="clear" w:color="000000" w:fill="FFFFFF"/>
            <w:vAlign w:val="center"/>
          </w:tcPr>
          <w:p w14:paraId="5DED6BBC" w14:textId="5379B2F0"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°C</w:t>
            </w:r>
          </w:p>
        </w:tc>
        <w:tc>
          <w:tcPr>
            <w:tcW w:w="1749" w:type="dxa"/>
            <w:tcBorders>
              <w:top w:val="single" w:sz="4" w:space="0" w:color="auto"/>
              <w:left w:val="nil"/>
              <w:bottom w:val="nil"/>
              <w:right w:val="nil"/>
            </w:tcBorders>
            <w:shd w:val="clear" w:color="000000" w:fill="FFFFFF"/>
            <w:vAlign w:val="center"/>
            <w:hideMark/>
          </w:tcPr>
          <w:p w14:paraId="76C426EF" w14:textId="400268C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 xml:space="preserve">264 </w:t>
            </w:r>
          </w:p>
        </w:tc>
        <w:tc>
          <w:tcPr>
            <w:tcW w:w="1527" w:type="dxa"/>
            <w:tcBorders>
              <w:top w:val="single" w:sz="4" w:space="0" w:color="auto"/>
              <w:left w:val="nil"/>
              <w:bottom w:val="nil"/>
              <w:right w:val="nil"/>
            </w:tcBorders>
            <w:shd w:val="clear" w:color="000000" w:fill="FFFFFF"/>
          </w:tcPr>
          <w:p w14:paraId="0F83CE4B" w14:textId="5ED99BCA"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170</w:t>
            </w:r>
          </w:p>
        </w:tc>
        <w:tc>
          <w:tcPr>
            <w:tcW w:w="1261" w:type="dxa"/>
            <w:tcBorders>
              <w:top w:val="single" w:sz="4" w:space="0" w:color="auto"/>
              <w:left w:val="nil"/>
              <w:bottom w:val="nil"/>
              <w:right w:val="nil"/>
            </w:tcBorders>
            <w:shd w:val="clear" w:color="000000" w:fill="FFFFFF"/>
          </w:tcPr>
          <w:p w14:paraId="6611095D" w14:textId="13CCC291"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264</w:t>
            </w:r>
          </w:p>
        </w:tc>
        <w:tc>
          <w:tcPr>
            <w:tcW w:w="1621" w:type="dxa"/>
            <w:gridSpan w:val="2"/>
            <w:tcBorders>
              <w:top w:val="single" w:sz="4" w:space="0" w:color="auto"/>
              <w:left w:val="nil"/>
              <w:bottom w:val="nil"/>
              <w:right w:val="nil"/>
            </w:tcBorders>
            <w:shd w:val="clear" w:color="000000" w:fill="FFFFFF"/>
          </w:tcPr>
          <w:p w14:paraId="347AB7FD" w14:textId="50EE0BD9"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170</w:t>
            </w:r>
          </w:p>
        </w:tc>
      </w:tr>
      <w:tr w:rsidR="000D4B58" w:rsidRPr="00246CE4" w14:paraId="31870736" w14:textId="62F12FC3" w:rsidTr="001110CA">
        <w:trPr>
          <w:trHeight w:val="288"/>
        </w:trPr>
        <w:tc>
          <w:tcPr>
            <w:tcW w:w="1985" w:type="dxa"/>
            <w:tcBorders>
              <w:top w:val="nil"/>
              <w:left w:val="nil"/>
              <w:bottom w:val="nil"/>
              <w:right w:val="nil"/>
            </w:tcBorders>
            <w:shd w:val="clear" w:color="000000" w:fill="FFFFFF"/>
            <w:vAlign w:val="center"/>
            <w:hideMark/>
          </w:tcPr>
          <w:p w14:paraId="1EBA172D"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T2</w:t>
            </w:r>
          </w:p>
        </w:tc>
        <w:tc>
          <w:tcPr>
            <w:tcW w:w="710" w:type="dxa"/>
            <w:tcBorders>
              <w:top w:val="nil"/>
              <w:left w:val="nil"/>
              <w:bottom w:val="nil"/>
              <w:right w:val="nil"/>
            </w:tcBorders>
            <w:shd w:val="clear" w:color="000000" w:fill="FFFFFF"/>
            <w:vAlign w:val="center"/>
          </w:tcPr>
          <w:p w14:paraId="6E562997" w14:textId="7ED28E5B"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°C</w:t>
            </w:r>
          </w:p>
        </w:tc>
        <w:tc>
          <w:tcPr>
            <w:tcW w:w="1749" w:type="dxa"/>
            <w:tcBorders>
              <w:top w:val="nil"/>
              <w:left w:val="nil"/>
              <w:bottom w:val="nil"/>
              <w:right w:val="nil"/>
            </w:tcBorders>
            <w:shd w:val="clear" w:color="000000" w:fill="FFFFFF"/>
            <w:vAlign w:val="center"/>
            <w:hideMark/>
          </w:tcPr>
          <w:p w14:paraId="6417E459" w14:textId="5B1854BE"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232</w:t>
            </w:r>
          </w:p>
        </w:tc>
        <w:tc>
          <w:tcPr>
            <w:tcW w:w="1527" w:type="dxa"/>
            <w:tcBorders>
              <w:top w:val="nil"/>
              <w:left w:val="nil"/>
              <w:bottom w:val="nil"/>
              <w:right w:val="nil"/>
            </w:tcBorders>
            <w:shd w:val="clear" w:color="000000" w:fill="FFFFFF"/>
          </w:tcPr>
          <w:p w14:paraId="2FA03DCB" w14:textId="462A6BE0"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170</w:t>
            </w:r>
          </w:p>
        </w:tc>
        <w:tc>
          <w:tcPr>
            <w:tcW w:w="1261" w:type="dxa"/>
            <w:tcBorders>
              <w:top w:val="nil"/>
              <w:left w:val="nil"/>
              <w:bottom w:val="nil"/>
              <w:right w:val="nil"/>
            </w:tcBorders>
            <w:shd w:val="clear" w:color="000000" w:fill="FFFFFF"/>
          </w:tcPr>
          <w:p w14:paraId="5D616EC9" w14:textId="4EDA4E4F"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232</w:t>
            </w:r>
          </w:p>
        </w:tc>
        <w:tc>
          <w:tcPr>
            <w:tcW w:w="1621" w:type="dxa"/>
            <w:gridSpan w:val="2"/>
            <w:tcBorders>
              <w:top w:val="nil"/>
              <w:left w:val="nil"/>
              <w:bottom w:val="nil"/>
              <w:right w:val="nil"/>
            </w:tcBorders>
            <w:shd w:val="clear" w:color="000000" w:fill="FFFFFF"/>
          </w:tcPr>
          <w:p w14:paraId="59C23749" w14:textId="1C5006E0"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170</w:t>
            </w:r>
          </w:p>
        </w:tc>
      </w:tr>
      <w:tr w:rsidR="000D4B58" w:rsidRPr="00246CE4" w14:paraId="4DA4295A" w14:textId="0ACFD77F" w:rsidTr="001110CA">
        <w:trPr>
          <w:trHeight w:val="288"/>
        </w:trPr>
        <w:tc>
          <w:tcPr>
            <w:tcW w:w="1985" w:type="dxa"/>
            <w:tcBorders>
              <w:top w:val="nil"/>
              <w:left w:val="nil"/>
              <w:bottom w:val="nil"/>
              <w:right w:val="nil"/>
            </w:tcBorders>
            <w:shd w:val="clear" w:color="000000" w:fill="FFFFFF"/>
            <w:vAlign w:val="center"/>
            <w:hideMark/>
          </w:tcPr>
          <w:p w14:paraId="242C7364"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T3</w:t>
            </w:r>
          </w:p>
        </w:tc>
        <w:tc>
          <w:tcPr>
            <w:tcW w:w="710" w:type="dxa"/>
            <w:tcBorders>
              <w:top w:val="nil"/>
              <w:left w:val="nil"/>
              <w:bottom w:val="nil"/>
              <w:right w:val="nil"/>
            </w:tcBorders>
            <w:shd w:val="clear" w:color="000000" w:fill="FFFFFF"/>
            <w:vAlign w:val="center"/>
          </w:tcPr>
          <w:p w14:paraId="1159B2AC" w14:textId="6EAC2BD9"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°C</w:t>
            </w:r>
          </w:p>
        </w:tc>
        <w:tc>
          <w:tcPr>
            <w:tcW w:w="1749" w:type="dxa"/>
            <w:tcBorders>
              <w:top w:val="nil"/>
              <w:left w:val="nil"/>
              <w:bottom w:val="nil"/>
              <w:right w:val="nil"/>
            </w:tcBorders>
            <w:shd w:val="clear" w:color="000000" w:fill="FFFFFF"/>
            <w:vAlign w:val="center"/>
            <w:hideMark/>
          </w:tcPr>
          <w:p w14:paraId="585395D3" w14:textId="731955CB"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220</w:t>
            </w:r>
          </w:p>
        </w:tc>
        <w:tc>
          <w:tcPr>
            <w:tcW w:w="1527" w:type="dxa"/>
            <w:tcBorders>
              <w:top w:val="nil"/>
              <w:left w:val="nil"/>
              <w:bottom w:val="nil"/>
              <w:right w:val="nil"/>
            </w:tcBorders>
            <w:shd w:val="clear" w:color="000000" w:fill="FFFFFF"/>
          </w:tcPr>
          <w:p w14:paraId="1B59BD83" w14:textId="1A27B77C" w:rsidR="000D4B58"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162</w:t>
            </w:r>
          </w:p>
        </w:tc>
        <w:tc>
          <w:tcPr>
            <w:tcW w:w="1261" w:type="dxa"/>
            <w:tcBorders>
              <w:top w:val="nil"/>
              <w:left w:val="nil"/>
              <w:bottom w:val="nil"/>
              <w:right w:val="nil"/>
            </w:tcBorders>
            <w:shd w:val="clear" w:color="000000" w:fill="FFFFFF"/>
          </w:tcPr>
          <w:p w14:paraId="2D719289" w14:textId="48BA1B0E" w:rsidR="000D4B58"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220</w:t>
            </w:r>
          </w:p>
        </w:tc>
        <w:tc>
          <w:tcPr>
            <w:tcW w:w="1621" w:type="dxa"/>
            <w:gridSpan w:val="2"/>
            <w:tcBorders>
              <w:top w:val="nil"/>
              <w:left w:val="nil"/>
              <w:bottom w:val="nil"/>
              <w:right w:val="nil"/>
            </w:tcBorders>
            <w:shd w:val="clear" w:color="000000" w:fill="FFFFFF"/>
          </w:tcPr>
          <w:p w14:paraId="628ACCCC" w14:textId="34A9BB20"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162</w:t>
            </w:r>
          </w:p>
        </w:tc>
      </w:tr>
      <w:tr w:rsidR="000D4B58" w:rsidRPr="00246CE4" w14:paraId="0915C250" w14:textId="01DF87A7" w:rsidTr="001110CA">
        <w:trPr>
          <w:trHeight w:val="288"/>
        </w:trPr>
        <w:tc>
          <w:tcPr>
            <w:tcW w:w="1985" w:type="dxa"/>
            <w:tcBorders>
              <w:top w:val="nil"/>
              <w:left w:val="nil"/>
              <w:bottom w:val="nil"/>
              <w:right w:val="nil"/>
            </w:tcBorders>
            <w:shd w:val="clear" w:color="000000" w:fill="FFFFFF"/>
            <w:vAlign w:val="center"/>
            <w:hideMark/>
          </w:tcPr>
          <w:p w14:paraId="2DD33192" w14:textId="77777777"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proofErr w:type="spellStart"/>
            <w:r w:rsidRPr="00246CE4">
              <w:rPr>
                <w:rFonts w:ascii="Times New Roman" w:eastAsia="Times New Roman" w:hAnsi="Times New Roman" w:cs="Times New Roman"/>
                <w:color w:val="000000"/>
                <w:kern w:val="0"/>
                <w:lang w:eastAsia="fr-FR"/>
                <w14:ligatures w14:val="none"/>
              </w:rPr>
              <w:t>Tbed</w:t>
            </w:r>
            <w:proofErr w:type="spellEnd"/>
          </w:p>
        </w:tc>
        <w:tc>
          <w:tcPr>
            <w:tcW w:w="710" w:type="dxa"/>
            <w:tcBorders>
              <w:top w:val="nil"/>
              <w:left w:val="nil"/>
              <w:bottom w:val="nil"/>
              <w:right w:val="nil"/>
            </w:tcBorders>
            <w:shd w:val="clear" w:color="000000" w:fill="FFFFFF"/>
            <w:vAlign w:val="center"/>
          </w:tcPr>
          <w:p w14:paraId="538B2AF4" w14:textId="5E1B0829"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°C</w:t>
            </w:r>
          </w:p>
        </w:tc>
        <w:tc>
          <w:tcPr>
            <w:tcW w:w="1749" w:type="dxa"/>
            <w:tcBorders>
              <w:top w:val="nil"/>
              <w:left w:val="nil"/>
              <w:bottom w:val="nil"/>
              <w:right w:val="nil"/>
            </w:tcBorders>
            <w:shd w:val="clear" w:color="000000" w:fill="FFFFFF"/>
            <w:vAlign w:val="center"/>
            <w:hideMark/>
          </w:tcPr>
          <w:p w14:paraId="1A2179A5" w14:textId="4E11A3D5"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84</w:t>
            </w:r>
          </w:p>
        </w:tc>
        <w:tc>
          <w:tcPr>
            <w:tcW w:w="1527" w:type="dxa"/>
            <w:tcBorders>
              <w:top w:val="nil"/>
              <w:left w:val="nil"/>
              <w:bottom w:val="nil"/>
              <w:right w:val="nil"/>
            </w:tcBorders>
            <w:shd w:val="clear" w:color="000000" w:fill="FFFFFF"/>
          </w:tcPr>
          <w:p w14:paraId="001CDBD5" w14:textId="726850F5" w:rsidR="000D4B58"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60</w:t>
            </w:r>
          </w:p>
        </w:tc>
        <w:tc>
          <w:tcPr>
            <w:tcW w:w="1261" w:type="dxa"/>
            <w:tcBorders>
              <w:top w:val="nil"/>
              <w:left w:val="nil"/>
              <w:bottom w:val="nil"/>
              <w:right w:val="nil"/>
            </w:tcBorders>
            <w:shd w:val="clear" w:color="000000" w:fill="FFFFFF"/>
          </w:tcPr>
          <w:p w14:paraId="5AAF4A3F" w14:textId="04F2C40B" w:rsidR="000D4B58"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100</w:t>
            </w:r>
          </w:p>
        </w:tc>
        <w:tc>
          <w:tcPr>
            <w:tcW w:w="1621" w:type="dxa"/>
            <w:gridSpan w:val="2"/>
            <w:tcBorders>
              <w:top w:val="nil"/>
              <w:left w:val="nil"/>
              <w:bottom w:val="nil"/>
              <w:right w:val="nil"/>
            </w:tcBorders>
            <w:shd w:val="clear" w:color="000000" w:fill="FFFFFF"/>
          </w:tcPr>
          <w:p w14:paraId="7763C777" w14:textId="25E38FDA" w:rsidR="000D4B58" w:rsidRPr="00246CE4" w:rsidRDefault="000D4B58"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100</w:t>
            </w:r>
          </w:p>
        </w:tc>
      </w:tr>
      <w:tr w:rsidR="00F4436F" w:rsidRPr="00246CE4" w14:paraId="01FE7FE0" w14:textId="49E80A1B" w:rsidTr="001110CA">
        <w:trPr>
          <w:gridAfter w:val="1"/>
          <w:wAfter w:w="72" w:type="dxa"/>
          <w:trHeight w:val="288"/>
        </w:trPr>
        <w:tc>
          <w:tcPr>
            <w:tcW w:w="1985" w:type="dxa"/>
            <w:tcBorders>
              <w:top w:val="nil"/>
              <w:left w:val="nil"/>
              <w:bottom w:val="nil"/>
              <w:right w:val="nil"/>
            </w:tcBorders>
            <w:shd w:val="clear" w:color="000000" w:fill="FFFFFF"/>
            <w:vAlign w:val="center"/>
            <w:hideMark/>
          </w:tcPr>
          <w:p w14:paraId="22CC2479" w14:textId="6F78A896"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Line width</w:t>
            </w:r>
          </w:p>
        </w:tc>
        <w:tc>
          <w:tcPr>
            <w:tcW w:w="710" w:type="dxa"/>
            <w:tcBorders>
              <w:top w:val="nil"/>
              <w:left w:val="nil"/>
              <w:bottom w:val="nil"/>
              <w:right w:val="nil"/>
            </w:tcBorders>
            <w:shd w:val="clear" w:color="000000" w:fill="FFFFFF"/>
            <w:vAlign w:val="center"/>
          </w:tcPr>
          <w:p w14:paraId="7E7C37B2" w14:textId="4E14EF20"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mm</w:t>
            </w:r>
          </w:p>
        </w:tc>
        <w:tc>
          <w:tcPr>
            <w:tcW w:w="3276" w:type="dxa"/>
            <w:gridSpan w:val="2"/>
            <w:tcBorders>
              <w:top w:val="nil"/>
              <w:left w:val="nil"/>
              <w:bottom w:val="nil"/>
              <w:right w:val="nil"/>
            </w:tcBorders>
            <w:shd w:val="clear" w:color="000000" w:fill="FFFFFF"/>
            <w:vAlign w:val="center"/>
            <w:hideMark/>
          </w:tcPr>
          <w:p w14:paraId="6510E681" w14:textId="6D31B24A"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1.97</w:t>
            </w:r>
          </w:p>
        </w:tc>
        <w:tc>
          <w:tcPr>
            <w:tcW w:w="2810" w:type="dxa"/>
            <w:gridSpan w:val="2"/>
            <w:tcBorders>
              <w:top w:val="nil"/>
              <w:left w:val="nil"/>
              <w:bottom w:val="nil"/>
              <w:right w:val="nil"/>
            </w:tcBorders>
            <w:shd w:val="clear" w:color="000000" w:fill="FFFFFF"/>
          </w:tcPr>
          <w:p w14:paraId="65D89189" w14:textId="11C03678"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1.97</w:t>
            </w:r>
          </w:p>
        </w:tc>
      </w:tr>
      <w:tr w:rsidR="00F4436F" w:rsidRPr="00246CE4" w14:paraId="5B995274" w14:textId="40542BE8" w:rsidTr="001110CA">
        <w:trPr>
          <w:gridAfter w:val="1"/>
          <w:wAfter w:w="72" w:type="dxa"/>
          <w:trHeight w:val="288"/>
        </w:trPr>
        <w:tc>
          <w:tcPr>
            <w:tcW w:w="1985" w:type="dxa"/>
            <w:tcBorders>
              <w:top w:val="nil"/>
              <w:left w:val="nil"/>
              <w:bottom w:val="nil"/>
              <w:right w:val="nil"/>
            </w:tcBorders>
            <w:shd w:val="clear" w:color="000000" w:fill="FFFFFF"/>
            <w:vAlign w:val="center"/>
            <w:hideMark/>
          </w:tcPr>
          <w:p w14:paraId="1B7C6A8D" w14:textId="77777777" w:rsidR="00F4436F" w:rsidRPr="00913D67" w:rsidRDefault="00F4436F" w:rsidP="00AD5AA0">
            <w:pPr>
              <w:spacing w:after="0" w:line="240" w:lineRule="auto"/>
              <w:jc w:val="center"/>
              <w:rPr>
                <w:rFonts w:ascii="Times New Roman" w:eastAsia="Times New Roman" w:hAnsi="Times New Roman" w:cs="Times New Roman"/>
                <w:color w:val="000000"/>
                <w:kern w:val="0"/>
                <w:highlight w:val="yellow"/>
                <w:lang w:eastAsia="fr-FR"/>
                <w14:ligatures w14:val="none"/>
                <w:rPrChange w:id="722"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pPr>
            <w:r w:rsidRPr="00913D67">
              <w:rPr>
                <w:rFonts w:ascii="Times New Roman" w:eastAsia="Times New Roman" w:hAnsi="Times New Roman" w:cs="Times New Roman"/>
                <w:color w:val="000000"/>
                <w:kern w:val="0"/>
                <w:highlight w:val="yellow"/>
                <w:lang w:eastAsia="fr-FR"/>
                <w14:ligatures w14:val="none"/>
                <w:rPrChange w:id="723"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t>Speed</w:t>
            </w:r>
          </w:p>
        </w:tc>
        <w:tc>
          <w:tcPr>
            <w:tcW w:w="710" w:type="dxa"/>
            <w:tcBorders>
              <w:top w:val="nil"/>
              <w:left w:val="nil"/>
              <w:bottom w:val="nil"/>
              <w:right w:val="nil"/>
            </w:tcBorders>
            <w:shd w:val="clear" w:color="000000" w:fill="FFFFFF"/>
            <w:vAlign w:val="center"/>
          </w:tcPr>
          <w:p w14:paraId="69F3F960" w14:textId="14267D7D" w:rsidR="00F4436F" w:rsidRPr="00913D67" w:rsidRDefault="00F4436F" w:rsidP="00AD5AA0">
            <w:pPr>
              <w:spacing w:after="0" w:line="240" w:lineRule="auto"/>
              <w:jc w:val="center"/>
              <w:rPr>
                <w:rFonts w:ascii="Times New Roman" w:eastAsia="Times New Roman" w:hAnsi="Times New Roman" w:cs="Times New Roman"/>
                <w:color w:val="000000"/>
                <w:kern w:val="0"/>
                <w:highlight w:val="yellow"/>
                <w:lang w:eastAsia="fr-FR"/>
                <w14:ligatures w14:val="none"/>
                <w:rPrChange w:id="724"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pPr>
            <w:r w:rsidRPr="00913D67">
              <w:rPr>
                <w:rFonts w:ascii="Times New Roman" w:eastAsia="Times New Roman" w:hAnsi="Times New Roman" w:cs="Times New Roman"/>
                <w:color w:val="000000"/>
                <w:kern w:val="0"/>
                <w:highlight w:val="yellow"/>
                <w:lang w:eastAsia="fr-FR"/>
                <w14:ligatures w14:val="none"/>
                <w:rPrChange w:id="725"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t>mm/s</w:t>
            </w:r>
          </w:p>
        </w:tc>
        <w:tc>
          <w:tcPr>
            <w:tcW w:w="3276" w:type="dxa"/>
            <w:gridSpan w:val="2"/>
            <w:tcBorders>
              <w:top w:val="nil"/>
              <w:left w:val="nil"/>
              <w:bottom w:val="nil"/>
              <w:right w:val="nil"/>
            </w:tcBorders>
            <w:shd w:val="clear" w:color="000000" w:fill="FFFFFF"/>
            <w:vAlign w:val="center"/>
            <w:hideMark/>
          </w:tcPr>
          <w:p w14:paraId="2C90C21D" w14:textId="702CF571" w:rsidR="00F4436F" w:rsidRPr="00913D67" w:rsidRDefault="00F4436F" w:rsidP="00AD5AA0">
            <w:pPr>
              <w:spacing w:after="0" w:line="240" w:lineRule="auto"/>
              <w:jc w:val="center"/>
              <w:rPr>
                <w:rFonts w:ascii="Times New Roman" w:eastAsia="Times New Roman" w:hAnsi="Times New Roman" w:cs="Times New Roman"/>
                <w:color w:val="000000"/>
                <w:kern w:val="0"/>
                <w:highlight w:val="yellow"/>
                <w:lang w:eastAsia="fr-FR"/>
                <w14:ligatures w14:val="none"/>
                <w:rPrChange w:id="726"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pPr>
            <w:r w:rsidRPr="00913D67">
              <w:rPr>
                <w:rFonts w:ascii="Times New Roman" w:eastAsia="Times New Roman" w:hAnsi="Times New Roman" w:cs="Times New Roman"/>
                <w:color w:val="000000"/>
                <w:kern w:val="0"/>
                <w:highlight w:val="yellow"/>
                <w:lang w:eastAsia="fr-FR"/>
                <w14:ligatures w14:val="none"/>
                <w:rPrChange w:id="727"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t>20</w:t>
            </w:r>
          </w:p>
        </w:tc>
        <w:tc>
          <w:tcPr>
            <w:tcW w:w="2810" w:type="dxa"/>
            <w:gridSpan w:val="2"/>
            <w:tcBorders>
              <w:top w:val="nil"/>
              <w:left w:val="nil"/>
              <w:bottom w:val="nil"/>
              <w:right w:val="nil"/>
            </w:tcBorders>
            <w:shd w:val="clear" w:color="000000" w:fill="FFFFFF"/>
          </w:tcPr>
          <w:p w14:paraId="782535C6" w14:textId="2744C2B3" w:rsidR="00F4436F" w:rsidRPr="00913D67" w:rsidRDefault="00F4436F" w:rsidP="00AD5AA0">
            <w:pPr>
              <w:spacing w:after="0" w:line="240" w:lineRule="auto"/>
              <w:jc w:val="center"/>
              <w:rPr>
                <w:rFonts w:ascii="Times New Roman" w:eastAsia="Times New Roman" w:hAnsi="Times New Roman" w:cs="Times New Roman"/>
                <w:color w:val="000000"/>
                <w:kern w:val="0"/>
                <w:highlight w:val="yellow"/>
                <w:lang w:eastAsia="fr-FR"/>
                <w14:ligatures w14:val="none"/>
                <w:rPrChange w:id="728"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pPr>
            <w:r w:rsidRPr="00913D67">
              <w:rPr>
                <w:rFonts w:ascii="Times New Roman" w:eastAsia="Times New Roman" w:hAnsi="Times New Roman" w:cs="Times New Roman"/>
                <w:color w:val="000000"/>
                <w:kern w:val="0"/>
                <w:highlight w:val="yellow"/>
                <w:lang w:eastAsia="fr-FR"/>
                <w14:ligatures w14:val="none"/>
                <w:rPrChange w:id="729" w:author="Catalina Suescun Gonzalez" w:date="2026-08-31T15:50:00Z" w16du:dateUtc="2026-08-31T13:50:00Z">
                  <w:rPr>
                    <w:rFonts w:ascii="Times New Roman" w:eastAsia="Times New Roman" w:hAnsi="Times New Roman" w:cs="Times New Roman"/>
                    <w:color w:val="000000"/>
                    <w:kern w:val="0"/>
                    <w:lang w:eastAsia="fr-FR"/>
                    <w14:ligatures w14:val="none"/>
                  </w:rPr>
                </w:rPrChange>
              </w:rPr>
              <w:t>20</w:t>
            </w:r>
          </w:p>
        </w:tc>
      </w:tr>
      <w:tr w:rsidR="00F4436F" w:rsidRPr="00246CE4" w14:paraId="33598BB1" w14:textId="77777777" w:rsidTr="001110CA">
        <w:trPr>
          <w:gridAfter w:val="1"/>
          <w:wAfter w:w="72" w:type="dxa"/>
          <w:trHeight w:val="288"/>
        </w:trPr>
        <w:tc>
          <w:tcPr>
            <w:tcW w:w="1985" w:type="dxa"/>
            <w:tcBorders>
              <w:top w:val="nil"/>
              <w:left w:val="nil"/>
              <w:bottom w:val="nil"/>
              <w:right w:val="nil"/>
            </w:tcBorders>
            <w:shd w:val="clear" w:color="000000" w:fill="FFFFFF"/>
            <w:vAlign w:val="center"/>
          </w:tcPr>
          <w:p w14:paraId="40957373" w14:textId="0183829A"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Top/Bottom layers</w:t>
            </w:r>
          </w:p>
        </w:tc>
        <w:tc>
          <w:tcPr>
            <w:tcW w:w="710" w:type="dxa"/>
            <w:tcBorders>
              <w:top w:val="nil"/>
              <w:left w:val="nil"/>
              <w:bottom w:val="nil"/>
              <w:right w:val="nil"/>
            </w:tcBorders>
            <w:shd w:val="clear" w:color="000000" w:fill="FFFFFF"/>
            <w:vAlign w:val="center"/>
          </w:tcPr>
          <w:p w14:paraId="407AE3CF" w14:textId="171B5BEC"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c>
          <w:tcPr>
            <w:tcW w:w="3276" w:type="dxa"/>
            <w:gridSpan w:val="2"/>
            <w:tcBorders>
              <w:top w:val="nil"/>
              <w:left w:val="nil"/>
              <w:bottom w:val="nil"/>
              <w:right w:val="nil"/>
            </w:tcBorders>
            <w:shd w:val="clear" w:color="000000" w:fill="FFFFFF"/>
            <w:vAlign w:val="center"/>
          </w:tcPr>
          <w:p w14:paraId="16474BF7" w14:textId="58C65352"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w:t>
            </w:r>
          </w:p>
        </w:tc>
        <w:tc>
          <w:tcPr>
            <w:tcW w:w="2810" w:type="dxa"/>
            <w:gridSpan w:val="2"/>
            <w:tcBorders>
              <w:top w:val="nil"/>
              <w:left w:val="nil"/>
              <w:bottom w:val="nil"/>
              <w:right w:val="nil"/>
            </w:tcBorders>
            <w:shd w:val="clear" w:color="000000" w:fill="FFFFFF"/>
          </w:tcPr>
          <w:p w14:paraId="275DE3EE" w14:textId="32250685"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r>
      <w:tr w:rsidR="00F4436F" w:rsidRPr="00246CE4" w14:paraId="7578823A" w14:textId="57FDF155" w:rsidTr="001110CA">
        <w:trPr>
          <w:gridAfter w:val="1"/>
          <w:wAfter w:w="72" w:type="dxa"/>
          <w:trHeight w:val="288"/>
        </w:trPr>
        <w:tc>
          <w:tcPr>
            <w:tcW w:w="1985" w:type="dxa"/>
            <w:tcBorders>
              <w:top w:val="nil"/>
              <w:left w:val="nil"/>
              <w:bottom w:val="nil"/>
              <w:right w:val="nil"/>
            </w:tcBorders>
            <w:shd w:val="clear" w:color="000000" w:fill="FFFFFF"/>
            <w:vAlign w:val="center"/>
          </w:tcPr>
          <w:p w14:paraId="23FD1365" w14:textId="6F96BD06"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Infill percentage</w:t>
            </w:r>
          </w:p>
        </w:tc>
        <w:tc>
          <w:tcPr>
            <w:tcW w:w="710" w:type="dxa"/>
            <w:tcBorders>
              <w:top w:val="nil"/>
              <w:left w:val="nil"/>
              <w:bottom w:val="nil"/>
              <w:right w:val="nil"/>
            </w:tcBorders>
            <w:shd w:val="clear" w:color="000000" w:fill="FFFFFF"/>
            <w:vAlign w:val="center"/>
          </w:tcPr>
          <w:p w14:paraId="1849A946" w14:textId="23A8D63D"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c>
          <w:tcPr>
            <w:tcW w:w="3276" w:type="dxa"/>
            <w:gridSpan w:val="2"/>
            <w:tcBorders>
              <w:top w:val="nil"/>
              <w:left w:val="nil"/>
              <w:bottom w:val="nil"/>
              <w:right w:val="nil"/>
            </w:tcBorders>
            <w:shd w:val="clear" w:color="000000" w:fill="FFFFFF"/>
            <w:vAlign w:val="center"/>
          </w:tcPr>
          <w:p w14:paraId="77082E7C" w14:textId="6202BC64"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100</w:t>
            </w:r>
          </w:p>
        </w:tc>
        <w:tc>
          <w:tcPr>
            <w:tcW w:w="2810" w:type="dxa"/>
            <w:gridSpan w:val="2"/>
            <w:tcBorders>
              <w:top w:val="nil"/>
              <w:left w:val="nil"/>
              <w:bottom w:val="nil"/>
              <w:right w:val="nil"/>
            </w:tcBorders>
            <w:shd w:val="clear" w:color="000000" w:fill="FFFFFF"/>
          </w:tcPr>
          <w:p w14:paraId="44203BD8" w14:textId="011A1A7E"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0</w:t>
            </w:r>
          </w:p>
        </w:tc>
      </w:tr>
      <w:tr w:rsidR="00F4436F" w:rsidRPr="00246CE4" w14:paraId="77648ED1" w14:textId="77777777" w:rsidTr="001110CA">
        <w:trPr>
          <w:gridAfter w:val="1"/>
          <w:wAfter w:w="72" w:type="dxa"/>
          <w:trHeight w:val="288"/>
        </w:trPr>
        <w:tc>
          <w:tcPr>
            <w:tcW w:w="1985" w:type="dxa"/>
            <w:tcBorders>
              <w:top w:val="nil"/>
              <w:left w:val="nil"/>
              <w:bottom w:val="nil"/>
              <w:right w:val="nil"/>
            </w:tcBorders>
            <w:shd w:val="clear" w:color="000000" w:fill="FFFFFF"/>
            <w:vAlign w:val="center"/>
          </w:tcPr>
          <w:p w14:paraId="75309E02" w14:textId="0395ACD9"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Infill raster angle</w:t>
            </w:r>
          </w:p>
        </w:tc>
        <w:tc>
          <w:tcPr>
            <w:tcW w:w="710" w:type="dxa"/>
            <w:tcBorders>
              <w:top w:val="nil"/>
              <w:left w:val="nil"/>
              <w:bottom w:val="nil"/>
              <w:right w:val="nil"/>
            </w:tcBorders>
            <w:shd w:val="clear" w:color="000000" w:fill="FFFFFF"/>
            <w:vAlign w:val="center"/>
          </w:tcPr>
          <w:p w14:paraId="652AA43E" w14:textId="5ADE14B9"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c>
          <w:tcPr>
            <w:tcW w:w="3276" w:type="dxa"/>
            <w:gridSpan w:val="2"/>
            <w:tcBorders>
              <w:top w:val="nil"/>
              <w:left w:val="nil"/>
              <w:bottom w:val="nil"/>
              <w:right w:val="nil"/>
            </w:tcBorders>
            <w:shd w:val="clear" w:color="000000" w:fill="FFFFFF"/>
            <w:vAlign w:val="center"/>
          </w:tcPr>
          <w:p w14:paraId="7799A1C9" w14:textId="0199D7A0"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45</w:t>
            </w:r>
          </w:p>
        </w:tc>
        <w:tc>
          <w:tcPr>
            <w:tcW w:w="2810" w:type="dxa"/>
            <w:gridSpan w:val="2"/>
            <w:tcBorders>
              <w:top w:val="nil"/>
              <w:left w:val="nil"/>
              <w:bottom w:val="nil"/>
              <w:right w:val="nil"/>
            </w:tcBorders>
            <w:shd w:val="clear" w:color="000000" w:fill="FFFFFF"/>
          </w:tcPr>
          <w:p w14:paraId="0048A124" w14:textId="2F7A871F"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r>
      <w:tr w:rsidR="00F4436F" w:rsidRPr="00246CE4" w14:paraId="1728E28B" w14:textId="7D5A8F7B" w:rsidTr="001110CA">
        <w:trPr>
          <w:gridAfter w:val="1"/>
          <w:wAfter w:w="72" w:type="dxa"/>
          <w:trHeight w:val="288"/>
        </w:trPr>
        <w:tc>
          <w:tcPr>
            <w:tcW w:w="1985" w:type="dxa"/>
            <w:tcBorders>
              <w:top w:val="nil"/>
              <w:left w:val="single" w:sz="8" w:space="0" w:color="E0E0E0"/>
              <w:bottom w:val="nil"/>
              <w:right w:val="nil"/>
            </w:tcBorders>
            <w:shd w:val="clear" w:color="000000" w:fill="FFFFFF"/>
            <w:vAlign w:val="center"/>
          </w:tcPr>
          <w:p w14:paraId="2B28F2EB" w14:textId="77777777"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First Layer height</w:t>
            </w:r>
          </w:p>
        </w:tc>
        <w:tc>
          <w:tcPr>
            <w:tcW w:w="710" w:type="dxa"/>
            <w:tcBorders>
              <w:top w:val="nil"/>
              <w:left w:val="nil"/>
              <w:bottom w:val="nil"/>
              <w:right w:val="nil"/>
            </w:tcBorders>
            <w:shd w:val="clear" w:color="000000" w:fill="FFFFFF"/>
            <w:vAlign w:val="center"/>
          </w:tcPr>
          <w:p w14:paraId="6D70C14C" w14:textId="1F2FB3FC"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mm</w:t>
            </w:r>
          </w:p>
        </w:tc>
        <w:tc>
          <w:tcPr>
            <w:tcW w:w="3276" w:type="dxa"/>
            <w:gridSpan w:val="2"/>
            <w:tcBorders>
              <w:top w:val="nil"/>
              <w:left w:val="nil"/>
              <w:bottom w:val="nil"/>
              <w:right w:val="nil"/>
            </w:tcBorders>
            <w:shd w:val="clear" w:color="000000" w:fill="FFFFFF"/>
            <w:vAlign w:val="center"/>
          </w:tcPr>
          <w:p w14:paraId="52EA2779" w14:textId="029EC9F6"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0.2</w:t>
            </w:r>
          </w:p>
        </w:tc>
        <w:tc>
          <w:tcPr>
            <w:tcW w:w="2810" w:type="dxa"/>
            <w:gridSpan w:val="2"/>
            <w:tcBorders>
              <w:top w:val="nil"/>
              <w:left w:val="nil"/>
              <w:bottom w:val="nil"/>
              <w:right w:val="nil"/>
            </w:tcBorders>
            <w:shd w:val="clear" w:color="000000" w:fill="FFFFFF"/>
          </w:tcPr>
          <w:p w14:paraId="163F64BD" w14:textId="7D253022"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0.2</w:t>
            </w:r>
          </w:p>
        </w:tc>
      </w:tr>
      <w:tr w:rsidR="00F4436F" w:rsidRPr="00246CE4" w14:paraId="4139BA76" w14:textId="19085C89" w:rsidTr="001110CA">
        <w:trPr>
          <w:gridAfter w:val="1"/>
          <w:wAfter w:w="72" w:type="dxa"/>
          <w:trHeight w:val="288"/>
        </w:trPr>
        <w:tc>
          <w:tcPr>
            <w:tcW w:w="1985" w:type="dxa"/>
            <w:tcBorders>
              <w:top w:val="nil"/>
              <w:left w:val="single" w:sz="8" w:space="0" w:color="E0E0E0"/>
              <w:bottom w:val="nil"/>
              <w:right w:val="nil"/>
            </w:tcBorders>
            <w:shd w:val="clear" w:color="000000" w:fill="FFFFFF"/>
            <w:vAlign w:val="center"/>
          </w:tcPr>
          <w:p w14:paraId="1687ACB0" w14:textId="77777777"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Layer height</w:t>
            </w:r>
          </w:p>
        </w:tc>
        <w:tc>
          <w:tcPr>
            <w:tcW w:w="710" w:type="dxa"/>
            <w:tcBorders>
              <w:top w:val="nil"/>
              <w:left w:val="nil"/>
              <w:bottom w:val="nil"/>
              <w:right w:val="nil"/>
            </w:tcBorders>
            <w:shd w:val="clear" w:color="000000" w:fill="FFFFFF"/>
            <w:vAlign w:val="center"/>
          </w:tcPr>
          <w:p w14:paraId="3A5758FC" w14:textId="04188B84"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mm</w:t>
            </w:r>
          </w:p>
        </w:tc>
        <w:tc>
          <w:tcPr>
            <w:tcW w:w="3276" w:type="dxa"/>
            <w:gridSpan w:val="2"/>
            <w:tcBorders>
              <w:top w:val="nil"/>
              <w:left w:val="nil"/>
              <w:bottom w:val="nil"/>
              <w:right w:val="nil"/>
            </w:tcBorders>
            <w:shd w:val="clear" w:color="000000" w:fill="FFFFFF"/>
            <w:vAlign w:val="center"/>
          </w:tcPr>
          <w:p w14:paraId="21AE0223" w14:textId="2EFC5CE6"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0.5</w:t>
            </w:r>
          </w:p>
        </w:tc>
        <w:tc>
          <w:tcPr>
            <w:tcW w:w="2810" w:type="dxa"/>
            <w:gridSpan w:val="2"/>
            <w:tcBorders>
              <w:top w:val="nil"/>
              <w:left w:val="nil"/>
              <w:bottom w:val="nil"/>
              <w:right w:val="nil"/>
            </w:tcBorders>
            <w:shd w:val="clear" w:color="000000" w:fill="FFFFFF"/>
          </w:tcPr>
          <w:p w14:paraId="70D2BE3F" w14:textId="27887A18"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0.8</w:t>
            </w:r>
          </w:p>
        </w:tc>
      </w:tr>
      <w:tr w:rsidR="00F4436F" w:rsidRPr="00246CE4" w14:paraId="5C9A3609" w14:textId="5FD965DB" w:rsidTr="001110CA">
        <w:trPr>
          <w:gridAfter w:val="1"/>
          <w:wAfter w:w="72" w:type="dxa"/>
          <w:trHeight w:val="288"/>
        </w:trPr>
        <w:tc>
          <w:tcPr>
            <w:tcW w:w="1985" w:type="dxa"/>
            <w:tcBorders>
              <w:top w:val="nil"/>
              <w:left w:val="single" w:sz="8" w:space="0" w:color="E0E0E0"/>
              <w:right w:val="nil"/>
            </w:tcBorders>
            <w:shd w:val="clear" w:color="000000" w:fill="FFFFFF"/>
            <w:vAlign w:val="center"/>
          </w:tcPr>
          <w:p w14:paraId="5EB307D3" w14:textId="77777777"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EM</w:t>
            </w:r>
          </w:p>
        </w:tc>
        <w:tc>
          <w:tcPr>
            <w:tcW w:w="710" w:type="dxa"/>
            <w:tcBorders>
              <w:top w:val="nil"/>
              <w:left w:val="nil"/>
              <w:right w:val="nil"/>
            </w:tcBorders>
            <w:shd w:val="clear" w:color="000000" w:fill="FFFFFF"/>
            <w:vAlign w:val="center"/>
          </w:tcPr>
          <w:p w14:paraId="73419E29" w14:textId="3536993B"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c>
          <w:tcPr>
            <w:tcW w:w="3276" w:type="dxa"/>
            <w:gridSpan w:val="2"/>
            <w:tcBorders>
              <w:top w:val="nil"/>
              <w:left w:val="nil"/>
              <w:right w:val="nil"/>
            </w:tcBorders>
            <w:shd w:val="clear" w:color="000000" w:fill="FFFFFF"/>
            <w:vAlign w:val="center"/>
          </w:tcPr>
          <w:p w14:paraId="019325FE" w14:textId="6197ED81"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Variable 100-300</w:t>
            </w:r>
          </w:p>
        </w:tc>
        <w:tc>
          <w:tcPr>
            <w:tcW w:w="2810" w:type="dxa"/>
            <w:gridSpan w:val="2"/>
            <w:tcBorders>
              <w:top w:val="nil"/>
              <w:left w:val="nil"/>
              <w:right w:val="nil"/>
            </w:tcBorders>
            <w:shd w:val="clear" w:color="000000" w:fill="FFFFFF"/>
          </w:tcPr>
          <w:p w14:paraId="32255CD9" w14:textId="2E64CB9F"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220</w:t>
            </w:r>
          </w:p>
        </w:tc>
      </w:tr>
      <w:tr w:rsidR="00F53878" w:rsidRPr="00246CE4" w14:paraId="0248B1C1" w14:textId="77777777" w:rsidTr="001110CA">
        <w:trPr>
          <w:gridAfter w:val="1"/>
          <w:wAfter w:w="72" w:type="dxa"/>
          <w:trHeight w:val="288"/>
          <w:ins w:id="730" w:author="Catalina Suescun Gonzalez" w:date="2026-08-31T15:45:00Z"/>
        </w:trPr>
        <w:tc>
          <w:tcPr>
            <w:tcW w:w="1985" w:type="dxa"/>
            <w:tcBorders>
              <w:top w:val="nil"/>
              <w:left w:val="single" w:sz="8" w:space="0" w:color="E0E0E0"/>
              <w:right w:val="nil"/>
            </w:tcBorders>
            <w:shd w:val="clear" w:color="000000" w:fill="FFFFFF"/>
            <w:vAlign w:val="center"/>
          </w:tcPr>
          <w:p w14:paraId="18E0EDB6" w14:textId="0E3F22C0" w:rsidR="00F53878" w:rsidRPr="00913D67" w:rsidRDefault="00F53878" w:rsidP="00AD5AA0">
            <w:pPr>
              <w:spacing w:after="0" w:line="240" w:lineRule="auto"/>
              <w:jc w:val="center"/>
              <w:rPr>
                <w:ins w:id="731" w:author="Catalina Suescun Gonzalez" w:date="2026-08-31T15:45:00Z" w16du:dateUtc="2026-08-31T13:45:00Z"/>
                <w:rFonts w:ascii="Times New Roman" w:eastAsia="Times New Roman" w:hAnsi="Times New Roman" w:cs="Times New Roman"/>
                <w:color w:val="000000"/>
                <w:kern w:val="0"/>
                <w:highlight w:val="cyan"/>
                <w:lang w:eastAsia="fr-FR"/>
                <w14:ligatures w14:val="none"/>
                <w:rPrChange w:id="732" w:author="Catalina Suescun Gonzalez" w:date="2026-08-31T15:49:00Z" w16du:dateUtc="2026-08-31T13:49:00Z">
                  <w:rPr>
                    <w:ins w:id="733" w:author="Catalina Suescun Gonzalez" w:date="2026-08-31T15:45:00Z" w16du:dateUtc="2026-08-31T13:45:00Z"/>
                    <w:rFonts w:ascii="Times New Roman" w:eastAsia="Times New Roman" w:hAnsi="Times New Roman" w:cs="Times New Roman"/>
                    <w:color w:val="000000"/>
                    <w:kern w:val="0"/>
                    <w:lang w:eastAsia="fr-FR"/>
                    <w14:ligatures w14:val="none"/>
                  </w:rPr>
                </w:rPrChange>
              </w:rPr>
            </w:pPr>
            <w:ins w:id="734" w:author="Catalina Suescun Gonzalez" w:date="2026-08-31T15:45:00Z" w16du:dateUtc="2026-08-31T13:45:00Z">
              <w:r w:rsidRPr="00913D67">
                <w:rPr>
                  <w:rFonts w:ascii="Times New Roman" w:eastAsia="Times New Roman" w:hAnsi="Times New Roman" w:cs="Times New Roman"/>
                  <w:color w:val="000000"/>
                  <w:kern w:val="0"/>
                  <w:highlight w:val="cyan"/>
                  <w:lang w:eastAsia="fr-FR"/>
                  <w14:ligatures w14:val="none"/>
                  <w:rPrChange w:id="735"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 xml:space="preserve">Cooling </w:t>
              </w:r>
            </w:ins>
          </w:p>
        </w:tc>
        <w:tc>
          <w:tcPr>
            <w:tcW w:w="710" w:type="dxa"/>
            <w:tcBorders>
              <w:top w:val="nil"/>
              <w:left w:val="nil"/>
              <w:right w:val="nil"/>
            </w:tcBorders>
            <w:shd w:val="clear" w:color="000000" w:fill="FFFFFF"/>
            <w:vAlign w:val="center"/>
          </w:tcPr>
          <w:p w14:paraId="080C27BA" w14:textId="3D59B508" w:rsidR="00F53878" w:rsidRPr="00913D67" w:rsidRDefault="00BB7D86" w:rsidP="00AD5AA0">
            <w:pPr>
              <w:spacing w:after="0" w:line="240" w:lineRule="auto"/>
              <w:jc w:val="center"/>
              <w:rPr>
                <w:ins w:id="736" w:author="Catalina Suescun Gonzalez" w:date="2026-08-31T15:45:00Z" w16du:dateUtc="2026-08-31T13:45:00Z"/>
                <w:rFonts w:ascii="Times New Roman" w:eastAsia="Times New Roman" w:hAnsi="Times New Roman" w:cs="Times New Roman"/>
                <w:color w:val="000000"/>
                <w:kern w:val="0"/>
                <w:highlight w:val="cyan"/>
                <w:lang w:eastAsia="fr-FR"/>
                <w14:ligatures w14:val="none"/>
                <w:rPrChange w:id="737" w:author="Catalina Suescun Gonzalez" w:date="2026-08-31T15:49:00Z" w16du:dateUtc="2026-08-31T13:49:00Z">
                  <w:rPr>
                    <w:ins w:id="738" w:author="Catalina Suescun Gonzalez" w:date="2026-08-31T15:45:00Z" w16du:dateUtc="2026-08-31T13:45:00Z"/>
                    <w:rFonts w:ascii="Times New Roman" w:eastAsia="Times New Roman" w:hAnsi="Times New Roman" w:cs="Times New Roman"/>
                    <w:color w:val="000000"/>
                    <w:kern w:val="0"/>
                    <w:lang w:eastAsia="fr-FR"/>
                    <w14:ligatures w14:val="none"/>
                  </w:rPr>
                </w:rPrChange>
              </w:rPr>
            </w:pPr>
            <w:ins w:id="739" w:author="Catalina Suescun Gonzalez" w:date="2026-08-31T15:45:00Z" w16du:dateUtc="2026-08-31T13:45:00Z">
              <w:r w:rsidRPr="00913D67">
                <w:rPr>
                  <w:rFonts w:ascii="Times New Roman" w:eastAsia="Times New Roman" w:hAnsi="Times New Roman" w:cs="Times New Roman"/>
                  <w:color w:val="000000"/>
                  <w:kern w:val="0"/>
                  <w:highlight w:val="cyan"/>
                  <w:lang w:eastAsia="fr-FR"/>
                  <w14:ligatures w14:val="none"/>
                  <w:rPrChange w:id="740"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w:t>
              </w:r>
            </w:ins>
          </w:p>
        </w:tc>
        <w:tc>
          <w:tcPr>
            <w:tcW w:w="3276" w:type="dxa"/>
            <w:gridSpan w:val="2"/>
            <w:tcBorders>
              <w:top w:val="nil"/>
              <w:left w:val="nil"/>
              <w:right w:val="nil"/>
            </w:tcBorders>
            <w:shd w:val="clear" w:color="000000" w:fill="FFFFFF"/>
            <w:vAlign w:val="center"/>
          </w:tcPr>
          <w:p w14:paraId="555CBE6B" w14:textId="269EC9CB" w:rsidR="00F53878" w:rsidRPr="00913D67" w:rsidRDefault="00BB7D86" w:rsidP="00AD5AA0">
            <w:pPr>
              <w:spacing w:after="0" w:line="240" w:lineRule="auto"/>
              <w:jc w:val="center"/>
              <w:rPr>
                <w:ins w:id="741" w:author="Catalina Suescun Gonzalez" w:date="2026-08-31T15:45:00Z" w16du:dateUtc="2026-08-31T13:45:00Z"/>
                <w:rFonts w:ascii="Times New Roman" w:eastAsia="Times New Roman" w:hAnsi="Times New Roman" w:cs="Times New Roman"/>
                <w:color w:val="000000"/>
                <w:kern w:val="0"/>
                <w:highlight w:val="cyan"/>
                <w:lang w:eastAsia="fr-FR"/>
                <w14:ligatures w14:val="none"/>
                <w:rPrChange w:id="742" w:author="Catalina Suescun Gonzalez" w:date="2026-08-31T15:49:00Z" w16du:dateUtc="2026-08-31T13:49:00Z">
                  <w:rPr>
                    <w:ins w:id="743" w:author="Catalina Suescun Gonzalez" w:date="2026-08-31T15:45:00Z" w16du:dateUtc="2026-08-31T13:45:00Z"/>
                    <w:rFonts w:ascii="Times New Roman" w:eastAsia="Times New Roman" w:hAnsi="Times New Roman" w:cs="Times New Roman"/>
                    <w:color w:val="000000"/>
                    <w:kern w:val="0"/>
                    <w:lang w:eastAsia="fr-FR"/>
                    <w14:ligatures w14:val="none"/>
                  </w:rPr>
                </w:rPrChange>
              </w:rPr>
            </w:pPr>
            <w:ins w:id="744" w:author="Catalina Suescun Gonzalez" w:date="2026-08-31T15:45:00Z" w16du:dateUtc="2026-08-31T13:45:00Z">
              <w:r w:rsidRPr="00913D67">
                <w:rPr>
                  <w:rFonts w:ascii="Times New Roman" w:eastAsia="Times New Roman" w:hAnsi="Times New Roman" w:cs="Times New Roman"/>
                  <w:color w:val="000000"/>
                  <w:kern w:val="0"/>
                  <w:highlight w:val="cyan"/>
                  <w:lang w:eastAsia="fr-FR"/>
                  <w14:ligatures w14:val="none"/>
                  <w:rPrChange w:id="745"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Off</w:t>
              </w:r>
            </w:ins>
          </w:p>
        </w:tc>
        <w:tc>
          <w:tcPr>
            <w:tcW w:w="2810" w:type="dxa"/>
            <w:gridSpan w:val="2"/>
            <w:tcBorders>
              <w:top w:val="nil"/>
              <w:left w:val="nil"/>
              <w:right w:val="nil"/>
            </w:tcBorders>
            <w:shd w:val="clear" w:color="000000" w:fill="FFFFFF"/>
          </w:tcPr>
          <w:p w14:paraId="62020362" w14:textId="7855CC06" w:rsidR="00F53878" w:rsidRPr="00913D67" w:rsidRDefault="00BB7D86" w:rsidP="00AD5AA0">
            <w:pPr>
              <w:spacing w:after="0" w:line="240" w:lineRule="auto"/>
              <w:jc w:val="center"/>
              <w:rPr>
                <w:ins w:id="746" w:author="Catalina Suescun Gonzalez" w:date="2026-08-31T15:45:00Z" w16du:dateUtc="2026-08-31T13:45:00Z"/>
                <w:rFonts w:ascii="Times New Roman" w:eastAsia="Times New Roman" w:hAnsi="Times New Roman" w:cs="Times New Roman"/>
                <w:color w:val="000000"/>
                <w:kern w:val="0"/>
                <w:highlight w:val="cyan"/>
                <w:lang w:eastAsia="fr-FR"/>
                <w14:ligatures w14:val="none"/>
                <w:rPrChange w:id="747" w:author="Catalina Suescun Gonzalez" w:date="2026-08-31T15:49:00Z" w16du:dateUtc="2026-08-31T13:49:00Z">
                  <w:rPr>
                    <w:ins w:id="748" w:author="Catalina Suescun Gonzalez" w:date="2026-08-31T15:45:00Z" w16du:dateUtc="2026-08-31T13:45:00Z"/>
                    <w:rFonts w:ascii="Times New Roman" w:eastAsia="Times New Roman" w:hAnsi="Times New Roman" w:cs="Times New Roman"/>
                    <w:color w:val="000000"/>
                    <w:kern w:val="0"/>
                    <w:lang w:eastAsia="fr-FR"/>
                    <w14:ligatures w14:val="none"/>
                  </w:rPr>
                </w:rPrChange>
              </w:rPr>
            </w:pPr>
            <w:ins w:id="749" w:author="Catalina Suescun Gonzalez" w:date="2026-08-31T15:45:00Z" w16du:dateUtc="2026-08-31T13:45:00Z">
              <w:r w:rsidRPr="00913D67">
                <w:rPr>
                  <w:rFonts w:ascii="Times New Roman" w:eastAsia="Times New Roman" w:hAnsi="Times New Roman" w:cs="Times New Roman"/>
                  <w:color w:val="000000"/>
                  <w:kern w:val="0"/>
                  <w:highlight w:val="cyan"/>
                  <w:lang w:eastAsia="fr-FR"/>
                  <w14:ligatures w14:val="none"/>
                  <w:rPrChange w:id="750"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Off</w:t>
              </w:r>
            </w:ins>
          </w:p>
        </w:tc>
      </w:tr>
      <w:tr w:rsidR="00051FB3" w:rsidRPr="00246CE4" w14:paraId="418BD4D8" w14:textId="77777777" w:rsidTr="001110CA">
        <w:trPr>
          <w:gridAfter w:val="1"/>
          <w:wAfter w:w="72" w:type="dxa"/>
          <w:trHeight w:val="288"/>
          <w:ins w:id="751" w:author="Catalina Suescun Gonzalez" w:date="2026-08-31T15:41:00Z"/>
        </w:trPr>
        <w:tc>
          <w:tcPr>
            <w:tcW w:w="1985" w:type="dxa"/>
            <w:tcBorders>
              <w:top w:val="nil"/>
              <w:left w:val="single" w:sz="8" w:space="0" w:color="E0E0E0"/>
              <w:right w:val="nil"/>
            </w:tcBorders>
            <w:shd w:val="clear" w:color="000000" w:fill="FFFFFF"/>
            <w:vAlign w:val="center"/>
          </w:tcPr>
          <w:p w14:paraId="694DB8E7" w14:textId="4AA6CD12" w:rsidR="00051FB3" w:rsidRPr="00913D67" w:rsidRDefault="00E158C6" w:rsidP="00AD5AA0">
            <w:pPr>
              <w:spacing w:after="0" w:line="240" w:lineRule="auto"/>
              <w:jc w:val="center"/>
              <w:rPr>
                <w:ins w:id="752" w:author="Catalina Suescun Gonzalez" w:date="2026-08-31T15:41:00Z" w16du:dateUtc="2026-08-31T13:41:00Z"/>
                <w:rFonts w:ascii="Times New Roman" w:eastAsia="Times New Roman" w:hAnsi="Times New Roman" w:cs="Times New Roman"/>
                <w:color w:val="000000"/>
                <w:kern w:val="0"/>
                <w:highlight w:val="cyan"/>
                <w:lang w:eastAsia="fr-FR"/>
                <w14:ligatures w14:val="none"/>
                <w:rPrChange w:id="753" w:author="Catalina Suescun Gonzalez" w:date="2026-08-31T15:49:00Z" w16du:dateUtc="2026-08-31T13:49:00Z">
                  <w:rPr>
                    <w:ins w:id="754" w:author="Catalina Suescun Gonzalez" w:date="2026-08-31T15:41:00Z" w16du:dateUtc="2026-08-31T13:41:00Z"/>
                    <w:rFonts w:ascii="Times New Roman" w:eastAsia="Times New Roman" w:hAnsi="Times New Roman" w:cs="Times New Roman"/>
                    <w:color w:val="000000"/>
                    <w:kern w:val="0"/>
                    <w:lang w:eastAsia="fr-FR"/>
                    <w14:ligatures w14:val="none"/>
                  </w:rPr>
                </w:rPrChange>
              </w:rPr>
            </w:pPr>
            <w:ins w:id="755" w:author="Catalina Suescun Gonzalez" w:date="2026-08-31T15:42:00Z" w16du:dateUtc="2026-08-31T13:42:00Z">
              <w:r w:rsidRPr="00913D67">
                <w:rPr>
                  <w:rFonts w:ascii="Times New Roman" w:eastAsia="Times New Roman" w:hAnsi="Times New Roman" w:cs="Times New Roman"/>
                  <w:color w:val="000000"/>
                  <w:kern w:val="0"/>
                  <w:highlight w:val="cyan"/>
                  <w:lang w:eastAsia="fr-FR"/>
                  <w14:ligatures w14:val="none"/>
                  <w:rPrChange w:id="756"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 xml:space="preserve">T </w:t>
              </w:r>
            </w:ins>
            <w:ins w:id="757" w:author="Catalina Suescun Gonzalez" w:date="2026-08-31T15:41:00Z" w16du:dateUtc="2026-08-31T13:41:00Z">
              <w:r w:rsidR="00051FB3" w:rsidRPr="00913D67">
                <w:rPr>
                  <w:rFonts w:ascii="Times New Roman" w:eastAsia="Times New Roman" w:hAnsi="Times New Roman" w:cs="Times New Roman"/>
                  <w:color w:val="000000"/>
                  <w:kern w:val="0"/>
                  <w:highlight w:val="cyan"/>
                  <w:lang w:eastAsia="fr-FR"/>
                  <w14:ligatures w14:val="none"/>
                  <w:rPrChange w:id="758"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Room</w:t>
              </w:r>
            </w:ins>
          </w:p>
        </w:tc>
        <w:tc>
          <w:tcPr>
            <w:tcW w:w="710" w:type="dxa"/>
            <w:tcBorders>
              <w:top w:val="nil"/>
              <w:left w:val="nil"/>
              <w:right w:val="nil"/>
            </w:tcBorders>
            <w:shd w:val="clear" w:color="000000" w:fill="FFFFFF"/>
            <w:vAlign w:val="center"/>
          </w:tcPr>
          <w:p w14:paraId="65BB7718" w14:textId="0F9D7528" w:rsidR="00051FB3" w:rsidRPr="00913D67" w:rsidRDefault="00051FB3" w:rsidP="00AD5AA0">
            <w:pPr>
              <w:spacing w:after="0" w:line="240" w:lineRule="auto"/>
              <w:jc w:val="center"/>
              <w:rPr>
                <w:ins w:id="759" w:author="Catalina Suescun Gonzalez" w:date="2026-08-31T15:41:00Z" w16du:dateUtc="2026-08-31T13:41:00Z"/>
                <w:rFonts w:ascii="Times New Roman" w:eastAsia="Times New Roman" w:hAnsi="Times New Roman" w:cs="Times New Roman"/>
                <w:color w:val="000000"/>
                <w:kern w:val="0"/>
                <w:highlight w:val="cyan"/>
                <w:lang w:eastAsia="fr-FR"/>
                <w14:ligatures w14:val="none"/>
                <w:rPrChange w:id="760" w:author="Catalina Suescun Gonzalez" w:date="2026-08-31T15:49:00Z" w16du:dateUtc="2026-08-31T13:49:00Z">
                  <w:rPr>
                    <w:ins w:id="761" w:author="Catalina Suescun Gonzalez" w:date="2026-08-31T15:41:00Z" w16du:dateUtc="2026-08-31T13:41:00Z"/>
                    <w:rFonts w:ascii="Times New Roman" w:eastAsia="Times New Roman" w:hAnsi="Times New Roman" w:cs="Times New Roman"/>
                    <w:color w:val="000000"/>
                    <w:kern w:val="0"/>
                    <w:lang w:eastAsia="fr-FR"/>
                    <w14:ligatures w14:val="none"/>
                  </w:rPr>
                </w:rPrChange>
              </w:rPr>
            </w:pPr>
            <w:ins w:id="762" w:author="Catalina Suescun Gonzalez" w:date="2026-08-31T15:41:00Z" w16du:dateUtc="2026-08-31T13:41:00Z">
              <w:r w:rsidRPr="00913D67">
                <w:rPr>
                  <w:rFonts w:ascii="Times New Roman" w:eastAsia="Times New Roman" w:hAnsi="Times New Roman" w:cs="Times New Roman"/>
                  <w:color w:val="000000"/>
                  <w:kern w:val="0"/>
                  <w:highlight w:val="cyan"/>
                  <w:lang w:eastAsia="fr-FR"/>
                  <w14:ligatures w14:val="none"/>
                  <w:rPrChange w:id="763"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°C</w:t>
              </w:r>
            </w:ins>
          </w:p>
        </w:tc>
        <w:tc>
          <w:tcPr>
            <w:tcW w:w="3276" w:type="dxa"/>
            <w:gridSpan w:val="2"/>
            <w:tcBorders>
              <w:top w:val="nil"/>
              <w:left w:val="nil"/>
              <w:right w:val="nil"/>
            </w:tcBorders>
            <w:shd w:val="clear" w:color="000000" w:fill="FFFFFF"/>
            <w:vAlign w:val="center"/>
          </w:tcPr>
          <w:p w14:paraId="63D4B340" w14:textId="4582BE49" w:rsidR="00051FB3" w:rsidRPr="00913D67" w:rsidRDefault="00E158C6" w:rsidP="00AD5AA0">
            <w:pPr>
              <w:spacing w:after="0" w:line="240" w:lineRule="auto"/>
              <w:jc w:val="center"/>
              <w:rPr>
                <w:ins w:id="764" w:author="Catalina Suescun Gonzalez" w:date="2026-08-31T15:41:00Z" w16du:dateUtc="2026-08-31T13:41:00Z"/>
                <w:rFonts w:ascii="Times New Roman" w:eastAsia="Times New Roman" w:hAnsi="Times New Roman" w:cs="Times New Roman"/>
                <w:color w:val="000000"/>
                <w:kern w:val="0"/>
                <w:highlight w:val="cyan"/>
                <w:lang w:eastAsia="fr-FR"/>
                <w14:ligatures w14:val="none"/>
                <w:rPrChange w:id="765" w:author="Catalina Suescun Gonzalez" w:date="2026-08-31T15:49:00Z" w16du:dateUtc="2026-08-31T13:49:00Z">
                  <w:rPr>
                    <w:ins w:id="766" w:author="Catalina Suescun Gonzalez" w:date="2026-08-31T15:41:00Z" w16du:dateUtc="2026-08-31T13:41:00Z"/>
                    <w:rFonts w:ascii="Times New Roman" w:eastAsia="Times New Roman" w:hAnsi="Times New Roman" w:cs="Times New Roman"/>
                    <w:color w:val="000000"/>
                    <w:kern w:val="0"/>
                    <w:lang w:eastAsia="fr-FR"/>
                    <w14:ligatures w14:val="none"/>
                  </w:rPr>
                </w:rPrChange>
              </w:rPr>
            </w:pPr>
            <w:ins w:id="767" w:author="Catalina Suescun Gonzalez" w:date="2026-08-31T15:41:00Z" w16du:dateUtc="2026-08-31T13:41:00Z">
              <w:r w:rsidRPr="00913D67">
                <w:rPr>
                  <w:rFonts w:ascii="Times New Roman" w:eastAsia="Times New Roman" w:hAnsi="Times New Roman" w:cs="Times New Roman"/>
                  <w:color w:val="000000"/>
                  <w:kern w:val="0"/>
                  <w:highlight w:val="cyan"/>
                  <w:lang w:eastAsia="fr-FR"/>
                  <w14:ligatures w14:val="none"/>
                  <w:rPrChange w:id="768"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22</w:t>
              </w:r>
            </w:ins>
          </w:p>
        </w:tc>
        <w:tc>
          <w:tcPr>
            <w:tcW w:w="2810" w:type="dxa"/>
            <w:gridSpan w:val="2"/>
            <w:tcBorders>
              <w:top w:val="nil"/>
              <w:left w:val="nil"/>
              <w:right w:val="nil"/>
            </w:tcBorders>
            <w:shd w:val="clear" w:color="000000" w:fill="FFFFFF"/>
          </w:tcPr>
          <w:p w14:paraId="71ED8ECA" w14:textId="36856DB2" w:rsidR="00051FB3" w:rsidRPr="00913D67" w:rsidRDefault="00E158C6" w:rsidP="00AD5AA0">
            <w:pPr>
              <w:spacing w:after="0" w:line="240" w:lineRule="auto"/>
              <w:jc w:val="center"/>
              <w:rPr>
                <w:ins w:id="769" w:author="Catalina Suescun Gonzalez" w:date="2026-08-31T15:41:00Z" w16du:dateUtc="2026-08-31T13:41:00Z"/>
                <w:rFonts w:ascii="Times New Roman" w:eastAsia="Times New Roman" w:hAnsi="Times New Roman" w:cs="Times New Roman"/>
                <w:color w:val="000000"/>
                <w:kern w:val="0"/>
                <w:highlight w:val="cyan"/>
                <w:lang w:eastAsia="fr-FR"/>
                <w14:ligatures w14:val="none"/>
                <w:rPrChange w:id="770" w:author="Catalina Suescun Gonzalez" w:date="2026-08-31T15:49:00Z" w16du:dateUtc="2026-08-31T13:49:00Z">
                  <w:rPr>
                    <w:ins w:id="771" w:author="Catalina Suescun Gonzalez" w:date="2026-08-31T15:41:00Z" w16du:dateUtc="2026-08-31T13:41:00Z"/>
                    <w:rFonts w:ascii="Times New Roman" w:eastAsia="Times New Roman" w:hAnsi="Times New Roman" w:cs="Times New Roman"/>
                    <w:color w:val="000000"/>
                    <w:kern w:val="0"/>
                    <w:lang w:eastAsia="fr-FR"/>
                    <w14:ligatures w14:val="none"/>
                  </w:rPr>
                </w:rPrChange>
              </w:rPr>
            </w:pPr>
            <w:ins w:id="772" w:author="Catalina Suescun Gonzalez" w:date="2026-08-31T15:41:00Z" w16du:dateUtc="2026-08-31T13:41:00Z">
              <w:r w:rsidRPr="00913D67">
                <w:rPr>
                  <w:rFonts w:ascii="Times New Roman" w:eastAsia="Times New Roman" w:hAnsi="Times New Roman" w:cs="Times New Roman"/>
                  <w:color w:val="000000"/>
                  <w:kern w:val="0"/>
                  <w:highlight w:val="cyan"/>
                  <w:lang w:eastAsia="fr-FR"/>
                  <w14:ligatures w14:val="none"/>
                  <w:rPrChange w:id="773"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22</w:t>
              </w:r>
            </w:ins>
          </w:p>
        </w:tc>
      </w:tr>
      <w:tr w:rsidR="00F4436F" w:rsidRPr="00246CE4" w14:paraId="2B762FD7" w14:textId="77777777" w:rsidTr="001C5D3E">
        <w:tblPrEx>
          <w:tblW w:w="8853" w:type="dxa"/>
          <w:tblCellMar>
            <w:left w:w="70" w:type="dxa"/>
            <w:right w:w="70" w:type="dxa"/>
          </w:tblCellMar>
          <w:tblPrExChange w:id="774" w:author="Catalina Suescun Gonzalez" w:date="2026-08-31T15:38:00Z" w16du:dateUtc="2026-08-31T13:38:00Z">
            <w:tblPrEx>
              <w:tblW w:w="8853" w:type="dxa"/>
              <w:tblCellMar>
                <w:left w:w="70" w:type="dxa"/>
                <w:right w:w="70" w:type="dxa"/>
              </w:tblCellMar>
            </w:tblPrEx>
          </w:tblPrExChange>
        </w:tblPrEx>
        <w:trPr>
          <w:gridAfter w:val="1"/>
          <w:wAfter w:w="72" w:type="dxa"/>
          <w:trHeight w:val="288"/>
          <w:trPrChange w:id="775" w:author="Catalina Suescun Gonzalez" w:date="2026-08-31T15:38:00Z" w16du:dateUtc="2026-08-31T13:38:00Z">
            <w:trPr>
              <w:gridAfter w:val="1"/>
              <w:wAfter w:w="72" w:type="dxa"/>
              <w:trHeight w:val="288"/>
            </w:trPr>
          </w:trPrChange>
        </w:trPr>
        <w:tc>
          <w:tcPr>
            <w:tcW w:w="1985" w:type="dxa"/>
            <w:tcBorders>
              <w:top w:val="nil"/>
              <w:left w:val="single" w:sz="8" w:space="0" w:color="E0E0E0"/>
              <w:bottom w:val="nil"/>
              <w:right w:val="nil"/>
            </w:tcBorders>
            <w:shd w:val="clear" w:color="000000" w:fill="FFFFFF"/>
            <w:vAlign w:val="center"/>
            <w:tcPrChange w:id="776" w:author="Catalina Suescun Gonzalez" w:date="2026-08-31T15:38:00Z" w16du:dateUtc="2026-08-31T13:38:00Z">
              <w:tcPr>
                <w:tcW w:w="1985" w:type="dxa"/>
                <w:tcBorders>
                  <w:top w:val="nil"/>
                  <w:left w:val="single" w:sz="8" w:space="0" w:color="E0E0E0"/>
                  <w:bottom w:val="single" w:sz="4" w:space="0" w:color="auto"/>
                  <w:right w:val="nil"/>
                </w:tcBorders>
                <w:shd w:val="clear" w:color="000000" w:fill="FFFFFF"/>
                <w:vAlign w:val="center"/>
              </w:tcPr>
            </w:tcPrChange>
          </w:tcPr>
          <w:p w14:paraId="01AD2AF9" w14:textId="3FEDDAAF"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Vase mode</w:t>
            </w:r>
          </w:p>
        </w:tc>
        <w:tc>
          <w:tcPr>
            <w:tcW w:w="710" w:type="dxa"/>
            <w:tcBorders>
              <w:top w:val="nil"/>
              <w:left w:val="nil"/>
              <w:bottom w:val="nil"/>
              <w:right w:val="nil"/>
            </w:tcBorders>
            <w:shd w:val="clear" w:color="000000" w:fill="FFFFFF"/>
            <w:vAlign w:val="center"/>
            <w:tcPrChange w:id="777" w:author="Catalina Suescun Gonzalez" w:date="2026-08-31T15:38:00Z" w16du:dateUtc="2026-08-31T13:38:00Z">
              <w:tcPr>
                <w:tcW w:w="710" w:type="dxa"/>
                <w:tcBorders>
                  <w:top w:val="nil"/>
                  <w:left w:val="nil"/>
                  <w:bottom w:val="single" w:sz="4" w:space="0" w:color="auto"/>
                  <w:right w:val="nil"/>
                </w:tcBorders>
                <w:shd w:val="clear" w:color="000000" w:fill="FFFFFF"/>
                <w:vAlign w:val="center"/>
              </w:tcPr>
            </w:tcPrChange>
          </w:tcPr>
          <w:p w14:paraId="6B565238" w14:textId="34090A43"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w:t>
            </w:r>
          </w:p>
        </w:tc>
        <w:tc>
          <w:tcPr>
            <w:tcW w:w="3276" w:type="dxa"/>
            <w:gridSpan w:val="2"/>
            <w:tcBorders>
              <w:top w:val="nil"/>
              <w:left w:val="nil"/>
              <w:bottom w:val="nil"/>
              <w:right w:val="nil"/>
            </w:tcBorders>
            <w:shd w:val="clear" w:color="000000" w:fill="FFFFFF"/>
            <w:vAlign w:val="center"/>
            <w:tcPrChange w:id="778" w:author="Catalina Suescun Gonzalez" w:date="2026-08-31T15:38:00Z" w16du:dateUtc="2026-08-31T13:38:00Z">
              <w:tcPr>
                <w:tcW w:w="3276" w:type="dxa"/>
                <w:gridSpan w:val="2"/>
                <w:tcBorders>
                  <w:top w:val="nil"/>
                  <w:left w:val="nil"/>
                  <w:bottom w:val="single" w:sz="4" w:space="0" w:color="auto"/>
                  <w:right w:val="nil"/>
                </w:tcBorders>
                <w:shd w:val="clear" w:color="000000" w:fill="FFFFFF"/>
                <w:vAlign w:val="center"/>
              </w:tcPr>
            </w:tcPrChange>
          </w:tcPr>
          <w:p w14:paraId="01CC9FC0" w14:textId="7F284893"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Off</w:t>
            </w:r>
          </w:p>
        </w:tc>
        <w:tc>
          <w:tcPr>
            <w:tcW w:w="2810" w:type="dxa"/>
            <w:gridSpan w:val="2"/>
            <w:tcBorders>
              <w:top w:val="nil"/>
              <w:left w:val="nil"/>
              <w:bottom w:val="nil"/>
              <w:right w:val="nil"/>
            </w:tcBorders>
            <w:shd w:val="clear" w:color="000000" w:fill="FFFFFF"/>
            <w:tcPrChange w:id="779" w:author="Catalina Suescun Gonzalez" w:date="2026-08-31T15:38:00Z" w16du:dateUtc="2026-08-31T13:38:00Z">
              <w:tcPr>
                <w:tcW w:w="2810" w:type="dxa"/>
                <w:gridSpan w:val="2"/>
                <w:tcBorders>
                  <w:top w:val="nil"/>
                  <w:left w:val="nil"/>
                  <w:bottom w:val="single" w:sz="4" w:space="0" w:color="auto"/>
                  <w:right w:val="nil"/>
                </w:tcBorders>
                <w:shd w:val="clear" w:color="000000" w:fill="FFFFFF"/>
              </w:tcPr>
            </w:tcPrChange>
          </w:tcPr>
          <w:p w14:paraId="4E21E24E" w14:textId="324A2299" w:rsidR="00F4436F" w:rsidRPr="00246CE4" w:rsidRDefault="00F4436F" w:rsidP="00AD5AA0">
            <w:pPr>
              <w:spacing w:after="0" w:line="240" w:lineRule="auto"/>
              <w:jc w:val="center"/>
              <w:rPr>
                <w:rFonts w:ascii="Times New Roman" w:eastAsia="Times New Roman" w:hAnsi="Times New Roman" w:cs="Times New Roman"/>
                <w:color w:val="000000"/>
                <w:kern w:val="0"/>
                <w:lang w:eastAsia="fr-FR"/>
                <w14:ligatures w14:val="none"/>
              </w:rPr>
            </w:pPr>
            <w:r w:rsidRPr="00246CE4">
              <w:rPr>
                <w:rFonts w:ascii="Times New Roman" w:eastAsia="Times New Roman" w:hAnsi="Times New Roman" w:cs="Times New Roman"/>
                <w:color w:val="000000"/>
                <w:kern w:val="0"/>
                <w:lang w:eastAsia="fr-FR"/>
                <w14:ligatures w14:val="none"/>
              </w:rPr>
              <w:t>On</w:t>
            </w:r>
          </w:p>
        </w:tc>
      </w:tr>
      <w:tr w:rsidR="001C5D3E" w:rsidRPr="00246CE4" w14:paraId="08E0619D" w14:textId="77777777" w:rsidTr="001110CA">
        <w:trPr>
          <w:gridAfter w:val="1"/>
          <w:wAfter w:w="72" w:type="dxa"/>
          <w:trHeight w:val="288"/>
          <w:ins w:id="780" w:author="Catalina Suescun Gonzalez" w:date="2026-08-31T15:38:00Z"/>
        </w:trPr>
        <w:tc>
          <w:tcPr>
            <w:tcW w:w="1985" w:type="dxa"/>
            <w:tcBorders>
              <w:top w:val="nil"/>
              <w:left w:val="single" w:sz="8" w:space="0" w:color="E0E0E0"/>
              <w:bottom w:val="single" w:sz="4" w:space="0" w:color="auto"/>
              <w:right w:val="nil"/>
            </w:tcBorders>
            <w:shd w:val="clear" w:color="000000" w:fill="FFFFFF"/>
            <w:vAlign w:val="center"/>
          </w:tcPr>
          <w:p w14:paraId="3DE63622" w14:textId="1936D6BC" w:rsidR="001C5D3E" w:rsidRPr="00913D67" w:rsidRDefault="008A7628" w:rsidP="00AD5AA0">
            <w:pPr>
              <w:spacing w:after="0" w:line="240" w:lineRule="auto"/>
              <w:jc w:val="center"/>
              <w:rPr>
                <w:ins w:id="781" w:author="Catalina Suescun Gonzalez" w:date="2026-08-31T15:38:00Z" w16du:dateUtc="2026-08-31T13:38:00Z"/>
                <w:rFonts w:ascii="Times New Roman" w:eastAsia="Times New Roman" w:hAnsi="Times New Roman" w:cs="Times New Roman"/>
                <w:color w:val="000000"/>
                <w:kern w:val="0"/>
                <w:highlight w:val="cyan"/>
                <w:lang w:eastAsia="fr-FR"/>
                <w14:ligatures w14:val="none"/>
                <w:rPrChange w:id="782" w:author="Catalina Suescun Gonzalez" w:date="2026-08-31T15:49:00Z" w16du:dateUtc="2026-08-31T13:49:00Z">
                  <w:rPr>
                    <w:ins w:id="783" w:author="Catalina Suescun Gonzalez" w:date="2026-08-31T15:38:00Z" w16du:dateUtc="2026-08-31T13:38:00Z"/>
                    <w:rFonts w:ascii="Times New Roman" w:eastAsia="Times New Roman" w:hAnsi="Times New Roman" w:cs="Times New Roman"/>
                    <w:color w:val="000000"/>
                    <w:kern w:val="0"/>
                    <w:lang w:eastAsia="fr-FR"/>
                    <w14:ligatures w14:val="none"/>
                  </w:rPr>
                </w:rPrChange>
              </w:rPr>
            </w:pPr>
            <w:ins w:id="784" w:author="Catalina Suescun Gonzalez" w:date="2026-08-31T15:39:00Z" w16du:dateUtc="2026-08-31T13:39:00Z">
              <w:r w:rsidRPr="00913D67">
                <w:rPr>
                  <w:rFonts w:ascii="Times New Roman" w:eastAsia="Times New Roman" w:hAnsi="Times New Roman" w:cs="Times New Roman"/>
                  <w:color w:val="000000"/>
                  <w:kern w:val="0"/>
                  <w:highlight w:val="cyan"/>
                  <w:lang w:eastAsia="fr-FR"/>
                  <w14:ligatures w14:val="none"/>
                  <w:rPrChange w:id="785"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No</w:t>
              </w:r>
              <w:r w:rsidR="00DA4855" w:rsidRPr="00913D67">
                <w:rPr>
                  <w:rFonts w:ascii="Times New Roman" w:eastAsia="Times New Roman" w:hAnsi="Times New Roman" w:cs="Times New Roman"/>
                  <w:color w:val="000000"/>
                  <w:kern w:val="0"/>
                  <w:highlight w:val="cyan"/>
                  <w:lang w:eastAsia="fr-FR"/>
                  <w14:ligatures w14:val="none"/>
                  <w:rPrChange w:id="786"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zzle diameter</w:t>
              </w:r>
            </w:ins>
          </w:p>
        </w:tc>
        <w:tc>
          <w:tcPr>
            <w:tcW w:w="710" w:type="dxa"/>
            <w:tcBorders>
              <w:top w:val="nil"/>
              <w:left w:val="nil"/>
              <w:bottom w:val="single" w:sz="4" w:space="0" w:color="auto"/>
              <w:right w:val="nil"/>
            </w:tcBorders>
            <w:shd w:val="clear" w:color="000000" w:fill="FFFFFF"/>
            <w:vAlign w:val="center"/>
          </w:tcPr>
          <w:p w14:paraId="43B794FC" w14:textId="06AAF59E" w:rsidR="001C5D3E" w:rsidRPr="00913D67" w:rsidRDefault="00DA4855" w:rsidP="00AD5AA0">
            <w:pPr>
              <w:spacing w:after="0" w:line="240" w:lineRule="auto"/>
              <w:jc w:val="center"/>
              <w:rPr>
                <w:ins w:id="787" w:author="Catalina Suescun Gonzalez" w:date="2026-08-31T15:38:00Z" w16du:dateUtc="2026-08-31T13:38:00Z"/>
                <w:rFonts w:ascii="Times New Roman" w:eastAsia="Times New Roman" w:hAnsi="Times New Roman" w:cs="Times New Roman"/>
                <w:color w:val="000000"/>
                <w:kern w:val="0"/>
                <w:highlight w:val="cyan"/>
                <w:lang w:eastAsia="fr-FR"/>
                <w14:ligatures w14:val="none"/>
                <w:rPrChange w:id="788" w:author="Catalina Suescun Gonzalez" w:date="2026-08-31T15:49:00Z" w16du:dateUtc="2026-08-31T13:49:00Z">
                  <w:rPr>
                    <w:ins w:id="789" w:author="Catalina Suescun Gonzalez" w:date="2026-08-31T15:38:00Z" w16du:dateUtc="2026-08-31T13:38:00Z"/>
                    <w:rFonts w:ascii="Times New Roman" w:eastAsia="Times New Roman" w:hAnsi="Times New Roman" w:cs="Times New Roman"/>
                    <w:color w:val="000000"/>
                    <w:kern w:val="0"/>
                    <w:lang w:eastAsia="fr-FR"/>
                    <w14:ligatures w14:val="none"/>
                  </w:rPr>
                </w:rPrChange>
              </w:rPr>
            </w:pPr>
            <w:ins w:id="790" w:author="Catalina Suescun Gonzalez" w:date="2026-08-31T15:39:00Z" w16du:dateUtc="2026-08-31T13:39:00Z">
              <w:r w:rsidRPr="00913D67">
                <w:rPr>
                  <w:rFonts w:ascii="Times New Roman" w:eastAsia="Times New Roman" w:hAnsi="Times New Roman" w:cs="Times New Roman"/>
                  <w:color w:val="000000"/>
                  <w:kern w:val="0"/>
                  <w:highlight w:val="cyan"/>
                  <w:lang w:eastAsia="fr-FR"/>
                  <w14:ligatures w14:val="none"/>
                  <w:rPrChange w:id="791"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mm</w:t>
              </w:r>
            </w:ins>
          </w:p>
        </w:tc>
        <w:tc>
          <w:tcPr>
            <w:tcW w:w="3276" w:type="dxa"/>
            <w:gridSpan w:val="2"/>
            <w:tcBorders>
              <w:top w:val="nil"/>
              <w:left w:val="nil"/>
              <w:bottom w:val="single" w:sz="4" w:space="0" w:color="auto"/>
              <w:right w:val="nil"/>
            </w:tcBorders>
            <w:shd w:val="clear" w:color="000000" w:fill="FFFFFF"/>
            <w:vAlign w:val="center"/>
          </w:tcPr>
          <w:p w14:paraId="74DB7131" w14:textId="35D1BB4B" w:rsidR="001C5D3E" w:rsidRPr="00913D67" w:rsidRDefault="00DA4855" w:rsidP="00AD5AA0">
            <w:pPr>
              <w:spacing w:after="0" w:line="240" w:lineRule="auto"/>
              <w:jc w:val="center"/>
              <w:rPr>
                <w:ins w:id="792" w:author="Catalina Suescun Gonzalez" w:date="2026-08-31T15:38:00Z" w16du:dateUtc="2026-08-31T13:38:00Z"/>
                <w:rFonts w:ascii="Times New Roman" w:eastAsia="Times New Roman" w:hAnsi="Times New Roman" w:cs="Times New Roman"/>
                <w:color w:val="000000"/>
                <w:kern w:val="0"/>
                <w:highlight w:val="cyan"/>
                <w:lang w:eastAsia="fr-FR"/>
                <w14:ligatures w14:val="none"/>
                <w:rPrChange w:id="793" w:author="Catalina Suescun Gonzalez" w:date="2026-08-31T15:49:00Z" w16du:dateUtc="2026-08-31T13:49:00Z">
                  <w:rPr>
                    <w:ins w:id="794" w:author="Catalina Suescun Gonzalez" w:date="2026-08-31T15:38:00Z" w16du:dateUtc="2026-08-31T13:38:00Z"/>
                    <w:rFonts w:ascii="Times New Roman" w:eastAsia="Times New Roman" w:hAnsi="Times New Roman" w:cs="Times New Roman"/>
                    <w:color w:val="000000"/>
                    <w:kern w:val="0"/>
                    <w:lang w:eastAsia="fr-FR"/>
                    <w14:ligatures w14:val="none"/>
                  </w:rPr>
                </w:rPrChange>
              </w:rPr>
            </w:pPr>
            <w:ins w:id="795" w:author="Catalina Suescun Gonzalez" w:date="2026-08-31T15:39:00Z" w16du:dateUtc="2026-08-31T13:39:00Z">
              <w:r w:rsidRPr="00913D67">
                <w:rPr>
                  <w:rFonts w:ascii="Times New Roman" w:eastAsia="Times New Roman" w:hAnsi="Times New Roman" w:cs="Times New Roman"/>
                  <w:color w:val="000000"/>
                  <w:kern w:val="0"/>
                  <w:highlight w:val="cyan"/>
                  <w:lang w:eastAsia="fr-FR"/>
                  <w14:ligatures w14:val="none"/>
                  <w:rPrChange w:id="796"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1.75</w:t>
              </w:r>
            </w:ins>
          </w:p>
        </w:tc>
        <w:tc>
          <w:tcPr>
            <w:tcW w:w="2810" w:type="dxa"/>
            <w:gridSpan w:val="2"/>
            <w:tcBorders>
              <w:top w:val="nil"/>
              <w:left w:val="nil"/>
              <w:bottom w:val="single" w:sz="4" w:space="0" w:color="auto"/>
              <w:right w:val="nil"/>
            </w:tcBorders>
            <w:shd w:val="clear" w:color="000000" w:fill="FFFFFF"/>
          </w:tcPr>
          <w:p w14:paraId="2192695A" w14:textId="6AD23D83" w:rsidR="001C5D3E" w:rsidRPr="00913D67" w:rsidRDefault="00DA4855" w:rsidP="00AD5AA0">
            <w:pPr>
              <w:spacing w:after="0" w:line="240" w:lineRule="auto"/>
              <w:jc w:val="center"/>
              <w:rPr>
                <w:ins w:id="797" w:author="Catalina Suescun Gonzalez" w:date="2026-08-31T15:38:00Z" w16du:dateUtc="2026-08-31T13:38:00Z"/>
                <w:rFonts w:ascii="Times New Roman" w:eastAsia="Times New Roman" w:hAnsi="Times New Roman" w:cs="Times New Roman"/>
                <w:color w:val="000000"/>
                <w:kern w:val="0"/>
                <w:highlight w:val="cyan"/>
                <w:lang w:eastAsia="fr-FR"/>
                <w14:ligatures w14:val="none"/>
                <w:rPrChange w:id="798" w:author="Catalina Suescun Gonzalez" w:date="2026-08-31T15:49:00Z" w16du:dateUtc="2026-08-31T13:49:00Z">
                  <w:rPr>
                    <w:ins w:id="799" w:author="Catalina Suescun Gonzalez" w:date="2026-08-31T15:38:00Z" w16du:dateUtc="2026-08-31T13:38:00Z"/>
                    <w:rFonts w:ascii="Times New Roman" w:eastAsia="Times New Roman" w:hAnsi="Times New Roman" w:cs="Times New Roman"/>
                    <w:color w:val="000000"/>
                    <w:kern w:val="0"/>
                    <w:lang w:eastAsia="fr-FR"/>
                    <w14:ligatures w14:val="none"/>
                  </w:rPr>
                </w:rPrChange>
              </w:rPr>
            </w:pPr>
            <w:ins w:id="800" w:author="Catalina Suescun Gonzalez" w:date="2026-08-31T15:39:00Z" w16du:dateUtc="2026-08-31T13:39:00Z">
              <w:r w:rsidRPr="00913D67">
                <w:rPr>
                  <w:rFonts w:ascii="Times New Roman" w:eastAsia="Times New Roman" w:hAnsi="Times New Roman" w:cs="Times New Roman"/>
                  <w:color w:val="000000"/>
                  <w:kern w:val="0"/>
                  <w:highlight w:val="cyan"/>
                  <w:lang w:eastAsia="fr-FR"/>
                  <w14:ligatures w14:val="none"/>
                  <w:rPrChange w:id="801" w:author="Catalina Suescun Gonzalez" w:date="2026-08-31T15:49:00Z" w16du:dateUtc="2026-08-31T13:49:00Z">
                    <w:rPr>
                      <w:rFonts w:ascii="Times New Roman" w:eastAsia="Times New Roman" w:hAnsi="Times New Roman" w:cs="Times New Roman"/>
                      <w:color w:val="000000"/>
                      <w:kern w:val="0"/>
                      <w:lang w:eastAsia="fr-FR"/>
                      <w14:ligatures w14:val="none"/>
                    </w:rPr>
                  </w:rPrChange>
                </w:rPr>
                <w:t>1.75</w:t>
              </w:r>
            </w:ins>
          </w:p>
        </w:tc>
      </w:tr>
    </w:tbl>
    <w:p w14:paraId="22C11797" w14:textId="7409BB77" w:rsidR="003608B4" w:rsidRPr="00246CE4" w:rsidRDefault="003608B4" w:rsidP="003F74F8">
      <w:pPr>
        <w:pStyle w:val="Heading2"/>
        <w:spacing w:before="0" w:line="240" w:lineRule="auto"/>
        <w:rPr>
          <w:rFonts w:ascii="Times New Roman" w:hAnsi="Times New Roman" w:cs="Times New Roman"/>
        </w:rPr>
      </w:pPr>
    </w:p>
    <w:p w14:paraId="231131DA" w14:textId="447223F0" w:rsidR="001C4F7F" w:rsidRPr="00246CE4" w:rsidRDefault="00234FB5" w:rsidP="003F74F8">
      <w:pPr>
        <w:pStyle w:val="Heading2"/>
        <w:ind w:left="425"/>
        <w:jc w:val="both"/>
        <w:rPr>
          <w:rFonts w:ascii="Times New Roman" w:hAnsi="Times New Roman" w:cs="Times New Roman"/>
          <w:b/>
          <w:bCs/>
          <w:color w:val="000000" w:themeColor="text1"/>
          <w:sz w:val="24"/>
          <w:szCs w:val="24"/>
        </w:rPr>
      </w:pPr>
      <w:r w:rsidRPr="00246CE4">
        <w:rPr>
          <w:rFonts w:ascii="Times New Roman" w:hAnsi="Times New Roman" w:cs="Times New Roman"/>
          <w:b/>
          <w:bCs/>
          <w:color w:val="000000" w:themeColor="text1"/>
          <w:sz w:val="24"/>
          <w:szCs w:val="24"/>
        </w:rPr>
        <w:t>2.</w:t>
      </w:r>
      <w:r w:rsidR="00760653">
        <w:rPr>
          <w:rFonts w:ascii="Times New Roman" w:hAnsi="Times New Roman" w:cs="Times New Roman"/>
          <w:b/>
          <w:bCs/>
          <w:color w:val="000000" w:themeColor="text1"/>
          <w:sz w:val="24"/>
          <w:szCs w:val="24"/>
        </w:rPr>
        <w:t>5</w:t>
      </w:r>
      <w:r w:rsidRPr="00246CE4">
        <w:rPr>
          <w:rFonts w:ascii="Times New Roman" w:hAnsi="Times New Roman" w:cs="Times New Roman"/>
          <w:b/>
          <w:bCs/>
          <w:color w:val="000000" w:themeColor="text1"/>
          <w:sz w:val="24"/>
          <w:szCs w:val="24"/>
        </w:rPr>
        <w:t xml:space="preserve"> </w:t>
      </w:r>
      <w:r w:rsidR="001C4F7F" w:rsidRPr="00246CE4">
        <w:rPr>
          <w:rFonts w:ascii="Times New Roman" w:hAnsi="Times New Roman" w:cs="Times New Roman"/>
          <w:b/>
          <w:bCs/>
          <w:color w:val="000000" w:themeColor="text1"/>
          <w:sz w:val="24"/>
          <w:szCs w:val="24"/>
        </w:rPr>
        <w:t>Application case study</w:t>
      </w:r>
    </w:p>
    <w:p w14:paraId="5DEE5026" w14:textId="4C04EF1A" w:rsidR="00950A4D" w:rsidRPr="00246CE4" w:rsidRDefault="002E277A" w:rsidP="005B0AAE">
      <w:pPr>
        <w:jc w:val="both"/>
        <w:rPr>
          <w:rFonts w:ascii="Times New Roman" w:hAnsi="Times New Roman" w:cs="Times New Roman"/>
        </w:rPr>
      </w:pPr>
      <w:r w:rsidRPr="00246CE4">
        <w:rPr>
          <w:rFonts w:ascii="Times New Roman" w:hAnsi="Times New Roman" w:cs="Times New Roman"/>
        </w:rPr>
        <w:t xml:space="preserve">To evaluate the printability of </w:t>
      </w:r>
      <w:r w:rsidR="000808C4" w:rsidRPr="00246CE4">
        <w:rPr>
          <w:rFonts w:ascii="Times New Roman" w:hAnsi="Times New Roman" w:cs="Times New Roman"/>
        </w:rPr>
        <w:t xml:space="preserve">the </w:t>
      </w:r>
      <w:r w:rsidRPr="00246CE4">
        <w:rPr>
          <w:rFonts w:ascii="Times New Roman" w:hAnsi="Times New Roman" w:cs="Times New Roman"/>
        </w:rPr>
        <w:t>different particle types</w:t>
      </w:r>
      <w:r w:rsidR="00835408" w:rsidRPr="00246CE4">
        <w:rPr>
          <w:rFonts w:ascii="Times New Roman" w:hAnsi="Times New Roman" w:cs="Times New Roman"/>
        </w:rPr>
        <w:t xml:space="preserve"> explained in section 2.4</w:t>
      </w:r>
      <w:r w:rsidRPr="00246CE4">
        <w:rPr>
          <w:rFonts w:ascii="Times New Roman" w:hAnsi="Times New Roman" w:cs="Times New Roman"/>
        </w:rPr>
        <w:t xml:space="preserve">, a functional object was </w:t>
      </w:r>
      <w:r w:rsidR="00F71698" w:rsidRPr="00246CE4">
        <w:rPr>
          <w:rFonts w:ascii="Times New Roman" w:hAnsi="Times New Roman" w:cs="Times New Roman"/>
        </w:rPr>
        <w:t xml:space="preserve">3D </w:t>
      </w:r>
      <w:r w:rsidRPr="00246CE4">
        <w:rPr>
          <w:rFonts w:ascii="Times New Roman" w:hAnsi="Times New Roman" w:cs="Times New Roman"/>
        </w:rPr>
        <w:t>printed</w:t>
      </w:r>
      <w:r w:rsidR="00F71698" w:rsidRPr="00246CE4">
        <w:rPr>
          <w:rFonts w:ascii="Times New Roman" w:hAnsi="Times New Roman" w:cs="Times New Roman"/>
        </w:rPr>
        <w:t>,</w:t>
      </w:r>
      <w:r w:rsidR="00606EF9" w:rsidRPr="00246CE4">
        <w:rPr>
          <w:rFonts w:ascii="Times New Roman" w:hAnsi="Times New Roman" w:cs="Times New Roman"/>
        </w:rPr>
        <w:t xml:space="preserve"> i.e.,</w:t>
      </w:r>
      <w:r w:rsidR="00F71698" w:rsidRPr="00246CE4">
        <w:rPr>
          <w:rFonts w:ascii="Times New Roman" w:hAnsi="Times New Roman" w:cs="Times New Roman"/>
        </w:rPr>
        <w:t xml:space="preserve"> a crown molding for interior wall decoration</w:t>
      </w:r>
      <w:r w:rsidR="006A135C" w:rsidRPr="00F67443">
        <w:rPr>
          <w:rFonts w:ascii="Times New Roman" w:hAnsi="Times New Roman" w:cs="Times New Roman"/>
          <w:highlight w:val="yellow"/>
          <w:rPrChange w:id="802" w:author="Catalina Suescun Gonzalez" w:date="2026-08-31T10:34:00Z" w16du:dateUtc="2026-08-31T08:34:00Z">
            <w:rPr>
              <w:rFonts w:ascii="Times New Roman" w:hAnsi="Times New Roman" w:cs="Times New Roman"/>
            </w:rPr>
          </w:rPrChange>
        </w:rPr>
        <w:t>, commercial virgin PLA pellets, used as a benchmark, shredded recycled water bottle flakes, and pelletized were used</w:t>
      </w:r>
      <w:r w:rsidRPr="00F67443">
        <w:rPr>
          <w:rFonts w:ascii="Times New Roman" w:hAnsi="Times New Roman" w:cs="Times New Roman"/>
          <w:highlight w:val="yellow"/>
          <w:rPrChange w:id="803" w:author="Catalina Suescun Gonzalez" w:date="2026-08-31T10:34:00Z" w16du:dateUtc="2026-08-31T08:34:00Z">
            <w:rPr>
              <w:rFonts w:ascii="Times New Roman" w:hAnsi="Times New Roman" w:cs="Times New Roman"/>
            </w:rPr>
          </w:rPrChange>
        </w:rPr>
        <w:t>.</w:t>
      </w:r>
      <w:r w:rsidRPr="00246CE4">
        <w:rPr>
          <w:rFonts w:ascii="Times New Roman" w:hAnsi="Times New Roman" w:cs="Times New Roman"/>
        </w:rPr>
        <w:t xml:space="preserve"> The most effective compatibilizer identified in the</w:t>
      </w:r>
      <w:r w:rsidR="00835408" w:rsidRPr="00246CE4">
        <w:rPr>
          <w:rFonts w:ascii="Times New Roman" w:hAnsi="Times New Roman" w:cs="Times New Roman"/>
        </w:rPr>
        <w:t xml:space="preserve"> mechanical </w:t>
      </w:r>
      <w:r w:rsidRPr="00246CE4">
        <w:rPr>
          <w:rFonts w:ascii="Times New Roman" w:hAnsi="Times New Roman" w:cs="Times New Roman"/>
        </w:rPr>
        <w:t xml:space="preserve">tensile tests was utilized for </w:t>
      </w:r>
      <w:r w:rsidR="00F71698" w:rsidRPr="00246CE4">
        <w:rPr>
          <w:rFonts w:ascii="Times New Roman" w:hAnsi="Times New Roman" w:cs="Times New Roman"/>
        </w:rPr>
        <w:t xml:space="preserve">3D </w:t>
      </w:r>
      <w:r w:rsidRPr="00246CE4">
        <w:rPr>
          <w:rFonts w:ascii="Times New Roman" w:hAnsi="Times New Roman" w:cs="Times New Roman"/>
        </w:rPr>
        <w:t xml:space="preserve">printing. The 3D model selected for </w:t>
      </w:r>
      <w:r w:rsidR="002E0CC4" w:rsidRPr="00246CE4">
        <w:rPr>
          <w:rFonts w:ascii="Times New Roman" w:hAnsi="Times New Roman" w:cs="Times New Roman"/>
        </w:rPr>
        <w:t xml:space="preserve">3D </w:t>
      </w:r>
      <w:r w:rsidRPr="00246CE4">
        <w:rPr>
          <w:rFonts w:ascii="Times New Roman" w:hAnsi="Times New Roman" w:cs="Times New Roman"/>
        </w:rPr>
        <w:t xml:space="preserve">printing was obtained from </w:t>
      </w:r>
      <w:proofErr w:type="spellStart"/>
      <w:r w:rsidRPr="00246CE4">
        <w:rPr>
          <w:rFonts w:ascii="Times New Roman" w:hAnsi="Times New Roman" w:cs="Times New Roman"/>
        </w:rPr>
        <w:t>Thingiverse</w:t>
      </w:r>
      <w:proofErr w:type="spellEnd"/>
      <w:r w:rsidR="005F69CB" w:rsidRPr="00246CE4">
        <w:rPr>
          <w:rFonts w:ascii="Times New Roman" w:hAnsi="Times New Roman" w:cs="Times New Roman"/>
        </w:rPr>
        <w:t xml:space="preserve"> </w:t>
      </w:r>
      <w:r w:rsidR="005F69C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{"citationID":"K7ggCQmu","properties":{"formattedCitation":"(Thingiverse.com, n.d.)","plainCitation":"(Thingiverse.com, n.d.)","noteIndex":0},"citationItems":[{"id":99,"uris":["http://zotero.org/users/7033217/items/QA28F4Q4"],"itemData":{"id":99,"type":"webpage","abstract":"Model of crown moulding at 1:24 scale.","citation-key":"thingiverse.com","container-title":"Thingiverse","language":"en","title":"1:24 Scale Crown Moulding by Rjewiss","title-short":"1","URL":"https://www.thingiverse.com/thing:2673555","author":[{"family":"Thingiverse.com","given":""}],"accessed":{"date-parts":[["2025",4,5]]}}}],"schema":"https://github.com/citation-style-language/schema/raw/master/csl-citation.json"} </w:instrText>
      </w:r>
      <w:r w:rsidR="005F69CB" w:rsidRPr="00246CE4">
        <w:rPr>
          <w:rFonts w:ascii="Times New Roman" w:hAnsi="Times New Roman" w:cs="Times New Roman"/>
        </w:rPr>
        <w:fldChar w:fldCharType="separate"/>
      </w:r>
      <w:r w:rsidR="00EE0ACE" w:rsidRPr="00EE0ACE">
        <w:rPr>
          <w:rFonts w:ascii="Times New Roman" w:hAnsi="Times New Roman" w:cs="Times New Roman"/>
        </w:rPr>
        <w:t>(Thingiverse.com, n.d.)</w:t>
      </w:r>
      <w:r w:rsidR="005F69CB" w:rsidRPr="00246CE4">
        <w:rPr>
          <w:rFonts w:ascii="Times New Roman" w:hAnsi="Times New Roman" w:cs="Times New Roman"/>
        </w:rPr>
        <w:fldChar w:fldCharType="end"/>
      </w:r>
      <w:r w:rsidRPr="00246CE4">
        <w:rPr>
          <w:rFonts w:ascii="Times New Roman" w:hAnsi="Times New Roman" w:cs="Times New Roman"/>
        </w:rPr>
        <w:t xml:space="preserve"> and was </w:t>
      </w:r>
      <w:r w:rsidR="002E0CC4" w:rsidRPr="00246CE4">
        <w:rPr>
          <w:rFonts w:ascii="Times New Roman" w:hAnsi="Times New Roman" w:cs="Times New Roman"/>
        </w:rPr>
        <w:t xml:space="preserve">scaled </w:t>
      </w:r>
      <w:r w:rsidRPr="00246CE4">
        <w:rPr>
          <w:rFonts w:ascii="Times New Roman" w:hAnsi="Times New Roman" w:cs="Times New Roman"/>
        </w:rPr>
        <w:t xml:space="preserve">and sliced using </w:t>
      </w:r>
      <w:proofErr w:type="spellStart"/>
      <w:r w:rsidRPr="00246CE4">
        <w:rPr>
          <w:rFonts w:ascii="Times New Roman" w:hAnsi="Times New Roman" w:cs="Times New Roman"/>
        </w:rPr>
        <w:t>PrusaSlicer</w:t>
      </w:r>
      <w:proofErr w:type="spellEnd"/>
      <w:r w:rsidRPr="00246CE4">
        <w:rPr>
          <w:rFonts w:ascii="Times New Roman" w:hAnsi="Times New Roman" w:cs="Times New Roman"/>
        </w:rPr>
        <w:t xml:space="preserve"> V2.6.0</w:t>
      </w:r>
      <w:r w:rsidR="002E0CC4" w:rsidRPr="00246CE4">
        <w:rPr>
          <w:rFonts w:ascii="Times New Roman" w:hAnsi="Times New Roman" w:cs="Times New Roman"/>
        </w:rPr>
        <w:t xml:space="preserve"> (Prusa Research, Prague, Czech Republic)</w:t>
      </w:r>
      <w:r w:rsidRPr="00246CE4">
        <w:rPr>
          <w:rFonts w:ascii="Times New Roman" w:hAnsi="Times New Roman" w:cs="Times New Roman"/>
        </w:rPr>
        <w:t xml:space="preserve">. </w:t>
      </w:r>
      <w:r w:rsidR="002E0CC4" w:rsidRPr="00246CE4">
        <w:rPr>
          <w:rFonts w:ascii="Times New Roman" w:hAnsi="Times New Roman" w:cs="Times New Roman"/>
        </w:rPr>
        <w:t>The 3D p</w:t>
      </w:r>
      <w:r w:rsidRPr="00246CE4">
        <w:rPr>
          <w:rFonts w:ascii="Times New Roman" w:hAnsi="Times New Roman" w:cs="Times New Roman"/>
        </w:rPr>
        <w:t>rinting parameters</w:t>
      </w:r>
      <w:r w:rsidR="00D77F0E" w:rsidRPr="00246CE4">
        <w:rPr>
          <w:rFonts w:ascii="Times New Roman" w:hAnsi="Times New Roman" w:cs="Times New Roman"/>
        </w:rPr>
        <w:t xml:space="preserve"> </w:t>
      </w:r>
      <w:r w:rsidR="00950A4D" w:rsidRPr="00246CE4">
        <w:rPr>
          <w:rFonts w:ascii="Times New Roman" w:hAnsi="Times New Roman" w:cs="Times New Roman"/>
        </w:rPr>
        <w:t xml:space="preserve">are </w:t>
      </w:r>
      <w:r w:rsidR="002E0CC4" w:rsidRPr="00246CE4">
        <w:rPr>
          <w:rFonts w:ascii="Times New Roman" w:hAnsi="Times New Roman" w:cs="Times New Roman"/>
        </w:rPr>
        <w:t xml:space="preserve">resumed in Table </w:t>
      </w:r>
      <w:r w:rsidR="00EA57B5" w:rsidRPr="00246CE4">
        <w:rPr>
          <w:rFonts w:ascii="Times New Roman" w:hAnsi="Times New Roman" w:cs="Times New Roman"/>
        </w:rPr>
        <w:t>1</w:t>
      </w:r>
      <w:r w:rsidR="002E0CC4" w:rsidRPr="00246CE4">
        <w:rPr>
          <w:rFonts w:ascii="Times New Roman" w:hAnsi="Times New Roman" w:cs="Times New Roman"/>
        </w:rPr>
        <w:t xml:space="preserve">, and the 3D printing profiles are </w:t>
      </w:r>
      <w:r w:rsidR="00950A4D" w:rsidRPr="00246CE4">
        <w:rPr>
          <w:rFonts w:ascii="Times New Roman" w:hAnsi="Times New Roman" w:cs="Times New Roman"/>
        </w:rPr>
        <w:t>available on the Open Science Framework (OSF)</w:t>
      </w:r>
      <w:r w:rsidR="00765322">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{"citationID":"BcahsXX9","properties":{"unsorted":false,"formattedCitation":"(Gonzalez et al., 2024)","plainCitation":"(Gonzalez et al., 2024)","noteIndex":0},"citationItems":[{"id":1,"uris":["http://zotero.org/users/7033217/items/DE9QVHS5"],"itemData":{"id":1,"type":"article-journal","abstract":"This project supports the following publication:","citation-key":"gonzalez2024a","language":"en-US","publisher":"OSF","source":"osf.io","title":"Assessing Reproducibility of Large-scale 3D printing of using Recycled PET Plastic Bottles in a North American Context","URL":"https://osf.io/w9xqn/overview","author":[{"family":"Gonzalez","given":"Catalina"},{"family":"Basdeo","given":"Aditi"},{"family":"Romani","given":"Alessia"},{"family":"Pearce","given":"Joshua"}],"accessed":{"date-parts":[["2026",6,10]]},"issued":{"date-parts":[["2024",5,15]]}}}],"schema":"https://github.com/citation-style-language/schema/raw/master/csl-citation.json"} </w:instrText>
      </w:r>
      <w:r w:rsidR="00765322">
        <w:rPr>
          <w:rFonts w:ascii="Times New Roman" w:hAnsi="Times New Roman" w:cs="Times New Roman"/>
        </w:rPr>
        <w:fldChar w:fldCharType="separate"/>
      </w:r>
      <w:r w:rsidR="00EE0ACE" w:rsidRPr="00EE0ACE">
        <w:rPr>
          <w:rFonts w:ascii="Times New Roman" w:hAnsi="Times New Roman" w:cs="Times New Roman"/>
        </w:rPr>
        <w:t>(Gonzalez et al., 2024)</w:t>
      </w:r>
      <w:r w:rsidR="00765322">
        <w:rPr>
          <w:rFonts w:ascii="Times New Roman" w:hAnsi="Times New Roman" w:cs="Times New Roman"/>
        </w:rPr>
        <w:fldChar w:fldCharType="end"/>
      </w:r>
      <w:r w:rsidR="004E7D57" w:rsidRPr="00246CE4">
        <w:rPr>
          <w:rFonts w:ascii="Times New Roman" w:hAnsi="Times New Roman" w:cs="Times New Roman"/>
        </w:rPr>
        <w:t>.</w:t>
      </w:r>
    </w:p>
    <w:p w14:paraId="52D3CED2" w14:textId="7C4419B3" w:rsidR="00E64E32" w:rsidRPr="00246CE4" w:rsidRDefault="00E64E32" w:rsidP="00AF4EFE">
      <w:pPr>
        <w:pStyle w:val="Heading1"/>
        <w:numPr>
          <w:ilvl w:val="0"/>
          <w:numId w:val="27"/>
        </w:numPr>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Results and discussion</w:t>
      </w:r>
    </w:p>
    <w:p w14:paraId="6CFB63B1" w14:textId="58958CB6" w:rsidR="003C7C37" w:rsidRPr="00246CE4" w:rsidRDefault="003C7C37" w:rsidP="003C7C37">
      <w:pPr>
        <w:pStyle w:val="Heading2"/>
        <w:numPr>
          <w:ilvl w:val="1"/>
          <w:numId w:val="28"/>
        </w:numPr>
        <w:jc w:val="both"/>
        <w:rPr>
          <w:rFonts w:ascii="Times New Roman" w:hAnsi="Times New Roman" w:cs="Times New Roman"/>
          <w:b/>
          <w:bCs/>
          <w:color w:val="000000" w:themeColor="text1"/>
          <w:sz w:val="24"/>
          <w:szCs w:val="24"/>
        </w:rPr>
      </w:pPr>
      <w:r w:rsidRPr="00246CE4">
        <w:rPr>
          <w:rFonts w:ascii="Times New Roman" w:hAnsi="Times New Roman" w:cs="Times New Roman"/>
          <w:b/>
          <w:bCs/>
          <w:color w:val="000000" w:themeColor="text1"/>
          <w:sz w:val="24"/>
          <w:szCs w:val="24"/>
        </w:rPr>
        <w:t>Reproduc</w:t>
      </w:r>
      <w:r w:rsidR="00E27ABD" w:rsidRPr="00246CE4">
        <w:rPr>
          <w:rFonts w:ascii="Times New Roman" w:hAnsi="Times New Roman" w:cs="Times New Roman"/>
          <w:b/>
          <w:bCs/>
          <w:color w:val="000000" w:themeColor="text1"/>
          <w:sz w:val="24"/>
          <w:szCs w:val="24"/>
        </w:rPr>
        <w:t xml:space="preserve">ibility </w:t>
      </w:r>
      <w:r w:rsidR="00E27ABD" w:rsidRPr="00246CE4">
        <w:rPr>
          <w:rFonts w:ascii="Times New Roman" w:hAnsi="Times New Roman" w:cs="Times New Roman"/>
          <w:b/>
          <w:bCs/>
          <w:color w:val="000000" w:themeColor="text1"/>
          <w:sz w:val="24"/>
          <w:szCs w:val="24"/>
        </w:rPr>
        <w:tab/>
        <w:t>assessment</w:t>
      </w:r>
    </w:p>
    <w:p w14:paraId="578C72AF" w14:textId="0AB98A59" w:rsidR="003203BA" w:rsidRPr="00246CE4" w:rsidRDefault="00095A67" w:rsidP="00EA6DF7">
      <w:pPr>
        <w:jc w:val="both"/>
        <w:rPr>
          <w:rFonts w:ascii="Times New Roman" w:hAnsi="Times New Roman" w:cs="Times New Roman"/>
        </w:rPr>
      </w:pPr>
      <w:r w:rsidRPr="00246CE4">
        <w:rPr>
          <w:rFonts w:ascii="Times New Roman" w:hAnsi="Times New Roman" w:cs="Times New Roman"/>
        </w:rPr>
        <w:t xml:space="preserve">The reproducibility of the process </w:t>
      </w:r>
      <w:r w:rsidR="00BE19C9" w:rsidRPr="00246CE4">
        <w:rPr>
          <w:rFonts w:ascii="Times New Roman" w:hAnsi="Times New Roman" w:cs="Times New Roman"/>
        </w:rPr>
        <w:t xml:space="preserve">was </w:t>
      </w:r>
      <w:r w:rsidR="001E5B21" w:rsidRPr="00246CE4">
        <w:rPr>
          <w:rFonts w:ascii="Times New Roman" w:hAnsi="Times New Roman" w:cs="Times New Roman"/>
        </w:rPr>
        <w:t xml:space="preserve">assessed </w:t>
      </w:r>
      <w:r w:rsidR="00BE19C9" w:rsidRPr="00246CE4">
        <w:rPr>
          <w:rFonts w:ascii="Times New Roman" w:hAnsi="Times New Roman" w:cs="Times New Roman"/>
        </w:rPr>
        <w:t xml:space="preserve">through the validation </w:t>
      </w:r>
      <w:r w:rsidR="001E5B21" w:rsidRPr="00246CE4">
        <w:rPr>
          <w:rFonts w:ascii="Times New Roman" w:hAnsi="Times New Roman" w:cs="Times New Roman"/>
        </w:rPr>
        <w:t xml:space="preserve">defined in </w:t>
      </w:r>
      <w:r w:rsidR="00BE19C9" w:rsidRPr="00246CE4">
        <w:rPr>
          <w:rFonts w:ascii="Times New Roman" w:hAnsi="Times New Roman" w:cs="Times New Roman"/>
        </w:rPr>
        <w:t xml:space="preserve">the </w:t>
      </w:r>
      <w:r w:rsidRPr="00246CE4">
        <w:rPr>
          <w:rFonts w:ascii="Times New Roman" w:hAnsi="Times New Roman" w:cs="Times New Roman"/>
        </w:rPr>
        <w:t>methodology presented in Fig. 1</w:t>
      </w:r>
      <w:r w:rsidR="001E5B21" w:rsidRPr="00246CE4">
        <w:rPr>
          <w:rFonts w:ascii="Times New Roman" w:hAnsi="Times New Roman" w:cs="Times New Roman"/>
        </w:rPr>
        <w:t>,</w:t>
      </w:r>
      <w:r w:rsidR="00453074" w:rsidRPr="00246CE4">
        <w:rPr>
          <w:rFonts w:ascii="Times New Roman" w:hAnsi="Times New Roman" w:cs="Times New Roman"/>
        </w:rPr>
        <w:t xml:space="preserve"> which considers: (</w:t>
      </w:r>
      <w:r w:rsidR="00BD7578" w:rsidRPr="00246CE4">
        <w:rPr>
          <w:rFonts w:ascii="Times New Roman" w:hAnsi="Times New Roman" w:cs="Times New Roman"/>
        </w:rPr>
        <w:t>1</w:t>
      </w:r>
      <w:r w:rsidR="00453074" w:rsidRPr="00246CE4">
        <w:rPr>
          <w:rFonts w:ascii="Times New Roman" w:hAnsi="Times New Roman" w:cs="Times New Roman"/>
        </w:rPr>
        <w:t xml:space="preserve">) material collection; </w:t>
      </w:r>
      <w:r w:rsidR="00BD7578" w:rsidRPr="00246CE4">
        <w:rPr>
          <w:rFonts w:ascii="Times New Roman" w:hAnsi="Times New Roman" w:cs="Times New Roman"/>
        </w:rPr>
        <w:t>(2</w:t>
      </w:r>
      <w:r w:rsidR="009162BD" w:rsidRPr="00246CE4">
        <w:rPr>
          <w:rFonts w:ascii="Times New Roman" w:hAnsi="Times New Roman" w:cs="Times New Roman"/>
        </w:rPr>
        <w:t xml:space="preserve">) </w:t>
      </w:r>
      <w:r w:rsidR="00453074" w:rsidRPr="00246CE4">
        <w:rPr>
          <w:rFonts w:ascii="Times New Roman" w:hAnsi="Times New Roman" w:cs="Times New Roman"/>
        </w:rPr>
        <w:t xml:space="preserve">material preparation; </w:t>
      </w:r>
      <w:r w:rsidR="003E2EC6" w:rsidRPr="00246CE4">
        <w:rPr>
          <w:rFonts w:ascii="Times New Roman" w:hAnsi="Times New Roman" w:cs="Times New Roman"/>
        </w:rPr>
        <w:t>(3) 3D printing</w:t>
      </w:r>
      <w:r w:rsidR="005C53F0" w:rsidRPr="00246CE4">
        <w:rPr>
          <w:rFonts w:ascii="Times New Roman" w:hAnsi="Times New Roman" w:cs="Times New Roman"/>
        </w:rPr>
        <w:t>;</w:t>
      </w:r>
      <w:r w:rsidR="003E2EC6" w:rsidRPr="00246CE4">
        <w:rPr>
          <w:rFonts w:ascii="Times New Roman" w:hAnsi="Times New Roman" w:cs="Times New Roman"/>
        </w:rPr>
        <w:t xml:space="preserve"> (4) </w:t>
      </w:r>
      <w:r w:rsidR="002F242B" w:rsidRPr="00246CE4">
        <w:rPr>
          <w:rFonts w:ascii="Times New Roman" w:hAnsi="Times New Roman" w:cs="Times New Roman"/>
        </w:rPr>
        <w:t>3D printing quality analysis.</w:t>
      </w:r>
      <w:r w:rsidR="005C53F0" w:rsidRPr="00246CE4" w:rsidDel="005C53F0">
        <w:rPr>
          <w:rFonts w:ascii="Times New Roman" w:hAnsi="Times New Roman" w:cs="Times New Roman"/>
        </w:rPr>
        <w:t xml:space="preserve"> </w:t>
      </w:r>
    </w:p>
    <w:p w14:paraId="76EC06D1" w14:textId="091A0956" w:rsidR="003203BA" w:rsidRPr="00246CE4" w:rsidRDefault="003203BA" w:rsidP="003203BA">
      <w:pPr>
        <w:pStyle w:val="Heading2"/>
        <w:rPr>
          <w:rFonts w:ascii="Times New Roman" w:hAnsi="Times New Roman" w:cs="Times New Roman"/>
          <w:b/>
          <w:bCs/>
          <w:color w:val="000000" w:themeColor="text1"/>
          <w:sz w:val="24"/>
          <w:szCs w:val="24"/>
        </w:rPr>
      </w:pPr>
      <w:r w:rsidRPr="00246CE4">
        <w:rPr>
          <w:rFonts w:ascii="Times New Roman" w:hAnsi="Times New Roman" w:cs="Times New Roman"/>
          <w:sz w:val="24"/>
          <w:szCs w:val="24"/>
        </w:rPr>
        <w:t xml:space="preserve">  </w:t>
      </w:r>
      <w:r w:rsidRPr="00246CE4">
        <w:rPr>
          <w:rFonts w:ascii="Times New Roman" w:hAnsi="Times New Roman" w:cs="Times New Roman"/>
          <w:b/>
          <w:bCs/>
          <w:color w:val="000000" w:themeColor="text1"/>
          <w:sz w:val="24"/>
          <w:szCs w:val="24"/>
        </w:rPr>
        <w:t>3.</w:t>
      </w:r>
      <w:r w:rsidR="005F292F" w:rsidRPr="00246CE4">
        <w:rPr>
          <w:rFonts w:ascii="Times New Roman" w:hAnsi="Times New Roman" w:cs="Times New Roman"/>
          <w:b/>
          <w:bCs/>
          <w:color w:val="000000" w:themeColor="text1"/>
          <w:sz w:val="24"/>
          <w:szCs w:val="24"/>
        </w:rPr>
        <w:t>1</w:t>
      </w:r>
      <w:r w:rsidRPr="00246CE4">
        <w:rPr>
          <w:rFonts w:ascii="Times New Roman" w:hAnsi="Times New Roman" w:cs="Times New Roman"/>
          <w:b/>
          <w:bCs/>
          <w:color w:val="000000" w:themeColor="text1"/>
          <w:sz w:val="24"/>
          <w:szCs w:val="24"/>
        </w:rPr>
        <w:t>.1</w:t>
      </w:r>
      <w:r w:rsidRPr="00246CE4">
        <w:rPr>
          <w:rFonts w:ascii="Times New Roman" w:hAnsi="Times New Roman" w:cs="Times New Roman"/>
          <w:b/>
          <w:bCs/>
          <w:color w:val="000000" w:themeColor="text1"/>
          <w:sz w:val="24"/>
          <w:szCs w:val="24"/>
        </w:rPr>
        <w:tab/>
      </w:r>
      <w:r w:rsidR="005F292F" w:rsidRPr="00246CE4">
        <w:rPr>
          <w:rFonts w:ascii="Times New Roman" w:hAnsi="Times New Roman" w:cs="Times New Roman"/>
          <w:b/>
          <w:bCs/>
          <w:color w:val="000000" w:themeColor="text1"/>
          <w:sz w:val="24"/>
          <w:szCs w:val="24"/>
        </w:rPr>
        <w:t>Material c</w:t>
      </w:r>
      <w:r w:rsidRPr="00246CE4">
        <w:rPr>
          <w:rFonts w:ascii="Times New Roman" w:hAnsi="Times New Roman" w:cs="Times New Roman"/>
          <w:b/>
          <w:bCs/>
          <w:color w:val="000000" w:themeColor="text1"/>
          <w:sz w:val="24"/>
          <w:szCs w:val="24"/>
        </w:rPr>
        <w:t>ollection</w:t>
      </w:r>
    </w:p>
    <w:p w14:paraId="6B8CB40D" w14:textId="4AD848CA" w:rsidR="00D93C0B" w:rsidRPr="00246CE4" w:rsidRDefault="00AA25C9" w:rsidP="00EA6DF7">
      <w:pPr>
        <w:jc w:val="both"/>
        <w:rPr>
          <w:rFonts w:ascii="Times New Roman" w:hAnsi="Times New Roman" w:cs="Times New Roman"/>
        </w:rPr>
      </w:pPr>
      <w:r w:rsidRPr="00246CE4">
        <w:rPr>
          <w:rFonts w:ascii="Times New Roman" w:hAnsi="Times New Roman" w:cs="Times New Roman"/>
        </w:rPr>
        <w:t>The objective of m</w:t>
      </w:r>
      <w:r w:rsidR="00907D2A" w:rsidRPr="00246CE4">
        <w:rPr>
          <w:rFonts w:ascii="Times New Roman" w:hAnsi="Times New Roman" w:cs="Times New Roman"/>
        </w:rPr>
        <w:t xml:space="preserve">aterial collection </w:t>
      </w:r>
      <w:r w:rsidRPr="00246CE4">
        <w:rPr>
          <w:rFonts w:ascii="Times New Roman" w:hAnsi="Times New Roman" w:cs="Times New Roman"/>
        </w:rPr>
        <w:t>is</w:t>
      </w:r>
      <w:r w:rsidR="00FE7DD3" w:rsidRPr="00246CE4">
        <w:rPr>
          <w:rFonts w:ascii="Times New Roman" w:hAnsi="Times New Roman" w:cs="Times New Roman"/>
        </w:rPr>
        <w:t xml:space="preserve"> to recover </w:t>
      </w:r>
      <w:r w:rsidR="003F6AC8" w:rsidRPr="00246CE4">
        <w:rPr>
          <w:rFonts w:ascii="Times New Roman" w:hAnsi="Times New Roman" w:cs="Times New Roman"/>
        </w:rPr>
        <w:t xml:space="preserve">plastic waste </w:t>
      </w:r>
      <w:r w:rsidRPr="00246CE4">
        <w:rPr>
          <w:rFonts w:ascii="Times New Roman" w:hAnsi="Times New Roman" w:cs="Times New Roman"/>
        </w:rPr>
        <w:t>to mitigate</w:t>
      </w:r>
      <w:r w:rsidR="003F6AC8" w:rsidRPr="00246CE4">
        <w:rPr>
          <w:rFonts w:ascii="Times New Roman" w:hAnsi="Times New Roman" w:cs="Times New Roman"/>
        </w:rPr>
        <w:t xml:space="preserve"> </w:t>
      </w:r>
      <w:r w:rsidR="00C95941" w:rsidRPr="00246CE4">
        <w:rPr>
          <w:rFonts w:ascii="Times New Roman" w:hAnsi="Times New Roman" w:cs="Times New Roman"/>
        </w:rPr>
        <w:t>its</w:t>
      </w:r>
      <w:r w:rsidR="003F6AC8" w:rsidRPr="00246CE4">
        <w:rPr>
          <w:rFonts w:ascii="Times New Roman" w:hAnsi="Times New Roman" w:cs="Times New Roman"/>
        </w:rPr>
        <w:t xml:space="preserve"> </w:t>
      </w:r>
      <w:r w:rsidR="00902E2B" w:rsidRPr="00246CE4">
        <w:rPr>
          <w:rFonts w:ascii="Times New Roman" w:hAnsi="Times New Roman" w:cs="Times New Roman"/>
        </w:rPr>
        <w:t>environmental</w:t>
      </w:r>
      <w:r w:rsidR="003F6AC8" w:rsidRPr="00246CE4">
        <w:rPr>
          <w:rFonts w:ascii="Times New Roman" w:hAnsi="Times New Roman" w:cs="Times New Roman"/>
        </w:rPr>
        <w:t xml:space="preserve"> impact. </w:t>
      </w:r>
      <w:r w:rsidR="00C95941" w:rsidRPr="00246CE4">
        <w:rPr>
          <w:rFonts w:ascii="Times New Roman" w:hAnsi="Times New Roman" w:cs="Times New Roman"/>
        </w:rPr>
        <w:t xml:space="preserve">This stage aims to identify the appropriate type and </w:t>
      </w:r>
      <w:r w:rsidR="00D77F0E" w:rsidRPr="00246CE4">
        <w:rPr>
          <w:rFonts w:ascii="Times New Roman" w:hAnsi="Times New Roman" w:cs="Times New Roman"/>
        </w:rPr>
        <w:t>collection method</w:t>
      </w:r>
      <w:r w:rsidR="003203BA" w:rsidRPr="00246CE4">
        <w:rPr>
          <w:rFonts w:ascii="Times New Roman" w:hAnsi="Times New Roman" w:cs="Times New Roman"/>
        </w:rPr>
        <w:t xml:space="preserve"> </w:t>
      </w:r>
      <w:r w:rsidR="004563A3" w:rsidRPr="00246CE4">
        <w:rPr>
          <w:rFonts w:ascii="Times New Roman" w:hAnsi="Times New Roman" w:cs="Times New Roman"/>
        </w:rPr>
        <w:t>for</w:t>
      </w:r>
      <w:r w:rsidR="003A3DDD" w:rsidRPr="00246CE4">
        <w:rPr>
          <w:rFonts w:ascii="Times New Roman" w:hAnsi="Times New Roman" w:cs="Times New Roman"/>
        </w:rPr>
        <w:t xml:space="preserve"> </w:t>
      </w:r>
      <w:r w:rsidR="003203BA" w:rsidRPr="00246CE4">
        <w:rPr>
          <w:rFonts w:ascii="Times New Roman" w:hAnsi="Times New Roman" w:cs="Times New Roman"/>
        </w:rPr>
        <w:t xml:space="preserve">post-consumer </w:t>
      </w:r>
      <w:r w:rsidR="00D77F0E" w:rsidRPr="00246CE4">
        <w:rPr>
          <w:rFonts w:ascii="Times New Roman" w:hAnsi="Times New Roman" w:cs="Times New Roman"/>
        </w:rPr>
        <w:t>waste</w:t>
      </w:r>
      <w:r w:rsidR="0020056A" w:rsidRPr="00246CE4">
        <w:rPr>
          <w:rFonts w:ascii="Times New Roman" w:hAnsi="Times New Roman" w:cs="Times New Roman"/>
        </w:rPr>
        <w:t>.</w:t>
      </w:r>
      <w:r w:rsidR="006D5F3E" w:rsidRPr="00246CE4">
        <w:rPr>
          <w:rFonts w:ascii="Times New Roman" w:hAnsi="Times New Roman" w:cs="Times New Roman"/>
        </w:rPr>
        <w:t xml:space="preserve"> </w:t>
      </w:r>
      <w:r w:rsidR="00DE4EFE" w:rsidRPr="00246CE4">
        <w:rPr>
          <w:rFonts w:ascii="Times New Roman" w:hAnsi="Times New Roman" w:cs="Times New Roman"/>
        </w:rPr>
        <w:t xml:space="preserve">In the literature, </w:t>
      </w:r>
      <w:proofErr w:type="spellStart"/>
      <w:r w:rsidR="006D5F3E" w:rsidRPr="00246CE4">
        <w:rPr>
          <w:rFonts w:ascii="Times New Roman" w:hAnsi="Times New Roman" w:cs="Times New Roman"/>
        </w:rPr>
        <w:t>Balwada</w:t>
      </w:r>
      <w:proofErr w:type="spellEnd"/>
      <w:r w:rsidR="006D5F3E" w:rsidRPr="00246CE4">
        <w:rPr>
          <w:rFonts w:ascii="Times New Roman" w:hAnsi="Times New Roman" w:cs="Times New Roman"/>
        </w:rPr>
        <w:t xml:space="preserve"> </w:t>
      </w:r>
      <w:r w:rsidR="00D77F0E" w:rsidRPr="00246CE4">
        <w:rPr>
          <w:rFonts w:ascii="Times New Roman" w:hAnsi="Times New Roman" w:cs="Times New Roman"/>
        </w:rPr>
        <w:t>et al.</w:t>
      </w:r>
      <w:r w:rsidR="006D5F3E" w:rsidRPr="00246CE4">
        <w:rPr>
          <w:rFonts w:ascii="Times New Roman" w:hAnsi="Times New Roman" w:cs="Times New Roman"/>
        </w:rPr>
        <w:t xml:space="preserve"> (2021)</w:t>
      </w:r>
      <w:r w:rsidR="000D4B58">
        <w:rPr>
          <w:rFonts w:ascii="Times New Roman" w:hAnsi="Times New Roman" w:cs="Times New Roman"/>
        </w:rPr>
        <w:t xml:space="preserve"> </w:t>
      </w:r>
      <w:r w:rsidR="006D5F3E"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{"citationID":"G91LIL5t","properties":{"formattedCitation":"(Balwada et al., 2021)","plainCitation":"(Balwada et al., 2021)","noteIndex":0},"citationItems":[{"id":561,"uris":["http://zotero.org/users/7033217/items/92342DX8"],"itemData":{"id":561,"type":"article-journal","abstract":"One of the biggest challenges for solid waste management systems is the ever-growing use and disposal of plastic materials which have severe repercussions on the environment and ocean. Linear economy (take, make, throw) recycles as little as 2 % of plastics globally, wasting the humongous amount of resources. This is high time for the implementation of the circular economy, especially among plastics. A circular economy would both maximize the merits of plastics and minimize their ill effects, through such actions as producing them from plants rather than fossil fuels; redesigning products to cut waste and make them last; boosting recycling and reuse, and utilizing plastic wastes as a resource; to name a few. Categorizing the post-industrial plastic waste can lead to differentiating recyclables, reusable from dead-end plastics. This will help us to reduce what we don’t need and reuse what we need. In this study, we are focusing on the plastic waste generated by packaging industry because they contribute the highest (almost 40%) of total plastic waste generated. A model for recycling the waste generated from packaging industry has been proposed which provides recycling of the waste in multiple levels i.e. we can extract the same product from the waste by high grade recycling of can use them in secondary operations like as charcoal, construction material. After that an AHP analysis has been prepared for identifying best plastic waste collection methods because for successful operation of recycling to happen, collection and proper segregation is a very important prerequisite. Results showed that Deposit and Refund method collection is best suited for waste collection method as it is supporting the concept of circular economy. At the end, a case study of successful implementation of Circular Economy is presented.","citation-key":"balwada2021","collection-title":"The 28th CIRP Conference on Life Cycle Engineering, March 10 – 12, 2021, Jaipur, India","container-title":"Procedia CIRP","DOI":"10.1016/j.procir.2021.01.102","ISSN":"2212-8271","journalAbbreviation":"Procedia CIRP","language":"en","page":"270-275","source":"ScienceDirect","title":"Packaging Plastic Waste Management for a Circular Economy and Identifying a better Waste Collection System using Analytical Hierarchy Process (AHP)","volume":"98","author":[{"family":"Balwada","given":"Jaideep"},{"family":"Samaiya","given":"Shivam"},{"family":"Mishra","given":"Rajesh P."}],"issued":{"date-parts":[["2021",1,1]]}}}],"schema":"https://github.com/citation-style-language/schema/raw/master/csl-citation.json"} </w:instrText>
      </w:r>
      <w:r w:rsidR="006D5F3E" w:rsidRPr="00246CE4">
        <w:rPr>
          <w:rFonts w:ascii="Times New Roman" w:hAnsi="Times New Roman" w:cs="Times New Roman"/>
        </w:rPr>
        <w:fldChar w:fldCharType="separate"/>
      </w:r>
      <w:r w:rsidR="00EE0ACE" w:rsidRPr="00EE0ACE">
        <w:rPr>
          <w:rFonts w:ascii="Times New Roman" w:hAnsi="Times New Roman" w:cs="Times New Roman"/>
        </w:rPr>
        <w:t>(Balwada et al., 2021)</w:t>
      </w:r>
      <w:r w:rsidR="006D5F3E" w:rsidRPr="00246CE4">
        <w:rPr>
          <w:rFonts w:ascii="Times New Roman" w:hAnsi="Times New Roman" w:cs="Times New Roman"/>
        </w:rPr>
        <w:fldChar w:fldCharType="end"/>
      </w:r>
      <w:r w:rsidR="008F4D46" w:rsidRPr="00246CE4">
        <w:rPr>
          <w:rFonts w:ascii="Times New Roman" w:hAnsi="Times New Roman" w:cs="Times New Roman"/>
        </w:rPr>
        <w:t xml:space="preserve"> assessed five worldwide techniques for waste collection, namely</w:t>
      </w:r>
      <w:r w:rsidR="00453074" w:rsidRPr="00246CE4">
        <w:rPr>
          <w:rFonts w:ascii="Times New Roman" w:hAnsi="Times New Roman" w:cs="Times New Roman"/>
        </w:rPr>
        <w:t>:</w:t>
      </w:r>
      <w:r w:rsidR="008F4D46" w:rsidRPr="00246CE4">
        <w:rPr>
          <w:rFonts w:ascii="Times New Roman" w:hAnsi="Times New Roman" w:cs="Times New Roman"/>
        </w:rPr>
        <w:t xml:space="preserve"> vehicular collection, curbside collection, </w:t>
      </w:r>
      <w:r w:rsidR="00D77F0E" w:rsidRPr="00246CE4">
        <w:rPr>
          <w:rFonts w:ascii="Times New Roman" w:hAnsi="Times New Roman" w:cs="Times New Roman"/>
        </w:rPr>
        <w:t>drop-off</w:t>
      </w:r>
      <w:r w:rsidR="008F4D46" w:rsidRPr="00246CE4">
        <w:rPr>
          <w:rFonts w:ascii="Times New Roman" w:hAnsi="Times New Roman" w:cs="Times New Roman"/>
        </w:rPr>
        <w:t xml:space="preserve"> recycling, </w:t>
      </w:r>
      <w:r w:rsidR="00D77F0E" w:rsidRPr="00246CE4">
        <w:rPr>
          <w:rFonts w:ascii="Times New Roman" w:hAnsi="Times New Roman" w:cs="Times New Roman"/>
        </w:rPr>
        <w:t>buy-back</w:t>
      </w:r>
      <w:r w:rsidR="008F4D46" w:rsidRPr="00246CE4">
        <w:rPr>
          <w:rFonts w:ascii="Times New Roman" w:hAnsi="Times New Roman" w:cs="Times New Roman"/>
        </w:rPr>
        <w:t xml:space="preserve"> center</w:t>
      </w:r>
      <w:r w:rsidR="00D77F0E" w:rsidRPr="00246CE4">
        <w:rPr>
          <w:rFonts w:ascii="Times New Roman" w:hAnsi="Times New Roman" w:cs="Times New Roman"/>
        </w:rPr>
        <w:t>,</w:t>
      </w:r>
      <w:r w:rsidR="008F4D46" w:rsidRPr="00246CE4">
        <w:rPr>
          <w:rFonts w:ascii="Times New Roman" w:hAnsi="Times New Roman" w:cs="Times New Roman"/>
        </w:rPr>
        <w:t xml:space="preserve"> and deposit/refund method</w:t>
      </w:r>
      <w:r w:rsidR="00442002">
        <w:rPr>
          <w:rFonts w:ascii="Times New Roman" w:hAnsi="Times New Roman" w:cs="Times New Roman"/>
        </w:rPr>
        <w:t xml:space="preserve"> presented in </w:t>
      </w:r>
      <w:r w:rsidR="002B623E" w:rsidRPr="00246CE4">
        <w:rPr>
          <w:rFonts w:ascii="Times New Roman" w:hAnsi="Times New Roman" w:cs="Times New Roman"/>
        </w:rPr>
        <w:t xml:space="preserve"> </w:t>
      </w:r>
      <w:r w:rsidR="00453074" w:rsidRPr="00246CE4">
        <w:rPr>
          <w:rFonts w:ascii="Times New Roman" w:hAnsi="Times New Roman" w:cs="Times New Roman"/>
        </w:rPr>
        <w:t>(</w:t>
      </w:r>
      <w:r w:rsidR="002B623E" w:rsidRPr="00246CE4">
        <w:rPr>
          <w:rFonts w:ascii="Times New Roman" w:hAnsi="Times New Roman" w:cs="Times New Roman"/>
        </w:rPr>
        <w:t xml:space="preserve">Table </w:t>
      </w:r>
      <w:r w:rsidR="00CC4886">
        <w:rPr>
          <w:rFonts w:ascii="Times New Roman" w:hAnsi="Times New Roman" w:cs="Times New Roman"/>
        </w:rPr>
        <w:t>B</w:t>
      </w:r>
      <w:r w:rsidR="002B623E" w:rsidRPr="00246CE4">
        <w:rPr>
          <w:rFonts w:ascii="Times New Roman" w:hAnsi="Times New Roman" w:cs="Times New Roman"/>
        </w:rPr>
        <w:t>1</w:t>
      </w:r>
      <w:r w:rsidR="00442002">
        <w:rPr>
          <w:rFonts w:ascii="Times New Roman" w:hAnsi="Times New Roman" w:cs="Times New Roman"/>
        </w:rPr>
        <w:t xml:space="preserve">, </w:t>
      </w:r>
      <w:r w:rsidR="004A293F">
        <w:rPr>
          <w:rFonts w:ascii="Times New Roman" w:hAnsi="Times New Roman" w:cs="Times New Roman"/>
        </w:rPr>
        <w:t>A</w:t>
      </w:r>
      <w:r w:rsidR="00442002">
        <w:rPr>
          <w:rFonts w:ascii="Times New Roman" w:hAnsi="Times New Roman" w:cs="Times New Roman"/>
        </w:rPr>
        <w:t>ppendix B</w:t>
      </w:r>
      <w:r w:rsidR="00453074" w:rsidRPr="00246CE4">
        <w:rPr>
          <w:rFonts w:ascii="Times New Roman" w:hAnsi="Times New Roman" w:cs="Times New Roman"/>
        </w:rPr>
        <w:t>)</w:t>
      </w:r>
      <w:r w:rsidR="008F4D46" w:rsidRPr="00246CE4">
        <w:rPr>
          <w:rFonts w:ascii="Times New Roman" w:hAnsi="Times New Roman" w:cs="Times New Roman"/>
        </w:rPr>
        <w:t>.</w:t>
      </w:r>
      <w:r w:rsidR="00B50E1D">
        <w:rPr>
          <w:rFonts w:ascii="Times New Roman" w:hAnsi="Times New Roman" w:cs="Times New Roman"/>
        </w:rPr>
        <w:t xml:space="preserve"> </w:t>
      </w:r>
    </w:p>
    <w:p w14:paraId="0A05EBE8" w14:textId="08B0D5CE" w:rsidR="0048457C" w:rsidRPr="00246CE4" w:rsidRDefault="002A7D48" w:rsidP="0038644B">
      <w:pPr>
        <w:jc w:val="both"/>
        <w:rPr>
          <w:rFonts w:ascii="Times New Roman" w:hAnsi="Times New Roman" w:cs="Times New Roman"/>
        </w:rPr>
      </w:pPr>
      <w:r w:rsidRPr="00246CE4">
        <w:rPr>
          <w:rFonts w:ascii="Times New Roman" w:hAnsi="Times New Roman" w:cs="Times New Roman"/>
        </w:rPr>
        <w:t>In th</w:t>
      </w:r>
      <w:r w:rsidR="00170AB5" w:rsidRPr="00246CE4">
        <w:rPr>
          <w:rFonts w:ascii="Times New Roman" w:hAnsi="Times New Roman" w:cs="Times New Roman"/>
        </w:rPr>
        <w:t>e North American context</w:t>
      </w:r>
      <w:r w:rsidRPr="00246CE4">
        <w:rPr>
          <w:rFonts w:ascii="Times New Roman" w:hAnsi="Times New Roman" w:cs="Times New Roman"/>
        </w:rPr>
        <w:t xml:space="preserve">, </w:t>
      </w:r>
      <w:r w:rsidR="00670500" w:rsidRPr="00246CE4">
        <w:rPr>
          <w:rFonts w:ascii="Times New Roman" w:hAnsi="Times New Roman" w:cs="Times New Roman"/>
        </w:rPr>
        <w:t>material</w:t>
      </w:r>
      <w:r w:rsidRPr="00246CE4">
        <w:rPr>
          <w:rFonts w:ascii="Times New Roman" w:hAnsi="Times New Roman" w:cs="Times New Roman"/>
        </w:rPr>
        <w:t xml:space="preserve"> collection was conducted manually through a door-to-door approach in communities near Western University in London, Ontario. Three households participated on a weekly basis </w:t>
      </w:r>
      <w:r w:rsidR="002A5914" w:rsidRPr="00246CE4">
        <w:rPr>
          <w:rFonts w:ascii="Times New Roman" w:hAnsi="Times New Roman" w:cs="Times New Roman"/>
        </w:rPr>
        <w:t>for</w:t>
      </w:r>
      <w:r w:rsidRPr="00246CE4">
        <w:rPr>
          <w:rFonts w:ascii="Times New Roman" w:hAnsi="Times New Roman" w:cs="Times New Roman"/>
        </w:rPr>
        <w:t xml:space="preserve"> approximately three months, donating their materials. A</w:t>
      </w:r>
      <w:r w:rsidR="001226C9" w:rsidRPr="00246CE4">
        <w:rPr>
          <w:rFonts w:ascii="Times New Roman" w:hAnsi="Times New Roman" w:cs="Times New Roman"/>
        </w:rPr>
        <w:t xml:space="preserve">s </w:t>
      </w:r>
      <w:r w:rsidR="002A5914" w:rsidRPr="00246CE4">
        <w:rPr>
          <w:rFonts w:ascii="Times New Roman" w:hAnsi="Times New Roman" w:cs="Times New Roman"/>
        </w:rPr>
        <w:t>a result,</w:t>
      </w:r>
      <w:r w:rsidRPr="00246CE4">
        <w:rPr>
          <w:rFonts w:ascii="Times New Roman" w:hAnsi="Times New Roman" w:cs="Times New Roman"/>
        </w:rPr>
        <w:t xml:space="preserve"> around </w:t>
      </w:r>
      <w:r w:rsidR="001347E4" w:rsidRPr="00246CE4">
        <w:rPr>
          <w:rFonts w:ascii="Times New Roman" w:hAnsi="Times New Roman" w:cs="Times New Roman"/>
        </w:rPr>
        <w:t xml:space="preserve">522 </w:t>
      </w:r>
      <w:r w:rsidRPr="00246CE4">
        <w:rPr>
          <w:rFonts w:ascii="Times New Roman" w:hAnsi="Times New Roman" w:cs="Times New Roman"/>
        </w:rPr>
        <w:t>Kirkland and Pure Life water bottles were collected</w:t>
      </w:r>
      <w:r w:rsidR="00213D2D" w:rsidRPr="00246CE4">
        <w:rPr>
          <w:rFonts w:ascii="Times New Roman" w:hAnsi="Times New Roman" w:cs="Times New Roman"/>
        </w:rPr>
        <w:t>.</w:t>
      </w:r>
      <w:r w:rsidRPr="00246CE4">
        <w:rPr>
          <w:rFonts w:ascii="Times New Roman" w:hAnsi="Times New Roman" w:cs="Times New Roman"/>
        </w:rPr>
        <w:t xml:space="preserve"> </w:t>
      </w:r>
      <w:r w:rsidR="00742515" w:rsidRPr="00246CE4">
        <w:rPr>
          <w:rFonts w:ascii="Times New Roman" w:hAnsi="Times New Roman" w:cs="Times New Roman"/>
        </w:rPr>
        <w:t xml:space="preserve">Although this approach proved </w:t>
      </w:r>
      <w:r w:rsidR="00FB60AF" w:rsidRPr="00246CE4">
        <w:rPr>
          <w:rFonts w:ascii="Times New Roman" w:hAnsi="Times New Roman" w:cs="Times New Roman"/>
        </w:rPr>
        <w:t xml:space="preserve">to be </w:t>
      </w:r>
      <w:r w:rsidR="00742515" w:rsidRPr="00246CE4">
        <w:rPr>
          <w:rFonts w:ascii="Times New Roman" w:hAnsi="Times New Roman" w:cs="Times New Roman"/>
        </w:rPr>
        <w:t>effective at the research level, a more efficient method is needed to ensure the collection of larger volume</w:t>
      </w:r>
      <w:r w:rsidR="00FB60AF" w:rsidRPr="00246CE4">
        <w:rPr>
          <w:rFonts w:ascii="Times New Roman" w:hAnsi="Times New Roman" w:cs="Times New Roman"/>
        </w:rPr>
        <w:t>s</w:t>
      </w:r>
      <w:r w:rsidR="00742515" w:rsidRPr="00246CE4">
        <w:rPr>
          <w:rFonts w:ascii="Times New Roman" w:hAnsi="Times New Roman" w:cs="Times New Roman"/>
        </w:rPr>
        <w:t xml:space="preserve"> of materials, greater community engagement, and improved transportation efficiency.</w:t>
      </w:r>
    </w:p>
    <w:p w14:paraId="355F6EC9" w14:textId="65E8CB4F" w:rsidR="005F292F" w:rsidRPr="00246CE4" w:rsidRDefault="005F292F" w:rsidP="005F292F">
      <w:pPr>
        <w:pStyle w:val="Heading2"/>
        <w:rPr>
          <w:rFonts w:ascii="Times New Roman" w:hAnsi="Times New Roman" w:cs="Times New Roman"/>
          <w:b/>
          <w:bCs/>
          <w:color w:val="000000" w:themeColor="text1"/>
          <w:sz w:val="24"/>
          <w:szCs w:val="24"/>
        </w:rPr>
      </w:pPr>
      <w:r w:rsidRPr="00246CE4">
        <w:rPr>
          <w:rFonts w:ascii="Times New Roman" w:hAnsi="Times New Roman" w:cs="Times New Roman"/>
          <w:sz w:val="24"/>
          <w:szCs w:val="24"/>
        </w:rPr>
        <w:t xml:space="preserve">  </w:t>
      </w:r>
      <w:r w:rsidRPr="00246CE4">
        <w:rPr>
          <w:rFonts w:ascii="Times New Roman" w:hAnsi="Times New Roman" w:cs="Times New Roman"/>
          <w:b/>
          <w:bCs/>
          <w:color w:val="000000" w:themeColor="text1"/>
          <w:sz w:val="24"/>
          <w:szCs w:val="24"/>
        </w:rPr>
        <w:t>3.1.2</w:t>
      </w:r>
      <w:r w:rsidRPr="00246CE4">
        <w:rPr>
          <w:rFonts w:ascii="Times New Roman" w:hAnsi="Times New Roman" w:cs="Times New Roman"/>
          <w:b/>
          <w:bCs/>
          <w:color w:val="000000" w:themeColor="text1"/>
          <w:sz w:val="24"/>
          <w:szCs w:val="24"/>
        </w:rPr>
        <w:tab/>
        <w:t xml:space="preserve">Material </w:t>
      </w:r>
      <w:r w:rsidR="00D722EB" w:rsidRPr="00246CE4">
        <w:rPr>
          <w:rFonts w:ascii="Times New Roman" w:hAnsi="Times New Roman" w:cs="Times New Roman"/>
          <w:b/>
          <w:bCs/>
          <w:color w:val="000000" w:themeColor="text1"/>
          <w:sz w:val="24"/>
          <w:szCs w:val="24"/>
        </w:rPr>
        <w:t>preparation</w:t>
      </w:r>
    </w:p>
    <w:p w14:paraId="558EA3FA" w14:textId="154720A8" w:rsidR="00590FC9" w:rsidRPr="00246CE4" w:rsidRDefault="00670500" w:rsidP="00EA6DF7">
      <w:pPr>
        <w:jc w:val="both"/>
        <w:rPr>
          <w:rFonts w:ascii="Times New Roman" w:hAnsi="Times New Roman" w:cs="Times New Roman"/>
        </w:rPr>
      </w:pPr>
      <w:r w:rsidRPr="00246CE4">
        <w:rPr>
          <w:rFonts w:ascii="Times New Roman" w:hAnsi="Times New Roman" w:cs="Times New Roman"/>
        </w:rPr>
        <w:t xml:space="preserve">After collecting the material, it is necessary to transform post-consumer waste into 3D printing feedstock. </w:t>
      </w:r>
      <w:r w:rsidR="00931F78" w:rsidRPr="00246CE4">
        <w:rPr>
          <w:rFonts w:ascii="Times New Roman" w:hAnsi="Times New Roman" w:cs="Times New Roman"/>
        </w:rPr>
        <w:t xml:space="preserve">The literature outlines four preparation steps: identification/separation, sorting, size reduction, and cleaning. </w:t>
      </w:r>
      <w:r w:rsidR="006B281F" w:rsidRPr="00246CE4">
        <w:rPr>
          <w:rFonts w:ascii="Times New Roman" w:hAnsi="Times New Roman" w:cs="Times New Roman"/>
        </w:rPr>
        <w:t>I</w:t>
      </w:r>
      <w:r w:rsidR="00931F78" w:rsidRPr="00246CE4">
        <w:rPr>
          <w:rFonts w:ascii="Times New Roman" w:hAnsi="Times New Roman" w:cs="Times New Roman"/>
        </w:rPr>
        <w:t xml:space="preserve">n the proposed methodology </w:t>
      </w:r>
      <w:r w:rsidR="006B281F" w:rsidRPr="00246CE4">
        <w:rPr>
          <w:rFonts w:ascii="Times New Roman" w:hAnsi="Times New Roman" w:cs="Times New Roman"/>
        </w:rPr>
        <w:t>(</w:t>
      </w:r>
      <w:r w:rsidR="00931F78" w:rsidRPr="00246CE4">
        <w:rPr>
          <w:rFonts w:ascii="Times New Roman" w:hAnsi="Times New Roman" w:cs="Times New Roman"/>
        </w:rPr>
        <w:t>Fig.</w:t>
      </w:r>
      <w:r w:rsidR="006B281F" w:rsidRPr="00246CE4">
        <w:rPr>
          <w:rFonts w:ascii="Times New Roman" w:hAnsi="Times New Roman" w:cs="Times New Roman"/>
        </w:rPr>
        <w:t xml:space="preserve"> </w:t>
      </w:r>
      <w:r w:rsidR="00931F78" w:rsidRPr="00246CE4">
        <w:rPr>
          <w:rFonts w:ascii="Times New Roman" w:hAnsi="Times New Roman" w:cs="Times New Roman"/>
        </w:rPr>
        <w:t>1</w:t>
      </w:r>
      <w:r w:rsidR="006B281F" w:rsidRPr="00246CE4">
        <w:rPr>
          <w:rFonts w:ascii="Times New Roman" w:hAnsi="Times New Roman" w:cs="Times New Roman"/>
        </w:rPr>
        <w:t>)</w:t>
      </w:r>
      <w:r w:rsidR="00931F78" w:rsidRPr="00246CE4">
        <w:rPr>
          <w:rFonts w:ascii="Times New Roman" w:hAnsi="Times New Roman" w:cs="Times New Roman"/>
        </w:rPr>
        <w:t>, the identification/separation process was omitted, and sifting and drying were added</w:t>
      </w:r>
      <w:r w:rsidR="006B281F" w:rsidRPr="00246CE4">
        <w:rPr>
          <w:rFonts w:ascii="Times New Roman" w:hAnsi="Times New Roman" w:cs="Times New Roman"/>
        </w:rPr>
        <w:t xml:space="preserve"> </w:t>
      </w:r>
      <w:r w:rsidR="00195AD1" w:rsidRPr="00246CE4">
        <w:rPr>
          <w:rFonts w:ascii="Times New Roman" w:hAnsi="Times New Roman" w:cs="Times New Roman"/>
        </w:rPr>
        <w:t xml:space="preserve">according to the specific collection method and manufacturing technology selected for the assessment, which means </w:t>
      </w:r>
      <w:r w:rsidR="00D77F0E" w:rsidRPr="00246CE4">
        <w:rPr>
          <w:rFonts w:ascii="Times New Roman" w:hAnsi="Times New Roman" w:cs="Times New Roman"/>
        </w:rPr>
        <w:t xml:space="preserve">a </w:t>
      </w:r>
      <w:r w:rsidR="00195AD1" w:rsidRPr="00246CE4">
        <w:rPr>
          <w:rFonts w:ascii="Times New Roman" w:hAnsi="Times New Roman" w:cs="Times New Roman"/>
        </w:rPr>
        <w:t xml:space="preserve">door-to-door approach for specific post-consumer goods and FGF of </w:t>
      </w:r>
      <w:r w:rsidR="00A40415" w:rsidRPr="00246CE4">
        <w:rPr>
          <w:rFonts w:ascii="Times New Roman" w:hAnsi="Times New Roman" w:cs="Times New Roman"/>
        </w:rPr>
        <w:t>mechanically recycled</w:t>
      </w:r>
      <w:r w:rsidR="00195AD1" w:rsidRPr="00246CE4">
        <w:rPr>
          <w:rFonts w:ascii="Times New Roman" w:hAnsi="Times New Roman" w:cs="Times New Roman"/>
        </w:rPr>
        <w:t xml:space="preserve"> plastics</w:t>
      </w:r>
      <w:r w:rsidR="00931F78" w:rsidRPr="00246CE4">
        <w:rPr>
          <w:rFonts w:ascii="Times New Roman" w:hAnsi="Times New Roman" w:cs="Times New Roman"/>
        </w:rPr>
        <w:t>.</w:t>
      </w:r>
      <w:r w:rsidR="00195AD1" w:rsidRPr="00246CE4">
        <w:rPr>
          <w:rFonts w:ascii="Times New Roman" w:hAnsi="Times New Roman" w:cs="Times New Roman"/>
        </w:rPr>
        <w:t xml:space="preserve"> </w:t>
      </w:r>
    </w:p>
    <w:p w14:paraId="10162106" w14:textId="6B196D9D" w:rsidR="00F234C6" w:rsidRPr="00246CE4" w:rsidRDefault="00F234C6" w:rsidP="00B107C4">
      <w:pPr>
        <w:pStyle w:val="Heading4"/>
        <w:numPr>
          <w:ilvl w:val="3"/>
          <w:numId w:val="30"/>
        </w:numPr>
        <w:rPr>
          <w:rFonts w:ascii="Times New Roman" w:hAnsi="Times New Roman" w:cs="Times New Roman"/>
          <w:b/>
          <w:bCs/>
          <w:i w:val="0"/>
          <w:iCs w:val="0"/>
          <w:color w:val="auto"/>
        </w:rPr>
      </w:pPr>
      <w:r w:rsidRPr="00246CE4">
        <w:rPr>
          <w:rFonts w:ascii="Times New Roman" w:hAnsi="Times New Roman" w:cs="Times New Roman"/>
          <w:b/>
          <w:bCs/>
          <w:i w:val="0"/>
          <w:iCs w:val="0"/>
          <w:color w:val="auto"/>
        </w:rPr>
        <w:lastRenderedPageBreak/>
        <w:t xml:space="preserve">Shredding </w:t>
      </w:r>
    </w:p>
    <w:p w14:paraId="427C7104" w14:textId="1287DB08" w:rsidR="003B12E4" w:rsidRPr="00246CE4" w:rsidRDefault="002A5914" w:rsidP="003B12E4">
      <w:pPr>
        <w:spacing w:line="259" w:lineRule="auto"/>
        <w:jc w:val="both"/>
        <w:rPr>
          <w:rFonts w:ascii="Times New Roman" w:hAnsi="Times New Roman" w:cs="Times New Roman"/>
        </w:rPr>
      </w:pPr>
      <w:r w:rsidRPr="00246CE4">
        <w:rPr>
          <w:rFonts w:ascii="Times New Roman" w:hAnsi="Times New Roman" w:cs="Times New Roman"/>
        </w:rPr>
        <w:t>This step aims</w:t>
      </w:r>
      <w:r w:rsidR="00433972" w:rsidRPr="00246CE4">
        <w:rPr>
          <w:rFonts w:ascii="Times New Roman" w:hAnsi="Times New Roman" w:cs="Times New Roman"/>
        </w:rPr>
        <w:t xml:space="preserve"> to reduce the size and transform the collected material into flakes or particles suitable for the </w:t>
      </w:r>
      <w:r w:rsidR="00A40415" w:rsidRPr="00246CE4">
        <w:rPr>
          <w:rFonts w:ascii="Times New Roman" w:hAnsi="Times New Roman" w:cs="Times New Roman"/>
        </w:rPr>
        <w:t xml:space="preserve">FGF 3D </w:t>
      </w:r>
      <w:r w:rsidR="00BC1DEB" w:rsidRPr="00246CE4">
        <w:rPr>
          <w:rFonts w:ascii="Times New Roman" w:hAnsi="Times New Roman" w:cs="Times New Roman"/>
        </w:rPr>
        <w:t>printing process</w:t>
      </w:r>
      <w:r w:rsidR="00433972" w:rsidRPr="00246CE4">
        <w:rPr>
          <w:rFonts w:ascii="Times New Roman" w:hAnsi="Times New Roman" w:cs="Times New Roman"/>
        </w:rPr>
        <w:t xml:space="preserve">. Different types of shredders can be used, ranging from industrial </w:t>
      </w:r>
      <w:r w:rsidR="00973D08"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{"citationID":"hgya85YD","properties":{"formattedCitation":"(\\uc0\\u8220{}Create 3D Print Filament - Filament Maker and Plastic Shredder | 3devo,\\uc0\\u8221{} n.d.; \\uc0\\u8220{}Trituradoras de mand\\uc0\\u237{}bula: alta calidad y fiabilidad de RETSCH,\\uc0\\u8221{} n.d.)","plainCitation":"(“Create 3D Print Filament - Filament Maker and Plastic Shredder | 3devo,” n.d.; “Trituradoras de mandíbula: alta calidad y fiabilidad de RETSCH,” n.d.)","noteIndex":0},"citationItems":[{"id":168,"uris":["http://zotero.org/users/7033217/items/PJESLSKX"],"itemData":{"id":168,"type":"webpage","abstract":"3devo's Filament Maker and Plastic Shredder simplify 3D printing Filament Extrusion. Make your own Filament from different polymers or recycled plastics.","citation-key":"zotero-5690","language":"en","title":"Create 3D Print Filament - Filament Maker and Plastic Shredder | 3devo","URL":"https://www.3devo.com","accessed":{"date-parts":[["2024",9,23]]}}},{"id":167,"uris":["http://zotero.org/users/7033217/items/DSCZ5YL3"],"itemData":{"id":167,"type":"webpage","citation-key":"zotero-5692","title":"Trituradoras de mandíbula: alta calidad y fiabilidad de RETSCH","URL":"https://www.retsch.es/es/productos/molienda/trituradoras-de-mandibulas/","accessed":{"date-parts":[["2024",9,23]]}}}],"schema":"https://github.com/citation-style-language/schema/raw/master/csl-citation.json"} </w:instrText>
      </w:r>
      <w:r w:rsidR="00973D08" w:rsidRPr="00246CE4">
        <w:rPr>
          <w:rFonts w:ascii="Times New Roman" w:hAnsi="Times New Roman" w:cs="Times New Roman"/>
        </w:rPr>
        <w:fldChar w:fldCharType="separate"/>
      </w:r>
      <w:r w:rsidR="00EE0ACE" w:rsidRPr="00EE0ACE">
        <w:rPr>
          <w:rFonts w:ascii="Times New Roman" w:hAnsi="Times New Roman" w:cs="Times New Roman"/>
          <w:kern w:val="0"/>
        </w:rPr>
        <w:t>(“Create 3D Print Filament - Filament Maker and Plastic Shredder | 3devo,” n.d.; “Trituradoras de mandíbula: alta calidad y fiabilidad de RETSCH,” n.d.)</w:t>
      </w:r>
      <w:r w:rsidR="00973D08" w:rsidRPr="00246CE4">
        <w:rPr>
          <w:rFonts w:ascii="Times New Roman" w:hAnsi="Times New Roman" w:cs="Times New Roman"/>
        </w:rPr>
        <w:fldChar w:fldCharType="end"/>
      </w:r>
      <w:r w:rsidR="00B3142E" w:rsidRPr="00246CE4">
        <w:rPr>
          <w:rFonts w:ascii="Times New Roman" w:hAnsi="Times New Roman" w:cs="Times New Roman"/>
        </w:rPr>
        <w:t xml:space="preserve">, </w:t>
      </w:r>
      <w:r w:rsidR="003B12E4" w:rsidRPr="00246CE4">
        <w:rPr>
          <w:rFonts w:ascii="Times New Roman" w:hAnsi="Times New Roman" w:cs="Times New Roman"/>
        </w:rPr>
        <w:t xml:space="preserve">semi-industrial </w:t>
      </w:r>
      <w:r w:rsidR="003B12E4" w:rsidRPr="00E92EF6">
        <w:rPr>
          <w:rFonts w:ascii="Times New Roman" w:hAnsi="Times New Roman" w:cs="Times New Roman"/>
        </w:rPr>
        <w:t xml:space="preserve">open-source </w:t>
      </w:r>
      <w:r w:rsidR="0098112B" w:rsidRPr="00E92EF6">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{"citationID":"rsEWeYHe","properties":{"formattedCitation":"(\\uc0\\u8220{}Academy - Precious Plastic Community,\\uc0\\u8221{} n.d.; Plastic odyssey, n.d.)","plainCitation":"(“Academy - Precious Plastic Community,” n.d.; Plastic odyssey, n.d.)","noteIndex":0},"citationItems":[{"id":166,"uris":["http://zotero.org/users/7033217/items/J5DSSHTW"],"itemData":{"id":166,"type":"webpage","abstract":"A series of tools for the Precious Plastic community to collaborate around the world. Connect, share and meet each other to tackle plastic waste.","citation-key":"zotero-5694","language":"en","title":"Academy - Precious Plastic Community","URL":"https://community.preciousplastic.com","accessed":{"date-parts":[["2024",9,23]]}}},{"id":162,"uris":["http://zotero.org/users/7033217/items/57YM8SV8"],"itemData":{"id":162,"type":"webpage","abstract":"Cette plateforme est un outil ouvert à tous qui vise à lutter contre la pollution plastique en rendant accessible des connaissances techniques autour du recyclage et de la valorisation des déchets plastiques.","citation-key":"plasticodyssey","container-title":"Plastic Odyssey - Technology","language":"fr-FR","title":"La plateforme des technologies open source du recyclage | Plastic Odyssey","URL":"https://technology.plasticodyssey.org/","author":[{"family":"Plastic odyssey","given":""}],"accessed":{"date-parts":[["2024",9,23]]}}}],"schema":"https://github.com/citation-style-language/schema/raw/master/csl-citation.json"} </w:instrText>
      </w:r>
      <w:r w:rsidR="0098112B" w:rsidRPr="00E92EF6">
        <w:rPr>
          <w:rFonts w:ascii="Times New Roman" w:hAnsi="Times New Roman" w:cs="Times New Roman"/>
        </w:rPr>
        <w:fldChar w:fldCharType="separate"/>
      </w:r>
      <w:r w:rsidR="00EE0ACE" w:rsidRPr="00EE0ACE">
        <w:rPr>
          <w:rFonts w:ascii="Times New Roman" w:hAnsi="Times New Roman" w:cs="Times New Roman"/>
          <w:kern w:val="0"/>
        </w:rPr>
        <w:t>(“Academy - Precious Plastic Community,” n.d.; Plastic odyssey, n.d.)</w:t>
      </w:r>
      <w:r w:rsidR="0098112B" w:rsidRPr="00E92EF6">
        <w:rPr>
          <w:rFonts w:ascii="Times New Roman" w:hAnsi="Times New Roman" w:cs="Times New Roman"/>
        </w:rPr>
        <w:fldChar w:fldCharType="end"/>
      </w:r>
      <w:r w:rsidR="00770475" w:rsidRPr="00E92EF6">
        <w:rPr>
          <w:rFonts w:ascii="Times New Roman" w:hAnsi="Times New Roman" w:cs="Times New Roman"/>
        </w:rPr>
        <w:t>,</w:t>
      </w:r>
      <w:r w:rsidR="00A764D4" w:rsidRPr="00E92EF6">
        <w:rPr>
          <w:rFonts w:ascii="Times New Roman" w:hAnsi="Times New Roman" w:cs="Times New Roman"/>
        </w:rPr>
        <w:t xml:space="preserve"> </w:t>
      </w:r>
      <w:r w:rsidR="00A764D4" w:rsidRPr="00E92EF6">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{"citationID":"sWYYmFvO","properties":{"formattedCitation":"(\\uc0\\u8220{}Reclaimer,\\uc0\\u8221{} n.d.)","plainCitation":"(“Reclaimer,” n.d.)","noteIndex":0},"citationItems":[{"id":164,"uris":["http://zotero.org/users/7033217/items/AEGFSBKP"],"itemData":{"id":164,"type":"webpage","abstract":"Product listing is for the Filabot Reclaimer only. For the Recycling Bundle Setup click here The Filabot Reclaimer is a granulator unit that breaks down plastic, in failed print form, waste plastics, etc. and turns that plastic into particles that can be further processed in our Filabot extruders. This unit has a two-s","citation-key":"zotero-5698","container-title":"Filabot","language":"en","title":"Reclaimer","URL":"https://www.filabot.com/products/filabot-reclaimer-1","accessed":{"date-parts":[["2024",9,23]]}}}],"schema":"https://github.com/citation-style-language/schema/raw/master/csl-citation.json"} </w:instrText>
      </w:r>
      <w:r w:rsidR="00A764D4" w:rsidRPr="00E92EF6">
        <w:rPr>
          <w:rFonts w:ascii="Times New Roman" w:hAnsi="Times New Roman" w:cs="Times New Roman"/>
        </w:rPr>
        <w:fldChar w:fldCharType="separate"/>
      </w:r>
      <w:r w:rsidR="00EE0ACE" w:rsidRPr="00EE0ACE">
        <w:rPr>
          <w:rFonts w:ascii="Times New Roman" w:hAnsi="Times New Roman" w:cs="Times New Roman"/>
          <w:kern w:val="0"/>
        </w:rPr>
        <w:t>(“Reclaimer,” n.d.)</w:t>
      </w:r>
      <w:r w:rsidR="00A764D4" w:rsidRPr="00E92EF6">
        <w:rPr>
          <w:rFonts w:ascii="Times New Roman" w:hAnsi="Times New Roman" w:cs="Times New Roman"/>
        </w:rPr>
        <w:fldChar w:fldCharType="end"/>
      </w:r>
      <w:r w:rsidR="00272FB3" w:rsidRPr="00E92EF6">
        <w:rPr>
          <w:rFonts w:ascii="Times New Roman" w:hAnsi="Times New Roman" w:cs="Times New Roman"/>
        </w:rPr>
        <w:t>,</w:t>
      </w:r>
      <w:r w:rsidR="003B12E4" w:rsidRPr="00246CE4">
        <w:rPr>
          <w:rFonts w:ascii="Times New Roman" w:hAnsi="Times New Roman" w:cs="Times New Roman"/>
        </w:rPr>
        <w:t xml:space="preserve"> </w:t>
      </w:r>
      <w:r w:rsidR="00D77F0E" w:rsidRPr="00246CE4">
        <w:rPr>
          <w:rFonts w:ascii="Times New Roman" w:hAnsi="Times New Roman" w:cs="Times New Roman"/>
        </w:rPr>
        <w:t>laboratory-made</w:t>
      </w:r>
      <w:r w:rsidR="00E9194E" w:rsidRPr="00246CE4">
        <w:rPr>
          <w:rFonts w:ascii="Times New Roman" w:hAnsi="Times New Roman" w:cs="Times New Roman"/>
        </w:rPr>
        <w:t xml:space="preserve"> </w:t>
      </w:r>
      <w:r w:rsidR="00E9194E"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{"citationID":"0ikm07L7","properties":{"formattedCitation":"(Okunola et al., 2019)","plainCitation":"(Okunola et al., 2019)","noteIndex":0},"citationItems":[{"id":584,"uris":["http://zotero.org/users/7033217/items/FL7S9YPK"],"itemData":{"id":584,"type":"article-journal","abstract":"Plastics, owing to its widespread use in almost all sectors, has become a foremost important environmental threat facing humankind and recycling is considered the best and viable option to tackle this peril. The purpose of this research was to develop and evaluate PET bottles shredding and washing machine for waste management and recycling. The research was aimed at shredding PET bottles into required sizes with an area of 0.001m2 (10mm x 10mm) for a plastic pelletizer. The machine developed performs washing, cleaning and shredding of PET bottles using rotating blades are arranged in auger-like manner, other features of the machine includes hopper, washing chamber, adjustable screen and centrifugal pump. The machine was designed with high consideration for safety, easy operation, efficiency and cost. The machine has the capacity to shred 5075kg of PET bottles per hour. The recycling efficiency, shredding efficiency and percentage retention are the parameters used to evaluate the performance of the machine at variable operation speeds (187.5rpm, 273.8rpm and 350.2rpm) and feeding rates (1.0kg/hr, 1.8kg/hr and 2.4 kg/hr). Tests results showed higher ratio of the shredded plastic of the desired size at 1.8kg/hr and 350.2rpm, accounting for 60.01% shredding efficiency. The recycling efficiency of the shredding and washing machine is 93.73% at 273.8rpm and 1.8kg/hr feeding rate, with the highest retention of 17.9% at 2.4kg/hr feeding rate and 185.7rpm. The shredding and washing machine will be used in combination with plastic pelletizing machine in a waste recycling plant.","citation-key":"okunola2019","language":"en","source":"Zotero","title":"DEVELOPMENT OF SHREDDING AND WASHING MACHINE FOR POLYETHYLENE TEREPHTHALATE (PET) BOTTLES PELLETIZER","author":[{"family":"Okunola","given":"Oluwatobi I"},{"family":"Oyebade","given":"Damilola A"},{"family":"Olanrewaju","given":"Olawale O"}],"issued":{"date-parts":[["2019"]]}}}],"schema":"https://github.com/citation-style-language/schema/raw/master/csl-citation.json"} </w:instrText>
      </w:r>
      <w:r w:rsidR="00E9194E" w:rsidRPr="00246CE4">
        <w:rPr>
          <w:rFonts w:ascii="Times New Roman" w:hAnsi="Times New Roman" w:cs="Times New Roman"/>
        </w:rPr>
        <w:fldChar w:fldCharType="separate"/>
      </w:r>
      <w:r w:rsidR="00EE0ACE" w:rsidRPr="00EE0ACE">
        <w:rPr>
          <w:rFonts w:ascii="Times New Roman" w:hAnsi="Times New Roman" w:cs="Times New Roman"/>
        </w:rPr>
        <w:t>(Okunola et al., 2019)</w:t>
      </w:r>
      <w:r w:rsidR="00E9194E" w:rsidRPr="00246CE4">
        <w:rPr>
          <w:rFonts w:ascii="Times New Roman" w:hAnsi="Times New Roman" w:cs="Times New Roman"/>
        </w:rPr>
        <w:fldChar w:fldCharType="end"/>
      </w:r>
      <w:r w:rsidR="003B12E4" w:rsidRPr="00246CE4">
        <w:rPr>
          <w:rFonts w:ascii="Times New Roman" w:hAnsi="Times New Roman" w:cs="Times New Roman"/>
        </w:rPr>
        <w:t xml:space="preserve"> </w:t>
      </w:r>
      <w:r w:rsidR="00A40415" w:rsidRPr="00246CE4">
        <w:rPr>
          <w:rFonts w:ascii="Times New Roman" w:hAnsi="Times New Roman" w:cs="Times New Roman"/>
        </w:rPr>
        <w:t xml:space="preserve">apparatuses </w:t>
      </w:r>
      <w:r w:rsidR="0061203F" w:rsidRPr="00246CE4">
        <w:rPr>
          <w:rFonts w:ascii="Times New Roman" w:hAnsi="Times New Roman" w:cs="Times New Roman"/>
        </w:rPr>
        <w:t>to domestic appliances</w:t>
      </w:r>
      <w:r w:rsidR="00A40415" w:rsidRPr="00246CE4">
        <w:rPr>
          <w:rFonts w:ascii="Times New Roman" w:hAnsi="Times New Roman" w:cs="Times New Roman"/>
        </w:rPr>
        <w:t>,</w:t>
      </w:r>
      <w:r w:rsidR="0061203F" w:rsidRPr="00246CE4">
        <w:rPr>
          <w:rFonts w:ascii="Times New Roman" w:hAnsi="Times New Roman" w:cs="Times New Roman"/>
        </w:rPr>
        <w:t xml:space="preserve"> </w:t>
      </w:r>
      <w:r w:rsidR="00A40415" w:rsidRPr="00246CE4">
        <w:rPr>
          <w:rFonts w:ascii="Times New Roman" w:hAnsi="Times New Roman" w:cs="Times New Roman"/>
        </w:rPr>
        <w:t xml:space="preserve">such as </w:t>
      </w:r>
      <w:r w:rsidR="0061203F" w:rsidRPr="00246CE4">
        <w:rPr>
          <w:rFonts w:ascii="Times New Roman" w:hAnsi="Times New Roman" w:cs="Times New Roman"/>
        </w:rPr>
        <w:t xml:space="preserve">blenders and food processors </w:t>
      </w:r>
      <w:r w:rsidR="006A7D4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{"citationID":"1GD8vmdZ","properties":{"formattedCitation":"(Braanker, n.d.)","plainCitation":"(Braanker, n.d.)","noteIndex":0},"citationItems":[{"id":544,"uris":["http://zotero.org/users/7033217/items/AQDN79P8"],"itemData":{"id":544,"type":"webpage","abstract":"1 Developing a plastics recycling add-on for the RepRap 3D printer G.B. Braanker, J.E.P. Duwel, J.J. Flohil &amp; G.E. T...","citation-key":"braanker","language":"en","title":"[PDF] Developing a plastics recycling add-on for the RepRap 3D printer. G.B. Braanker, J.E.P. Duwel, J.J. Flohil &amp; G.E. Tokaya - Free Download PDF","URL":"https://silo.tips/download/developing-a-plastics-recycling-add-on-for-the-reprap-3d-printer-gb-braanker-jep","author":[{"family":"Braanker","given":"G.B."}],"accessed":{"date-parts":[["2023",2,24]]}}}],"schema":"https://github.com/citation-style-language/schema/raw/master/csl-citation.json"} </w:instrText>
      </w:r>
      <w:r w:rsidR="006A7D4B" w:rsidRPr="00246CE4">
        <w:rPr>
          <w:rFonts w:ascii="Times New Roman" w:hAnsi="Times New Roman" w:cs="Times New Roman"/>
        </w:rPr>
        <w:fldChar w:fldCharType="separate"/>
      </w:r>
      <w:r w:rsidR="00EE0ACE" w:rsidRPr="00EE0ACE">
        <w:rPr>
          <w:rFonts w:ascii="Times New Roman" w:hAnsi="Times New Roman" w:cs="Times New Roman"/>
        </w:rPr>
        <w:t>(Braanker, n.d.)</w:t>
      </w:r>
      <w:r w:rsidR="006A7D4B" w:rsidRPr="00246CE4">
        <w:rPr>
          <w:rFonts w:ascii="Times New Roman" w:hAnsi="Times New Roman" w:cs="Times New Roman"/>
        </w:rPr>
        <w:fldChar w:fldCharType="end"/>
      </w:r>
      <w:r w:rsidR="003B12E4" w:rsidRPr="00246CE4">
        <w:rPr>
          <w:rFonts w:ascii="Times New Roman" w:hAnsi="Times New Roman" w:cs="Times New Roman"/>
        </w:rPr>
        <w:t xml:space="preserve">. </w:t>
      </w:r>
    </w:p>
    <w:p w14:paraId="1D326205" w14:textId="15CB879A" w:rsidR="00BF6D7E" w:rsidRPr="00246CE4" w:rsidRDefault="00AA1277" w:rsidP="001A62BE">
      <w:pPr>
        <w:spacing w:line="259" w:lineRule="auto"/>
        <w:jc w:val="both"/>
        <w:rPr>
          <w:rFonts w:ascii="Times New Roman" w:hAnsi="Times New Roman" w:cs="Times New Roman"/>
        </w:rPr>
      </w:pPr>
      <w:r w:rsidRPr="00246CE4">
        <w:rPr>
          <w:rFonts w:ascii="Times New Roman" w:hAnsi="Times New Roman" w:cs="Times New Roman"/>
        </w:rPr>
        <w:t>In this study, three different shredders were used. Flakes sourced from France were processed using a cutting mill (</w:t>
      </w:r>
      <w:proofErr w:type="spellStart"/>
      <w:r w:rsidRPr="00246CE4">
        <w:rPr>
          <w:rFonts w:ascii="Times New Roman" w:hAnsi="Times New Roman" w:cs="Times New Roman"/>
        </w:rPr>
        <w:t>Retsch</w:t>
      </w:r>
      <w:proofErr w:type="spellEnd"/>
      <w:r w:rsidRPr="00246CE4">
        <w:rPr>
          <w:rFonts w:ascii="Times New Roman" w:hAnsi="Times New Roman" w:cs="Times New Roman"/>
        </w:rPr>
        <w:t xml:space="preserve"> MS300) </w:t>
      </w:r>
      <w:r w:rsidR="00FC28B2"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{"citationID":"7pI7YmMy","properties":{"formattedCitation":"(\\uc0\\u8220{}Trituradoras de mand\\uc0\\u237{}bula: alta calidad y fiabilidad de RETSCH,\\uc0\\u8221{} n.d.)","plainCitation":"(“Trituradoras de mandíbula: alta calidad y fiabilidad de RETSCH,” n.d.)","noteIndex":0},"citationItems":[{"id":167,"uris":["http://zotero.org/users/7033217/items/DSCZ5YL3"],"itemData":{"id":167,"type":"webpage","citation-key":"zotero-5692","title":"Trituradoras de mandíbula: alta calidad y fiabilidad de RETSCH","URL":"https://www.retsch.es/es/productos/molienda/trituradoras-de-mandibulas/","accessed":{"date-parts":[["2024",9,23]]}}}],"schema":"https://github.com/citation-style-language/schema/raw/master/csl-citation.json"} </w:instrText>
      </w:r>
      <w:r w:rsidR="00FC28B2" w:rsidRPr="00246CE4">
        <w:rPr>
          <w:rFonts w:ascii="Times New Roman" w:hAnsi="Times New Roman" w:cs="Times New Roman"/>
        </w:rPr>
        <w:fldChar w:fldCharType="separate"/>
      </w:r>
      <w:r w:rsidR="00EE0ACE" w:rsidRPr="00EE0ACE">
        <w:rPr>
          <w:rFonts w:ascii="Times New Roman" w:hAnsi="Times New Roman" w:cs="Times New Roman"/>
          <w:kern w:val="0"/>
        </w:rPr>
        <w:t>(“</w:t>
      </w:r>
      <w:proofErr w:type="spellStart"/>
      <w:r w:rsidR="00EE0ACE" w:rsidRPr="00EE0ACE">
        <w:rPr>
          <w:rFonts w:ascii="Times New Roman" w:hAnsi="Times New Roman" w:cs="Times New Roman"/>
          <w:kern w:val="0"/>
        </w:rPr>
        <w:t>Trituradoras</w:t>
      </w:r>
      <w:proofErr w:type="spellEnd"/>
      <w:r w:rsidR="00EE0ACE" w:rsidRPr="00EE0ACE">
        <w:rPr>
          <w:rFonts w:ascii="Times New Roman" w:hAnsi="Times New Roman" w:cs="Times New Roman"/>
          <w:kern w:val="0"/>
        </w:rPr>
        <w:t xml:space="preserve"> de mandíbula: alta calidad y fiabilidad de RETSCH,” n.d.)</w:t>
      </w:r>
      <w:r w:rsidR="00FC28B2" w:rsidRPr="00246CE4">
        <w:rPr>
          <w:rFonts w:ascii="Times New Roman" w:hAnsi="Times New Roman" w:cs="Times New Roman"/>
        </w:rPr>
        <w:fldChar w:fldCharType="end"/>
      </w:r>
      <w:r w:rsidRPr="00246CE4">
        <w:rPr>
          <w:rFonts w:ascii="Times New Roman" w:hAnsi="Times New Roman" w:cs="Times New Roman"/>
        </w:rPr>
        <w:t xml:space="preserve">. </w:t>
      </w:r>
      <w:ins w:id="804" w:author="Catalina Suescun Gonzalez" w:date="2026-08-31T10:28:00Z" w16du:dateUtc="2026-08-31T08:28:00Z">
        <w:r w:rsidR="002F2F0A" w:rsidRPr="003913EF">
          <w:rPr>
            <w:rFonts w:ascii="Times New Roman" w:hAnsi="Times New Roman" w:cs="Times New Roman"/>
            <w:highlight w:val="cyan"/>
            <w:rPrChange w:id="805" w:author="Catalina Suescun Gonzalez" w:date="2026-08-31T10:29:00Z" w16du:dateUtc="2026-08-31T08:29:00Z">
              <w:rPr>
                <w:rFonts w:ascii="Times New Roman" w:hAnsi="Times New Roman" w:cs="Times New Roman"/>
              </w:rPr>
            </w:rPrChange>
          </w:rPr>
          <w:t xml:space="preserve">In </w:t>
        </w:r>
        <w:r w:rsidR="003913EF" w:rsidRPr="003913EF">
          <w:rPr>
            <w:rFonts w:ascii="Times New Roman" w:hAnsi="Times New Roman" w:cs="Times New Roman"/>
            <w:highlight w:val="cyan"/>
            <w:rPrChange w:id="806" w:author="Catalina Suescun Gonzalez" w:date="2026-08-31T10:29:00Z" w16du:dateUtc="2026-08-31T08:29:00Z">
              <w:rPr>
                <w:rFonts w:ascii="Times New Roman" w:hAnsi="Times New Roman" w:cs="Times New Roman"/>
              </w:rPr>
            </w:rPrChange>
          </w:rPr>
          <w:t xml:space="preserve">North America, </w:t>
        </w:r>
      </w:ins>
      <w:del w:id="807" w:author="Catalina Suescun Gonzalez" w:date="2026-08-31T10:28:00Z" w16du:dateUtc="2026-08-31T08:28:00Z">
        <w:r w:rsidRPr="003913EF" w:rsidDel="003913EF">
          <w:rPr>
            <w:rFonts w:ascii="Times New Roman" w:hAnsi="Times New Roman" w:cs="Times New Roman"/>
            <w:highlight w:val="cyan"/>
            <w:rPrChange w:id="808" w:author="Catalina Suescun Gonzalez" w:date="2026-08-31T10:29:00Z" w16du:dateUtc="2026-08-31T08:29:00Z">
              <w:rPr>
                <w:rFonts w:ascii="Times New Roman" w:hAnsi="Times New Roman" w:cs="Times New Roman"/>
              </w:rPr>
            </w:rPrChange>
          </w:rPr>
          <w:delText>P</w:delText>
        </w:r>
      </w:del>
      <w:ins w:id="809" w:author="Catalina Suescun Gonzalez" w:date="2026-08-31T10:28:00Z" w16du:dateUtc="2026-08-31T08:28:00Z">
        <w:r w:rsidR="003913EF">
          <w:rPr>
            <w:rFonts w:ascii="Times New Roman" w:hAnsi="Times New Roman" w:cs="Times New Roman"/>
          </w:rPr>
          <w:t>p</w:t>
        </w:r>
      </w:ins>
      <w:r w:rsidRPr="00246CE4">
        <w:rPr>
          <w:rFonts w:ascii="Times New Roman" w:hAnsi="Times New Roman" w:cs="Times New Roman"/>
        </w:rPr>
        <w:t xml:space="preserve">articles from previously 3D-printed parts were shredded with a </w:t>
      </w:r>
      <w:proofErr w:type="spellStart"/>
      <w:r w:rsidRPr="00246CE4">
        <w:rPr>
          <w:rFonts w:ascii="Times New Roman" w:hAnsi="Times New Roman" w:cs="Times New Roman"/>
        </w:rPr>
        <w:t>Filabot</w:t>
      </w:r>
      <w:proofErr w:type="spellEnd"/>
      <w:r w:rsidRPr="00246CE4">
        <w:rPr>
          <w:rFonts w:ascii="Times New Roman" w:hAnsi="Times New Roman" w:cs="Times New Roman"/>
        </w:rPr>
        <w:t xml:space="preserve"> Reclaimer machine (USA)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{"citationID":"cn3ZNjFN","properties":{"formattedCitation":"(\\uc0\\u8220{}Reclaimer,\\uc0\\u8221{} n.d.)","plainCitation":"(“Reclaimer,” n.d.)","noteIndex":0},"citationItems":[{"id":164,"uris":["http://zotero.org/users/7033217/items/AEGFSBKP"],"itemData":{"id":164,"type":"webpage","abstract":"Product listing is for the Filabot Reclaimer only. For the Recycling Bundle Setup click here The Filabot Reclaimer is a granulator unit that breaks down plastic, in failed print form, waste plastics, etc. and turns that plastic into particles that can be further processed in our Filabot extruders. This unit has a two-s","citation-key":"zotero-5698","container-title":"Filabot","language":"en","title":"Reclaimer","URL":"https://www.filabot.com/products/filabot-reclaimer-1","accessed":{"date-parts":[["2024",9,23]]}}}],"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kern w:val="0"/>
        </w:rPr>
        <w:t>(“Reclaimer,” n.d.)</w:t>
      </w:r>
      <w:r w:rsidRPr="00246CE4">
        <w:rPr>
          <w:rFonts w:ascii="Times New Roman" w:hAnsi="Times New Roman" w:cs="Times New Roman"/>
        </w:rPr>
        <w:fldChar w:fldCharType="end"/>
      </w:r>
      <w:r w:rsidRPr="00246CE4">
        <w:rPr>
          <w:rFonts w:ascii="Times New Roman" w:hAnsi="Times New Roman" w:cs="Times New Roman"/>
        </w:rPr>
        <w:t>.</w:t>
      </w:r>
      <w:r w:rsidR="00727E64" w:rsidRPr="00246CE4">
        <w:rPr>
          <w:rFonts w:ascii="Times New Roman" w:hAnsi="Times New Roman" w:cs="Times New Roman"/>
        </w:rPr>
        <w:t xml:space="preserve"> </w:t>
      </w:r>
      <w:r w:rsidRPr="00246CE4">
        <w:rPr>
          <w:rFonts w:ascii="Times New Roman" w:hAnsi="Times New Roman" w:cs="Times New Roman"/>
        </w:rPr>
        <w:t xml:space="preserve">Finally, plastic bottles collected from communities near Western University in London were intended to be shredded using the </w:t>
      </w:r>
      <w:proofErr w:type="spellStart"/>
      <w:r w:rsidRPr="00246CE4">
        <w:rPr>
          <w:rFonts w:ascii="Times New Roman" w:hAnsi="Times New Roman" w:cs="Times New Roman"/>
        </w:rPr>
        <w:t>filabot</w:t>
      </w:r>
      <w:proofErr w:type="spellEnd"/>
      <w:r w:rsidRPr="00246CE4">
        <w:rPr>
          <w:rFonts w:ascii="Times New Roman" w:hAnsi="Times New Roman" w:cs="Times New Roman"/>
        </w:rPr>
        <w:t xml:space="preserve">. </w:t>
      </w:r>
      <w:r w:rsidRPr="00F20BEE">
        <w:rPr>
          <w:rFonts w:ascii="Times New Roman" w:hAnsi="Times New Roman" w:cs="Times New Roman"/>
          <w:highlight w:val="yellow"/>
          <w:rPrChange w:id="810" w:author="Catalina Suescun Gonzalez" w:date="2026-08-31T10:24:00Z" w16du:dateUtc="2026-08-31T08:24:00Z">
            <w:rPr>
              <w:rFonts w:ascii="Times New Roman" w:hAnsi="Times New Roman" w:cs="Times New Roman"/>
            </w:rPr>
          </w:rPrChange>
        </w:rPr>
        <w:t xml:space="preserve">However, </w:t>
      </w:r>
      <w:r w:rsidR="005B0BBC" w:rsidRPr="00F20BEE">
        <w:rPr>
          <w:rFonts w:ascii="Times New Roman" w:hAnsi="Times New Roman" w:cs="Times New Roman"/>
          <w:highlight w:val="yellow"/>
          <w:rPrChange w:id="811" w:author="Catalina Suescun Gonzalez" w:date="2026-08-31T10:24:00Z" w16du:dateUtc="2026-08-31T08:24:00Z">
            <w:rPr>
              <w:rFonts w:ascii="Times New Roman" w:hAnsi="Times New Roman" w:cs="Times New Roman"/>
            </w:rPr>
          </w:rPrChange>
        </w:rPr>
        <w:t>d</w:t>
      </w:r>
      <w:r w:rsidR="00BF6D7E" w:rsidRPr="00F20BEE">
        <w:rPr>
          <w:rFonts w:ascii="Times New Roman" w:hAnsi="Times New Roman" w:cs="Times New Roman"/>
          <w:highlight w:val="yellow"/>
          <w:rPrChange w:id="812" w:author="Catalina Suescun Gonzalez" w:date="2026-08-31T10:24:00Z" w16du:dateUtc="2026-08-31T08:24:00Z">
            <w:rPr>
              <w:rFonts w:ascii="Times New Roman" w:hAnsi="Times New Roman" w:cs="Times New Roman"/>
            </w:rPr>
          </w:rPrChange>
        </w:rPr>
        <w:t>ue to difficulties encountered, an open-source machine developed based on the design f</w:t>
      </w:r>
      <w:r w:rsidR="008631A5" w:rsidRPr="00F20BEE">
        <w:rPr>
          <w:rFonts w:ascii="Times New Roman" w:hAnsi="Times New Roman" w:cs="Times New Roman"/>
          <w:highlight w:val="yellow"/>
          <w:rPrChange w:id="813" w:author="Catalina Suescun Gonzalez" w:date="2026-08-31T10:24:00Z" w16du:dateUtc="2026-08-31T08:24:00Z">
            <w:rPr>
              <w:rFonts w:ascii="Times New Roman" w:hAnsi="Times New Roman" w:cs="Times New Roman"/>
            </w:rPr>
          </w:rPrChange>
        </w:rPr>
        <w:t xml:space="preserve">rom Fanshawe University </w:t>
      </w:r>
      <w:r w:rsidR="000175B1" w:rsidRPr="00F20BEE">
        <w:rPr>
          <w:rFonts w:ascii="Times New Roman" w:hAnsi="Times New Roman" w:cs="Times New Roman"/>
          <w:highlight w:val="yellow"/>
          <w:rPrChange w:id="814" w:author="Catalina Suescun Gonzalez" w:date="2026-08-31T10:24:00Z" w16du:dateUtc="2026-08-31T08:24:00Z">
            <w:rPr>
              <w:rFonts w:ascii="Times New Roman" w:hAnsi="Times New Roman" w:cs="Times New Roman"/>
            </w:rPr>
          </w:rPrChange>
        </w:rPr>
        <w:fldChar w:fldCharType="begin"/>
      </w:r>
      <w:r w:rsidR="00EE0ACE">
        <w:rPr>
          <w:rFonts w:ascii="Times New Roman" w:hAnsi="Times New Roman" w:cs="Times New Roman"/>
          <w:highlight w:val="yellow"/>
        </w:rPr>
        <w:instrText xml:space="preserve"> ADDIN ZOTERO_ITEM CSL_CITATION {"citationID":"INvu6Hej","properties":{"formattedCitation":"(\\uc0\\u8220{}Academy - Precious Plastic Community,\\uc0\\u8221{} n.d.)","plainCitation":"(“Academy - Precious Plastic Community,” n.d.)","noteIndex":0},"citationItems":[{"id":166,"uris":["http://zotero.org/users/7033217/items/J5DSSHTW"],"itemData":{"id":166,"type":"webpage","abstract":"A series of tools for the Precious Plastic community to collaborate around the world. Connect, share and meet each other to tackle plastic waste.","citation-key":"zotero-5694","language":"en","title":"Academy - Precious Plastic Community","URL":"https://community.preciousplastic.com","accessed":{"date-parts":[["2024",9,23]]}}}],"schema":"https://github.com/citation-style-language/schema/raw/master/csl-citation.json"} </w:instrText>
      </w:r>
      <w:r w:rsidR="000175B1" w:rsidRPr="00F20BEE">
        <w:rPr>
          <w:rFonts w:ascii="Times New Roman" w:hAnsi="Times New Roman" w:cs="Times New Roman"/>
          <w:highlight w:val="yellow"/>
          <w:rPrChange w:id="815" w:author="Catalina Suescun Gonzalez" w:date="2026-08-31T10:24:00Z" w16du:dateUtc="2026-08-31T08:24:00Z">
            <w:rPr>
              <w:rFonts w:ascii="Times New Roman" w:hAnsi="Times New Roman" w:cs="Times New Roman"/>
            </w:rPr>
          </w:rPrChange>
        </w:rPr>
        <w:fldChar w:fldCharType="separate"/>
      </w:r>
      <w:r w:rsidR="00EE0ACE" w:rsidRPr="00EE0ACE">
        <w:rPr>
          <w:rFonts w:ascii="Times New Roman" w:hAnsi="Times New Roman" w:cs="Times New Roman"/>
          <w:kern w:val="0"/>
        </w:rPr>
        <w:t>(“Academy - Precious Plastic Community,” n.d.)</w:t>
      </w:r>
      <w:r w:rsidR="000175B1" w:rsidRPr="00F20BEE">
        <w:rPr>
          <w:rFonts w:ascii="Times New Roman" w:hAnsi="Times New Roman" w:cs="Times New Roman"/>
          <w:highlight w:val="yellow"/>
          <w:rPrChange w:id="816" w:author="Catalina Suescun Gonzalez" w:date="2026-08-31T10:24:00Z" w16du:dateUtc="2026-08-31T08:24:00Z">
            <w:rPr>
              <w:rFonts w:ascii="Times New Roman" w:hAnsi="Times New Roman" w:cs="Times New Roman"/>
            </w:rPr>
          </w:rPrChange>
        </w:rPr>
        <w:fldChar w:fldCharType="end"/>
      </w:r>
      <w:r w:rsidR="000175B1" w:rsidRPr="00246CE4">
        <w:rPr>
          <w:rFonts w:ascii="Times New Roman" w:hAnsi="Times New Roman" w:cs="Times New Roman"/>
        </w:rPr>
        <w:t xml:space="preserve"> </w:t>
      </w:r>
      <w:r w:rsidR="008631A5" w:rsidRPr="00246CE4">
        <w:rPr>
          <w:rFonts w:ascii="Times New Roman" w:hAnsi="Times New Roman" w:cs="Times New Roman"/>
        </w:rPr>
        <w:t>was employed.</w:t>
      </w:r>
      <w:r w:rsidR="000A175F" w:rsidRPr="00246CE4">
        <w:rPr>
          <w:rFonts w:ascii="Times New Roman" w:hAnsi="Times New Roman" w:cs="Times New Roman"/>
        </w:rPr>
        <w:t xml:space="preserve"> </w:t>
      </w:r>
      <w:r w:rsidR="00BC1DEB" w:rsidRPr="00246CE4">
        <w:rPr>
          <w:rFonts w:ascii="Times New Roman" w:hAnsi="Times New Roman" w:cs="Times New Roman"/>
        </w:rPr>
        <w:t>The major requirement of a shredder</w:t>
      </w:r>
      <w:r w:rsidR="00BF6D7E" w:rsidRPr="00246CE4">
        <w:rPr>
          <w:rFonts w:ascii="Times New Roman" w:hAnsi="Times New Roman" w:cs="Times New Roman"/>
        </w:rPr>
        <w:t xml:space="preserve"> </w:t>
      </w:r>
      <w:r w:rsidR="00BC1DEB" w:rsidRPr="00246CE4">
        <w:rPr>
          <w:rFonts w:ascii="Times New Roman" w:hAnsi="Times New Roman" w:cs="Times New Roman"/>
        </w:rPr>
        <w:t xml:space="preserve">for </w:t>
      </w:r>
      <w:r w:rsidR="000175B1" w:rsidRPr="00246CE4">
        <w:rPr>
          <w:rFonts w:ascii="Times New Roman" w:hAnsi="Times New Roman" w:cs="Times New Roman"/>
        </w:rPr>
        <w:t>this work</w:t>
      </w:r>
      <w:r w:rsidR="00BC1DEB" w:rsidRPr="00246CE4">
        <w:rPr>
          <w:rFonts w:ascii="Times New Roman" w:hAnsi="Times New Roman" w:cs="Times New Roman"/>
        </w:rPr>
        <w:t xml:space="preserve"> is to guarantee the </w:t>
      </w:r>
      <w:r w:rsidR="00BF6D7E" w:rsidRPr="00246CE4">
        <w:rPr>
          <w:rFonts w:ascii="Times New Roman" w:hAnsi="Times New Roman" w:cs="Times New Roman"/>
        </w:rPr>
        <w:t xml:space="preserve">processing </w:t>
      </w:r>
      <w:r w:rsidR="00BC1DEB" w:rsidRPr="00246CE4">
        <w:rPr>
          <w:rFonts w:ascii="Times New Roman" w:hAnsi="Times New Roman" w:cs="Times New Roman"/>
        </w:rPr>
        <w:t xml:space="preserve">of </w:t>
      </w:r>
      <w:r w:rsidR="00BF6D7E" w:rsidRPr="00246CE4">
        <w:rPr>
          <w:rFonts w:ascii="Times New Roman" w:hAnsi="Times New Roman" w:cs="Times New Roman"/>
        </w:rPr>
        <w:t>plastic materials without significantly increasing their temperature</w:t>
      </w:r>
      <w:r w:rsidR="00583A11" w:rsidRPr="00246CE4">
        <w:rPr>
          <w:rFonts w:ascii="Times New Roman" w:hAnsi="Times New Roman" w:cs="Times New Roman"/>
        </w:rPr>
        <w:t>,</w:t>
      </w:r>
      <w:r w:rsidR="00D12BCC" w:rsidRPr="00246CE4">
        <w:rPr>
          <w:rFonts w:ascii="Times New Roman" w:hAnsi="Times New Roman" w:cs="Times New Roman"/>
        </w:rPr>
        <w:t xml:space="preserve"> </w:t>
      </w:r>
      <w:r w:rsidR="00423D14" w:rsidRPr="00246CE4">
        <w:rPr>
          <w:rFonts w:ascii="Times New Roman" w:hAnsi="Times New Roman" w:cs="Times New Roman"/>
        </w:rPr>
        <w:t xml:space="preserve">reduce the energy associated with melting, </w:t>
      </w:r>
      <w:r w:rsidR="00583A11" w:rsidRPr="00246CE4">
        <w:rPr>
          <w:rFonts w:ascii="Times New Roman" w:hAnsi="Times New Roman" w:cs="Times New Roman"/>
        </w:rPr>
        <w:t xml:space="preserve">avoid thermal </w:t>
      </w:r>
      <w:r w:rsidR="00A438DD" w:rsidRPr="00246CE4">
        <w:rPr>
          <w:rFonts w:ascii="Times New Roman" w:hAnsi="Times New Roman" w:cs="Times New Roman"/>
        </w:rPr>
        <w:t>degradation</w:t>
      </w:r>
      <w:r w:rsidR="00583A11" w:rsidRPr="00246CE4">
        <w:rPr>
          <w:rFonts w:ascii="Times New Roman" w:hAnsi="Times New Roman" w:cs="Times New Roman"/>
        </w:rPr>
        <w:t xml:space="preserve">, which can negatively affect the </w:t>
      </w:r>
      <w:r w:rsidR="00BA56BD" w:rsidRPr="00246CE4">
        <w:rPr>
          <w:rFonts w:ascii="Times New Roman" w:hAnsi="Times New Roman" w:cs="Times New Roman"/>
        </w:rPr>
        <w:t xml:space="preserve">mechanical </w:t>
      </w:r>
      <w:r w:rsidR="00CB6885" w:rsidRPr="00246CE4">
        <w:rPr>
          <w:rFonts w:ascii="Times New Roman" w:hAnsi="Times New Roman" w:cs="Times New Roman"/>
        </w:rPr>
        <w:t>properties, and</w:t>
      </w:r>
      <w:r w:rsidR="00CB24AF" w:rsidRPr="00246CE4">
        <w:rPr>
          <w:rFonts w:ascii="Times New Roman" w:hAnsi="Times New Roman" w:cs="Times New Roman"/>
        </w:rPr>
        <w:t xml:space="preserve"> </w:t>
      </w:r>
      <w:r w:rsidR="00233C2B" w:rsidRPr="00246CE4">
        <w:rPr>
          <w:rFonts w:ascii="Times New Roman" w:hAnsi="Times New Roman" w:cs="Times New Roman"/>
        </w:rPr>
        <w:t>minimize</w:t>
      </w:r>
      <w:r w:rsidR="00BF6D7E" w:rsidRPr="00246CE4">
        <w:rPr>
          <w:rFonts w:ascii="Times New Roman" w:hAnsi="Times New Roman" w:cs="Times New Roman"/>
        </w:rPr>
        <w:t xml:space="preserve"> the time required for this task</w:t>
      </w:r>
      <w:r w:rsidR="00BC1DEB" w:rsidRPr="00246CE4">
        <w:rPr>
          <w:rFonts w:ascii="Times New Roman" w:hAnsi="Times New Roman" w:cs="Times New Roman"/>
        </w:rPr>
        <w:t>.</w:t>
      </w:r>
      <w:r w:rsidR="008F32B5" w:rsidRPr="0082260E">
        <w:rPr>
          <w:rFonts w:ascii="Times New Roman" w:hAnsi="Times New Roman" w:cs="Times New Roman"/>
          <w:highlight w:val="cyan"/>
        </w:rPr>
        <w:t xml:space="preserve"> </w:t>
      </w:r>
    </w:p>
    <w:p w14:paraId="061E19BC" w14:textId="4EC4A003" w:rsidR="008631A5" w:rsidRPr="00246CE4" w:rsidRDefault="008631A5" w:rsidP="00B107C4">
      <w:pPr>
        <w:pStyle w:val="Heading4"/>
        <w:numPr>
          <w:ilvl w:val="3"/>
          <w:numId w:val="30"/>
        </w:numPr>
        <w:rPr>
          <w:rFonts w:ascii="Times New Roman" w:hAnsi="Times New Roman" w:cs="Times New Roman"/>
          <w:b/>
          <w:bCs/>
          <w:i w:val="0"/>
          <w:iCs w:val="0"/>
          <w:color w:val="auto"/>
        </w:rPr>
      </w:pPr>
      <w:r w:rsidRPr="00246CE4">
        <w:rPr>
          <w:rFonts w:ascii="Times New Roman" w:hAnsi="Times New Roman" w:cs="Times New Roman"/>
          <w:b/>
          <w:bCs/>
          <w:i w:val="0"/>
          <w:iCs w:val="0"/>
          <w:color w:val="auto"/>
        </w:rPr>
        <w:t>S</w:t>
      </w:r>
      <w:r w:rsidR="00B107C4" w:rsidRPr="00246CE4">
        <w:rPr>
          <w:rFonts w:ascii="Times New Roman" w:hAnsi="Times New Roman" w:cs="Times New Roman"/>
          <w:b/>
          <w:bCs/>
          <w:i w:val="0"/>
          <w:iCs w:val="0"/>
          <w:color w:val="auto"/>
        </w:rPr>
        <w:t xml:space="preserve">ifting </w:t>
      </w:r>
    </w:p>
    <w:p w14:paraId="02D40ECD" w14:textId="1BD14C39" w:rsidR="0049141E" w:rsidRPr="00246CE4" w:rsidRDefault="0049141E" w:rsidP="0049141E">
      <w:pPr>
        <w:jc w:val="both"/>
        <w:rPr>
          <w:rFonts w:ascii="Times New Roman" w:hAnsi="Times New Roman" w:cs="Times New Roman"/>
        </w:rPr>
      </w:pPr>
      <w:r w:rsidRPr="00246CE4">
        <w:rPr>
          <w:rFonts w:ascii="Times New Roman" w:hAnsi="Times New Roman" w:cs="Times New Roman"/>
        </w:rPr>
        <w:t xml:space="preserve">The goal of </w:t>
      </w:r>
      <w:r w:rsidR="008E6A27" w:rsidRPr="00246CE4">
        <w:rPr>
          <w:rFonts w:ascii="Times New Roman" w:hAnsi="Times New Roman" w:cs="Times New Roman"/>
        </w:rPr>
        <w:t>this</w:t>
      </w:r>
      <w:r w:rsidRPr="00246CE4">
        <w:rPr>
          <w:rFonts w:ascii="Times New Roman" w:hAnsi="Times New Roman" w:cs="Times New Roman"/>
        </w:rPr>
        <w:t xml:space="preserve"> step is to separate particles into groups of different sizes</w:t>
      </w:r>
      <w:r w:rsidR="004F1A4A" w:rsidRPr="00246CE4">
        <w:rPr>
          <w:rFonts w:ascii="Times New Roman" w:hAnsi="Times New Roman" w:cs="Times New Roman"/>
        </w:rPr>
        <w:t xml:space="preserve"> and consistent </w:t>
      </w:r>
      <w:r w:rsidR="001D14B6" w:rsidRPr="00246CE4">
        <w:rPr>
          <w:rFonts w:ascii="Times New Roman" w:hAnsi="Times New Roman" w:cs="Times New Roman"/>
        </w:rPr>
        <w:t>granulometr</w:t>
      </w:r>
      <w:r w:rsidR="001D14B6">
        <w:rPr>
          <w:rFonts w:ascii="Times New Roman" w:hAnsi="Times New Roman" w:cs="Times New Roman"/>
        </w:rPr>
        <w:t>y</w:t>
      </w:r>
      <w:r w:rsidR="001D14B6" w:rsidRPr="00246CE4">
        <w:rPr>
          <w:rFonts w:ascii="Times New Roman" w:hAnsi="Times New Roman" w:cs="Times New Roman"/>
        </w:rPr>
        <w:t xml:space="preserve"> </w:t>
      </w:r>
      <w:r w:rsidRPr="00246CE4">
        <w:rPr>
          <w:rFonts w:ascii="Times New Roman" w:hAnsi="Times New Roman" w:cs="Times New Roman"/>
        </w:rPr>
        <w:t xml:space="preserve">to select the most suitable ones </w:t>
      </w:r>
      <w:r w:rsidR="001D14B6">
        <w:rPr>
          <w:rFonts w:ascii="Times New Roman" w:hAnsi="Times New Roman" w:cs="Times New Roman"/>
        </w:rPr>
        <w:t>for</w:t>
      </w:r>
      <w:r w:rsidRPr="00246CE4">
        <w:rPr>
          <w:rFonts w:ascii="Times New Roman" w:hAnsi="Times New Roman" w:cs="Times New Roman"/>
        </w:rPr>
        <w:t xml:space="preserve"> the machine's capacity, feeding, and extrusion system. </w:t>
      </w:r>
      <w:r w:rsidR="003B630D" w:rsidRPr="00246CE4">
        <w:rPr>
          <w:rFonts w:ascii="Times New Roman" w:hAnsi="Times New Roman" w:cs="Times New Roman"/>
        </w:rPr>
        <w:t xml:space="preserve">The sifting process is designed to mitigate the risk of machine blockage during </w:t>
      </w:r>
      <w:r w:rsidR="008E6A27" w:rsidRPr="00246CE4">
        <w:rPr>
          <w:rFonts w:ascii="Times New Roman" w:hAnsi="Times New Roman" w:cs="Times New Roman"/>
        </w:rPr>
        <w:t xml:space="preserve">3D </w:t>
      </w:r>
      <w:r w:rsidR="003B630D" w:rsidRPr="00246CE4">
        <w:rPr>
          <w:rFonts w:ascii="Times New Roman" w:hAnsi="Times New Roman" w:cs="Times New Roman"/>
        </w:rPr>
        <w:t>printing, which may occur due to the presence of particles of inappropriate size.</w:t>
      </w:r>
      <w:r w:rsidRPr="00246CE4">
        <w:rPr>
          <w:rFonts w:ascii="Times New Roman" w:hAnsi="Times New Roman" w:cs="Times New Roman"/>
        </w:rPr>
        <w:t xml:space="preserve"> </w:t>
      </w:r>
      <w:r w:rsidR="003B630D" w:rsidRPr="00246CE4">
        <w:rPr>
          <w:rFonts w:ascii="Times New Roman" w:hAnsi="Times New Roman" w:cs="Times New Roman"/>
        </w:rPr>
        <w:t xml:space="preserve">A </w:t>
      </w:r>
      <w:r w:rsidR="00D77F0E" w:rsidRPr="00246CE4">
        <w:rPr>
          <w:rFonts w:ascii="Times New Roman" w:hAnsi="Times New Roman" w:cs="Times New Roman"/>
        </w:rPr>
        <w:t>3D-printed</w:t>
      </w:r>
      <w:r w:rsidR="003B630D" w:rsidRPr="00246CE4">
        <w:rPr>
          <w:rFonts w:ascii="Times New Roman" w:hAnsi="Times New Roman" w:cs="Times New Roman"/>
        </w:rPr>
        <w:t xml:space="preserve"> sieve incorporating a 3 mm grid was fabricated and utilized, as this configuration was determined to be optimal for </w:t>
      </w:r>
      <w:r w:rsidR="005E35C0" w:rsidRPr="00246CE4">
        <w:rPr>
          <w:rFonts w:ascii="Times New Roman" w:hAnsi="Times New Roman" w:cs="Times New Roman"/>
        </w:rPr>
        <w:t xml:space="preserve">3D </w:t>
      </w:r>
      <w:r w:rsidR="003B630D" w:rsidRPr="00246CE4">
        <w:rPr>
          <w:rFonts w:ascii="Times New Roman" w:hAnsi="Times New Roman" w:cs="Times New Roman"/>
        </w:rPr>
        <w:t>printing the flakes</w:t>
      </w:r>
      <w:r w:rsidR="00F6501D" w:rsidRPr="00246CE4">
        <w:rPr>
          <w:rFonts w:ascii="Times New Roman" w:hAnsi="Times New Roman" w:cs="Times New Roman"/>
        </w:rPr>
        <w:t xml:space="preserve"> </w:t>
      </w:r>
      <w:r w:rsidR="00F6501D"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{"citationID":"yAGL5vRg","properties":{"formattedCitation":"(Suescun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F6501D" w:rsidRPr="00246CE4">
        <w:rPr>
          <w:rFonts w:ascii="Times New Roman" w:hAnsi="Times New Roman" w:cs="Times New Roman"/>
        </w:rPr>
        <w:fldChar w:fldCharType="separate"/>
      </w:r>
      <w:r w:rsidR="00EE0ACE" w:rsidRPr="00EE0ACE">
        <w:rPr>
          <w:rFonts w:ascii="Times New Roman" w:hAnsi="Times New Roman" w:cs="Times New Roman"/>
        </w:rPr>
        <w:t>(Suescun Gonzalez et al., 2024)</w:t>
      </w:r>
      <w:r w:rsidR="00F6501D" w:rsidRPr="00246CE4">
        <w:rPr>
          <w:rFonts w:ascii="Times New Roman" w:hAnsi="Times New Roman" w:cs="Times New Roman"/>
        </w:rPr>
        <w:fldChar w:fldCharType="end"/>
      </w:r>
      <w:r w:rsidR="003B630D" w:rsidRPr="00246CE4">
        <w:rPr>
          <w:rFonts w:ascii="Times New Roman" w:hAnsi="Times New Roman" w:cs="Times New Roman"/>
        </w:rPr>
        <w:t>.</w:t>
      </w:r>
    </w:p>
    <w:p w14:paraId="53BCBB98" w14:textId="6C68BFB1" w:rsidR="00D41E22" w:rsidRPr="00246CE4" w:rsidRDefault="00BD3925" w:rsidP="00BD3925">
      <w:pPr>
        <w:pStyle w:val="Heading4"/>
        <w:numPr>
          <w:ilvl w:val="3"/>
          <w:numId w:val="30"/>
        </w:numPr>
        <w:rPr>
          <w:rFonts w:ascii="Times New Roman" w:hAnsi="Times New Roman" w:cs="Times New Roman"/>
          <w:b/>
          <w:bCs/>
          <w:i w:val="0"/>
          <w:iCs w:val="0"/>
          <w:color w:val="auto"/>
        </w:rPr>
      </w:pPr>
      <w:r w:rsidRPr="00246CE4">
        <w:rPr>
          <w:rFonts w:ascii="Times New Roman" w:hAnsi="Times New Roman" w:cs="Times New Roman"/>
          <w:b/>
          <w:bCs/>
          <w:i w:val="0"/>
          <w:iCs w:val="0"/>
          <w:color w:val="auto"/>
        </w:rPr>
        <w:t xml:space="preserve">Cleaning </w:t>
      </w:r>
    </w:p>
    <w:p w14:paraId="3351E2BD" w14:textId="6D84F5BE" w:rsidR="00C32E3E" w:rsidRPr="00246CE4" w:rsidRDefault="00C32E3E" w:rsidP="00C32E3E">
      <w:pPr>
        <w:jc w:val="both"/>
        <w:rPr>
          <w:rFonts w:ascii="Times New Roman" w:hAnsi="Times New Roman" w:cs="Times New Roman"/>
        </w:rPr>
      </w:pPr>
      <w:r w:rsidRPr="00246CE4">
        <w:rPr>
          <w:rFonts w:ascii="Times New Roman" w:hAnsi="Times New Roman" w:cs="Times New Roman"/>
        </w:rPr>
        <w:t xml:space="preserve">Post-consumer waste is often contaminated with various impurities, </w:t>
      </w:r>
      <w:r w:rsidR="003B630D" w:rsidRPr="00246CE4">
        <w:rPr>
          <w:rFonts w:ascii="Times New Roman" w:hAnsi="Times New Roman" w:cs="Times New Roman"/>
        </w:rPr>
        <w:t xml:space="preserve">making </w:t>
      </w:r>
      <w:r w:rsidRPr="00246CE4">
        <w:rPr>
          <w:rFonts w:ascii="Times New Roman" w:hAnsi="Times New Roman" w:cs="Times New Roman"/>
        </w:rPr>
        <w:t>the recycling process</w:t>
      </w:r>
      <w:r w:rsidR="00D77F0E" w:rsidRPr="00246CE4">
        <w:rPr>
          <w:rFonts w:ascii="Times New Roman" w:hAnsi="Times New Roman" w:cs="Times New Roman"/>
        </w:rPr>
        <w:t xml:space="preserve"> difficult</w:t>
      </w:r>
      <w:r w:rsidRPr="00246CE4">
        <w:rPr>
          <w:rFonts w:ascii="Times New Roman" w:hAnsi="Times New Roman" w:cs="Times New Roman"/>
        </w:rPr>
        <w:t xml:space="preserve">. The primary objective of cleaning is to eliminate these impurities to ensure a high-quality </w:t>
      </w:r>
      <w:r w:rsidR="003B630D" w:rsidRPr="00246CE4">
        <w:rPr>
          <w:rFonts w:ascii="Times New Roman" w:hAnsi="Times New Roman" w:cs="Times New Roman"/>
        </w:rPr>
        <w:t>feedstock material</w:t>
      </w:r>
      <w:r w:rsidR="004F1A4A" w:rsidRPr="00246CE4">
        <w:rPr>
          <w:rFonts w:ascii="Times New Roman" w:hAnsi="Times New Roman" w:cs="Times New Roman"/>
        </w:rPr>
        <w:t xml:space="preserve"> without impurities</w:t>
      </w:r>
      <w:r w:rsidRPr="00246CE4">
        <w:rPr>
          <w:rFonts w:ascii="Times New Roman" w:hAnsi="Times New Roman" w:cs="Times New Roman"/>
        </w:rPr>
        <w:t>. While the literature does not specify particular washing methods, manual washing appears to be commonly employed</w:t>
      </w:r>
      <w:r w:rsidR="000265F2">
        <w:rPr>
          <w:rFonts w:ascii="Times New Roman" w:hAnsi="Times New Roman" w:cs="Times New Roman"/>
        </w:rPr>
        <w:t xml:space="preserve"> </w:t>
      </w:r>
      <w:r w:rsidR="006F3881"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{"citationID":"86dhTM7H","properties":{"formattedCitation":"(Razavi et al., 2011; Vaucher et al., 2022; Zander et al., 2019, 2018)","plainCitation":"(Razavi et al., 2011; Vaucher et al., 2022; Zander et al., 2019, 2018)","noteIndex":0},"citationItems":[{"id":689,"uris":["http://zotero.org/users/7033217/items/SXKK8NUH"],"itemData":{"id":689,"type":"article-journal","abstract":"Reclaimed materials such as waste plastics can be utilized in additive manufacturing to improve the self-reliance of warﬁghters on forward operating bases by cutting costs and decreasing the demand for the frequent resupplying of parts by the supply chain. In addition, the use of waste materials in additive manufacturing in the private sector would reduce cost and increase sustainability, providing a high-value output for used plastics. Experimentation is conducted to process polyethylene terephthalate bottles and packaging into ﬁlament that can then be used for additive manufacturing methods like fused ﬁlament fabrication, without the use of additives or modiﬁcation to the polymer. The chemistry of diﬀerent polyethylene terephthalate recycled feedstocks was evaluated and found to be identical, and thus mixed feedstock processing is a suitable approach. Rheological data showed drying of the recycled polyethylene terephthalate led to an increase in the polymer’s viscosity. Thermal and mechanical properties were evaluated for ﬁlament with diﬀerent processing conditions, as well as printed and molded specimens. Crystallinity ranged from 12.2 for the water cooled ﬁlament, compared to 24.9% for the ﬁlament without any active cooling. Tensile results show that the elongation to failure was similar to an injection molded part (3.5%) and tensile strength of 35.1 ± 8 MPa was comparable to commercial polycarbonate-ABS ﬁlament, demonstrating the robustness of the material. In addition, three point bending tests showed a similar load at failure for a select long-lead military part printed from the recycled ﬁlament compared to parts printed from commercial ﬁlament. Thus ﬁlament from recycled polyethylene terephthalate has the capability for replacing commercial ﬁlament in printing a diverse range of plastic parts.","citation-key":"zander2018","container-title":"Additive Manufacturing","DOI":"10.1016/j.addma.2018.03.007","ISSN":"22148604","journalAbbreviation":"Additive Manufacturing","language":"en","page":"174-182","source":"DOI.org (Crossref)","title":"Recycled polyethylene terephthalate as a new FFF feedstock material","volume":"21","author":[{"family":"Zander","given":"Nicole E."},{"family":"Gillan","given":"Margaret"},{"family":"Lambeth","given":"Robert H."}],"issued":{"date-parts":[["2018",5]]}}},{"id":6340,"uris":["http://zotero.org/groups/5518993/items/GFX62JSL"],"itemData":{"id":6340,"type":"article-journal","citation-key":"zanderRecycledPolypropyleneBlends2019","container-title":"Additive Manufacturing","DOI":"10.1016/j.addma.2018.11.009","ISSN":"22148604","journalAbbreviation":"Additive Manufacturing","language":"en","page":"122-130","source":"DOI.org (Crossref)","title":"Recycled polypropylene blends as novel 3D printing materials","volume":"25","author":[{"family":"Zander","given":"Nicole E."},{"family":"Gillan","given":"Margaret"},{"family":"Burckhard","given":"Zachary"},{"family":"Gardea","given":"Frank"}],"issued":{"date-parts":[["2019",1]]}}},{"id":667,"uris":["http://zotero.org/users/7033217/items/D2FBD8DA"],"itemData":{"id":667,"type":"article-journal","abstract":"As part of a project that aims to provide people with disabilities with simple assistive devices in Colombia, the possibility of creating a PET filament that can be printed by Fused Deposition Modelling (FDM) from beverage bottle waste was investigated, with the aim to remain as simple as possible in terms of plastic collection, sorting, processing, and printing. Recycled PET filaments were thus produced by extrusion from collected PET bottles, with the potential addition of HDPE, which comes from caps and rings. The microstructure, mechanical performance, and printing quality of parts produced with these filaments were investigated in comparison to commercial PET virgin and recycled filaments. HDPE presence as an immiscible blend did not affect the ease of extrusion or the quality of the printing, which were all satisfactory. In some conditions, the addition of 5 wt% of HDPE to recycled PET had a toughening effect on otherwise brittle samples. This behavior was attributed to the presence of elongated HDPE inclusions resulting from shear forces induced by the layer-by-layer printing, provided that the interface temperature remained high between layer depositions. This confirms that the mechanical performance of recycled PET is very sensitive to the processing conditions, especially in the case of 3D printing. Nonetheless, this low-cost process that did not require sophisticated compatibilization schemes allowed for the printing of parts with mechanical properties comparable to those obtained with high purity, commercially recycled filaments, opening interesting perspectives for a low-cost PET recycling process.","citation-key":"vaucher2022","container-title":"Polymers","DOI":"10.3390/polym14245507","ISSN":"2073-4360","issue":"24","language":"en","license":"http://creativecommons.org/licenses/by/3.0/","note":"number: 24","page":"5507","publisher":"Multidisciplinary Digital Publishing Institute","source":"www.mdpi.com","title":"Recycling of Bottle Grade PET: Influence of HDPE Contamination on the Microstructure and Mechanical Performance of 3D Printed Parts","title-short":"Recycling of Bottle Grade PET","volume":"14","author":[{"family":"Vaucher","given":"Joanne"},{"family":"Demongeot","given":"Adrien"},{"family":"Michaud","given":"Véronique"},{"family":"Leterrier","given":"Yves"}],"issued":{"date-parts":[["2022",1]]}}},{"id":733,"uris":["http://zotero.org/users/7033217/items/WEQRPI4V"],"itemData":{"id":733,"type":"article-journal","abstract":"Binary blends of recycled high-density polyethylene (R-HDPE) with poly(ethylene terephthalate) (R-PET) and recycled polystyrene (R-PS), as well as the ternary blends, i.e. R-HDPE/R-PET/R-PS, with varying amounts of the constituents were prep</w:instrText>
      </w:r>
      <w:r w:rsidR="00EE0ACE" w:rsidRPr="00711179">
        <w:rPr>
          <w:rFonts w:ascii="Times New Roman" w:hAnsi="Times New Roman" w:cs="Times New Roman"/>
          <w:lang w:val="fr-FR"/>
          <w:rPrChange w:id="817" w:author="Catalina Suescun Gonzalez" w:date="2026-09-04T10:39:00Z" w16du:dateUtc="2026-09-04T08:39:00Z">
            <w:rPr>
              <w:rFonts w:ascii="Times New Roman" w:hAnsi="Times New Roman" w:cs="Times New Roman"/>
            </w:rPr>
          </w:rPrChange>
        </w:rPr>
        <w:instrText xml:space="preserve">ared by twin screw extruder. The mechanical, rheological, thermal, and scanning electron microscopy (SEM) analyses were utilized to characterize the samples. The results revealed that both R-HDPE/R-PET and R-HDPE/R-PS blends show phase inversion but at different compositions. The R-PET was found to have much higher influence on the properties enhancement of the R-HDPE compared to R-PS, but at the phase inverted situation, a significant loss in the tensile strength of R-HDPE/R-PET blend was observed due to the weak interaction at this morphological state. However, the ternary blends with higher loading of second phase, namely greater than 50 wt% of R-PET+R-PS, demonstrated better mechanical properties than the binary blends with the same content of either R-PET or R-PS. Copyright © 2009 John Wiley &amp; Sons, Ltd.","citation-key":"razavi2011","container-title":"Polymers for Advanced Technologies","DOI":"10.1002/pat.1567","ISSN":"1099-1581","issue":"5","language":"en","note":"_eprint: https://onlinelibrary.wiley.com/doi/pdf/10.1002/pat.1567","page":"690-702","source":"Wiley Online Library","title":"Binary and ternary blends of high-density polyethylene with poly(ethylene terephthalate) and polystyrene based on recycled materials","volume":"22","author":[{"family":"Razavi","given":"S."},{"family":"Shojaei","given":"A."},{"family":"Bagheri","given":"R."}],"issued":{"date-parts":[["2011"]]}}}],"schema":"https://github.com/citation-style-language/schema/raw/master/csl-citation.json"} </w:instrText>
      </w:r>
      <w:r w:rsidR="006F3881" w:rsidRPr="00246CE4">
        <w:rPr>
          <w:rFonts w:ascii="Times New Roman" w:hAnsi="Times New Roman" w:cs="Times New Roman"/>
        </w:rPr>
        <w:fldChar w:fldCharType="separate"/>
      </w:r>
      <w:r w:rsidR="00EE0ACE" w:rsidRPr="00711179">
        <w:rPr>
          <w:rFonts w:ascii="Times New Roman" w:hAnsi="Times New Roman" w:cs="Times New Roman"/>
          <w:lang w:val="fr-FR"/>
          <w:rPrChange w:id="818" w:author="Catalina Suescun Gonzalez" w:date="2026-09-04T10:39:00Z" w16du:dateUtc="2026-09-04T08:39:00Z">
            <w:rPr>
              <w:rFonts w:ascii="Times New Roman" w:hAnsi="Times New Roman" w:cs="Times New Roman"/>
            </w:rPr>
          </w:rPrChange>
        </w:rPr>
        <w:t>(Razavi et al., 2011; Vaucher et al., 2022; Zander et al., 2019, 2018)</w:t>
      </w:r>
      <w:r w:rsidR="006F3881" w:rsidRPr="00246CE4">
        <w:rPr>
          <w:rFonts w:ascii="Times New Roman" w:hAnsi="Times New Roman" w:cs="Times New Roman"/>
        </w:rPr>
        <w:fldChar w:fldCharType="end"/>
      </w:r>
      <w:r w:rsidR="004F0DBD" w:rsidRPr="00711179">
        <w:rPr>
          <w:rFonts w:ascii="Times New Roman" w:hAnsi="Times New Roman" w:cs="Times New Roman"/>
          <w:lang w:val="fr-FR"/>
          <w:rPrChange w:id="819" w:author="Catalina Suescun Gonzalez" w:date="2026-09-04T10:39:00Z" w16du:dateUtc="2026-09-04T08:39:00Z">
            <w:rPr>
              <w:rFonts w:ascii="Times New Roman" w:hAnsi="Times New Roman" w:cs="Times New Roman"/>
            </w:rPr>
          </w:rPrChange>
        </w:rPr>
        <w:t>.</w:t>
      </w:r>
      <w:r w:rsidR="0016323E" w:rsidRPr="00711179">
        <w:rPr>
          <w:rFonts w:ascii="Times New Roman" w:hAnsi="Times New Roman" w:cs="Times New Roman"/>
          <w:lang w:val="fr-FR"/>
          <w:rPrChange w:id="820" w:author="Catalina Suescun Gonzalez" w:date="2026-09-04T10:39:00Z" w16du:dateUtc="2026-09-04T08:39:00Z">
            <w:rPr>
              <w:rFonts w:ascii="Times New Roman" w:hAnsi="Times New Roman" w:cs="Times New Roman"/>
            </w:rPr>
          </w:rPrChange>
        </w:rPr>
        <w:t xml:space="preserve"> </w:t>
      </w:r>
      <w:proofErr w:type="spellStart"/>
      <w:r w:rsidR="00FC29DB" w:rsidRPr="00711179">
        <w:rPr>
          <w:rFonts w:ascii="Times New Roman" w:hAnsi="Times New Roman" w:cs="Times New Roman"/>
          <w:lang w:val="fr-FR"/>
          <w:rPrChange w:id="821" w:author="Catalina Suescun Gonzalez" w:date="2026-09-04T10:39:00Z" w16du:dateUtc="2026-09-04T08:39:00Z">
            <w:rPr>
              <w:rFonts w:ascii="Times New Roman" w:hAnsi="Times New Roman" w:cs="Times New Roman"/>
            </w:rPr>
          </w:rPrChange>
        </w:rPr>
        <w:t>R</w:t>
      </w:r>
      <w:r w:rsidR="00756C47" w:rsidRPr="00711179">
        <w:rPr>
          <w:rFonts w:ascii="Times New Roman" w:hAnsi="Times New Roman" w:cs="Times New Roman"/>
          <w:lang w:val="fr-FR"/>
          <w:rPrChange w:id="822" w:author="Catalina Suescun Gonzalez" w:date="2026-09-04T10:39:00Z" w16du:dateUtc="2026-09-04T08:39:00Z">
            <w:rPr>
              <w:rFonts w:ascii="Times New Roman" w:hAnsi="Times New Roman" w:cs="Times New Roman"/>
            </w:rPr>
          </w:rPrChange>
        </w:rPr>
        <w:t>esearchers</w:t>
      </w:r>
      <w:proofErr w:type="spellEnd"/>
      <w:r w:rsidR="00756C47" w:rsidRPr="00711179">
        <w:rPr>
          <w:rFonts w:ascii="Times New Roman" w:hAnsi="Times New Roman" w:cs="Times New Roman"/>
          <w:lang w:val="fr-FR"/>
          <w:rPrChange w:id="823" w:author="Catalina Suescun Gonzalez" w:date="2026-09-04T10:39:00Z" w16du:dateUtc="2026-09-04T08:39:00Z">
            <w:rPr>
              <w:rFonts w:ascii="Times New Roman" w:hAnsi="Times New Roman" w:cs="Times New Roman"/>
            </w:rPr>
          </w:rPrChange>
        </w:rPr>
        <w:t xml:space="preserve"> in Nigeria </w:t>
      </w:r>
      <w:r w:rsidR="00756C47" w:rsidRPr="00246CE4">
        <w:rPr>
          <w:rFonts w:ascii="Times New Roman" w:hAnsi="Times New Roman" w:cs="Times New Roman"/>
        </w:rPr>
        <w:fldChar w:fldCharType="begin"/>
      </w:r>
      <w:r w:rsidR="00EE0ACE" w:rsidRPr="00711179">
        <w:rPr>
          <w:rFonts w:ascii="Times New Roman" w:hAnsi="Times New Roman" w:cs="Times New Roman"/>
          <w:lang w:val="fr-FR"/>
          <w:rPrChange w:id="824" w:author="Catalina Suescun Gonzalez" w:date="2026-09-04T10:39:00Z" w16du:dateUtc="2026-09-04T08:39:00Z">
            <w:rPr>
              <w:rFonts w:ascii="Times New Roman" w:hAnsi="Times New Roman" w:cs="Times New Roman"/>
            </w:rPr>
          </w:rPrChange>
        </w:rPr>
        <w:instrText xml:space="preserve"> ADDIN ZOTERO_ITEM CSL_CITATION {"citationID":"A7QFuQ1f","properties":{"formattedCitation":"(Okunola et al., 2019)","plainCitation":"(Okunola et al., 2019)","noteIndex":0},"citationItems":[{"id":584,"uris":["http://zotero.org/users/7033217/items/FL7S9YPK"],"itemData":{"id":584,"type":"article-journal","abstract":"Plastics, owing to its widespread use in almost all sectors, has become a foremost important environmental threat facing humankind and recycling is considered the best and viable option to tackle this peril. The purpose of this research was to develop and evaluate PET bottles shredding and washing machine for waste management and recycling. The research was aimed at shredding PET bottles into required sizes with an area of 0.001m2 (10mm x 10mm) for a plastic pelletizer. The machine developed performs washing, cleaning and shredding of</w:instrText>
      </w:r>
      <w:r w:rsidR="00EE0ACE" w:rsidRPr="004A579E">
        <w:rPr>
          <w:rFonts w:ascii="Times New Roman" w:hAnsi="Times New Roman" w:cs="Times New Roman"/>
        </w:rPr>
        <w:instrText xml:space="preserve"> PET bottles using rotating blades are arranged in auger-like manner, other features of the machine includes hopper, washing chamber, adjustable screen and centrifugal pump. The machine was designed with high consideration for safety, easy operation, efficiency and cost. The machine has the capacity to shred 5075kg of PET bottles per hour. The recycling efficiency, shredding efficiency and percentage retention are the parameters used to evaluate the performance of the machine at variable operation speeds (187.5rpm, 273.8rpm and 350.2rpm) and feeding rates (1.0kg/hr, 1.8kg/hr and 2.4 kg/hr). Tests results showed hi</w:instrText>
      </w:r>
      <w:r w:rsidR="00EE0ACE">
        <w:rPr>
          <w:rFonts w:ascii="Times New Roman" w:hAnsi="Times New Roman" w:cs="Times New Roman"/>
        </w:rPr>
        <w:instrText xml:space="preserve">gher ratio of the shredded plastic of the desired size at 1.8kg/hr and 350.2rpm, accounting for 60.01% shredding efficiency. The recycling efficiency of the shredding and washing machine is 93.73% at 273.8rpm and 1.8kg/hr feeding rate, with the highest retention of 17.9% at 2.4kg/hr feeding rate and 185.7rpm. The shredding and washing machine will be used in combination with plastic pelletizing machine in a waste recycling plant.","citation-key":"okunola2019","language":"en","source":"Zotero","title":"DEVELOPMENT OF SHREDDING AND WASHING MACHINE FOR POLYETHYLENE TEREPHTHALATE (PET) BOTTLES PELLETIZER","author":[{"family":"Okunola","given":"Oluwatobi I"},{"family":"Oyebade","given":"Damilola A"},{"family":"Olanrewaju","given":"Olawale O"}],"issued":{"date-parts":[["2019"]]}}}],"schema":"https://github.com/citation-style-language/schema/raw/master/csl-citation.json"} </w:instrText>
      </w:r>
      <w:r w:rsidR="00756C47" w:rsidRPr="00246CE4">
        <w:rPr>
          <w:rFonts w:ascii="Times New Roman" w:hAnsi="Times New Roman" w:cs="Times New Roman"/>
        </w:rPr>
        <w:fldChar w:fldCharType="separate"/>
      </w:r>
      <w:r w:rsidR="00EE0ACE" w:rsidRPr="00EE0ACE">
        <w:rPr>
          <w:rFonts w:ascii="Times New Roman" w:hAnsi="Times New Roman" w:cs="Times New Roman"/>
        </w:rPr>
        <w:t>(Okunola et al., 2019)</w:t>
      </w:r>
      <w:r w:rsidR="00756C47" w:rsidRPr="00246CE4">
        <w:rPr>
          <w:rFonts w:ascii="Times New Roman" w:hAnsi="Times New Roman" w:cs="Times New Roman"/>
        </w:rPr>
        <w:fldChar w:fldCharType="end"/>
      </w:r>
      <w:r w:rsidR="00FC29DB" w:rsidRPr="00246CE4">
        <w:rPr>
          <w:rFonts w:ascii="Times New Roman" w:hAnsi="Times New Roman" w:cs="Times New Roman"/>
        </w:rPr>
        <w:t xml:space="preserve"> </w:t>
      </w:r>
      <w:r w:rsidR="00756C47" w:rsidRPr="00246CE4">
        <w:rPr>
          <w:rFonts w:ascii="Times New Roman" w:hAnsi="Times New Roman" w:cs="Times New Roman"/>
        </w:rPr>
        <w:t xml:space="preserve">developed a shredder-washing machine </w:t>
      </w:r>
      <w:r w:rsidR="00FC29DB" w:rsidRPr="00246CE4">
        <w:rPr>
          <w:rFonts w:ascii="Times New Roman" w:hAnsi="Times New Roman" w:cs="Times New Roman"/>
        </w:rPr>
        <w:t xml:space="preserve">specifically for </w:t>
      </w:r>
      <w:r w:rsidR="00D77F0E" w:rsidRPr="00246CE4">
        <w:rPr>
          <w:rFonts w:ascii="Times New Roman" w:hAnsi="Times New Roman" w:cs="Times New Roman"/>
        </w:rPr>
        <w:t>processing</w:t>
      </w:r>
      <w:r w:rsidR="00144F7F" w:rsidRPr="00246CE4">
        <w:rPr>
          <w:rFonts w:ascii="Times New Roman" w:hAnsi="Times New Roman" w:cs="Times New Roman"/>
        </w:rPr>
        <w:t xml:space="preserve"> </w:t>
      </w:r>
      <w:r w:rsidR="00756C47" w:rsidRPr="00246CE4">
        <w:rPr>
          <w:rFonts w:ascii="Times New Roman" w:hAnsi="Times New Roman" w:cs="Times New Roman"/>
        </w:rPr>
        <w:t>PET bottles</w:t>
      </w:r>
      <w:r w:rsidR="001D14B6">
        <w:rPr>
          <w:rFonts w:ascii="Times New Roman" w:hAnsi="Times New Roman" w:cs="Times New Roman"/>
        </w:rPr>
        <w:t>,</w:t>
      </w:r>
      <w:r w:rsidR="00756C47" w:rsidRPr="00246CE4">
        <w:rPr>
          <w:rFonts w:ascii="Times New Roman" w:hAnsi="Times New Roman" w:cs="Times New Roman"/>
        </w:rPr>
        <w:t xml:space="preserve"> capable of </w:t>
      </w:r>
      <w:r w:rsidR="00D77F0E" w:rsidRPr="00246CE4">
        <w:rPr>
          <w:rFonts w:ascii="Times New Roman" w:hAnsi="Times New Roman" w:cs="Times New Roman"/>
        </w:rPr>
        <w:t>shredding</w:t>
      </w:r>
      <w:r w:rsidR="004F1A4A" w:rsidRPr="00246CE4">
        <w:rPr>
          <w:rFonts w:ascii="Times New Roman" w:hAnsi="Times New Roman" w:cs="Times New Roman"/>
        </w:rPr>
        <w:t xml:space="preserve"> and </w:t>
      </w:r>
      <w:r w:rsidR="00D77F0E" w:rsidRPr="00246CE4">
        <w:rPr>
          <w:rFonts w:ascii="Times New Roman" w:hAnsi="Times New Roman" w:cs="Times New Roman"/>
        </w:rPr>
        <w:t>cleaning</w:t>
      </w:r>
      <w:r w:rsidR="00756C47" w:rsidRPr="00246CE4">
        <w:rPr>
          <w:rFonts w:ascii="Times New Roman" w:hAnsi="Times New Roman" w:cs="Times New Roman"/>
        </w:rPr>
        <w:t xml:space="preserve"> 50-75</w:t>
      </w:r>
      <w:r w:rsidR="000D4B58">
        <w:rPr>
          <w:rFonts w:ascii="Times New Roman" w:hAnsi="Times New Roman" w:cs="Times New Roman"/>
        </w:rPr>
        <w:t xml:space="preserve"> </w:t>
      </w:r>
      <w:r w:rsidR="00756C47" w:rsidRPr="00246CE4">
        <w:rPr>
          <w:rFonts w:ascii="Times New Roman" w:hAnsi="Times New Roman" w:cs="Times New Roman"/>
        </w:rPr>
        <w:t xml:space="preserve">kg </w:t>
      </w:r>
      <w:r w:rsidR="004F1A4A" w:rsidRPr="00246CE4">
        <w:rPr>
          <w:rFonts w:ascii="Times New Roman" w:hAnsi="Times New Roman" w:cs="Times New Roman"/>
        </w:rPr>
        <w:t xml:space="preserve">of plastic bottle waste </w:t>
      </w:r>
      <w:r w:rsidR="00756C47" w:rsidRPr="00246CE4">
        <w:rPr>
          <w:rFonts w:ascii="Times New Roman" w:hAnsi="Times New Roman" w:cs="Times New Roman"/>
        </w:rPr>
        <w:t xml:space="preserve">per hour. </w:t>
      </w:r>
      <w:r w:rsidR="00144F7F" w:rsidRPr="00246CE4">
        <w:rPr>
          <w:rFonts w:ascii="Times New Roman" w:hAnsi="Times New Roman" w:cs="Times New Roman"/>
        </w:rPr>
        <w:t xml:space="preserve">Additionally, initiatives </w:t>
      </w:r>
      <w:r w:rsidR="00756C47" w:rsidRPr="00246CE4">
        <w:rPr>
          <w:rFonts w:ascii="Times New Roman" w:hAnsi="Times New Roman" w:cs="Times New Roman"/>
        </w:rPr>
        <w:t xml:space="preserve">such </w:t>
      </w:r>
      <w:r w:rsidR="00D77F0E" w:rsidRPr="00246CE4">
        <w:rPr>
          <w:rFonts w:ascii="Times New Roman" w:hAnsi="Times New Roman" w:cs="Times New Roman"/>
        </w:rPr>
        <w:t xml:space="preserve">as </w:t>
      </w:r>
      <w:r w:rsidR="003B630D" w:rsidRPr="00246CE4">
        <w:rPr>
          <w:rFonts w:ascii="Times New Roman" w:hAnsi="Times New Roman" w:cs="Times New Roman"/>
        </w:rPr>
        <w:t xml:space="preserve">“plastic </w:t>
      </w:r>
      <w:r w:rsidR="00756C47" w:rsidRPr="00246CE4">
        <w:rPr>
          <w:rFonts w:ascii="Times New Roman" w:hAnsi="Times New Roman" w:cs="Times New Roman"/>
        </w:rPr>
        <w:t>odyssey</w:t>
      </w:r>
      <w:r w:rsidR="003B630D" w:rsidRPr="00246CE4">
        <w:rPr>
          <w:rFonts w:ascii="Times New Roman" w:hAnsi="Times New Roman" w:cs="Times New Roman"/>
        </w:rPr>
        <w:t>”</w:t>
      </w:r>
      <w:r w:rsidR="00756C47" w:rsidRPr="00246CE4">
        <w:rPr>
          <w:rFonts w:ascii="Times New Roman" w:hAnsi="Times New Roman" w:cs="Times New Roman"/>
        </w:rPr>
        <w:t xml:space="preserve"> develop low-cost</w:t>
      </w:r>
      <w:r w:rsidR="001D14B6">
        <w:rPr>
          <w:rFonts w:ascii="Times New Roman" w:hAnsi="Times New Roman" w:cs="Times New Roman"/>
        </w:rPr>
        <w:t>,</w:t>
      </w:r>
      <w:r w:rsidR="00756C47" w:rsidRPr="00246CE4">
        <w:rPr>
          <w:rFonts w:ascii="Times New Roman" w:hAnsi="Times New Roman" w:cs="Times New Roman"/>
        </w:rPr>
        <w:t xml:space="preserve"> </w:t>
      </w:r>
      <w:r w:rsidR="00D77F0E" w:rsidRPr="00246CE4">
        <w:rPr>
          <w:rFonts w:ascii="Times New Roman" w:hAnsi="Times New Roman" w:cs="Times New Roman"/>
        </w:rPr>
        <w:t>open-source</w:t>
      </w:r>
      <w:r w:rsidR="004F1A4A" w:rsidRPr="00246CE4">
        <w:rPr>
          <w:rFonts w:ascii="Times New Roman" w:hAnsi="Times New Roman" w:cs="Times New Roman"/>
        </w:rPr>
        <w:t xml:space="preserve"> technologies</w:t>
      </w:r>
      <w:r w:rsidR="00756C47" w:rsidRPr="00246CE4">
        <w:rPr>
          <w:rFonts w:ascii="Times New Roman" w:hAnsi="Times New Roman" w:cs="Times New Roman"/>
        </w:rPr>
        <w:t xml:space="preserve"> for </w:t>
      </w:r>
      <w:r w:rsidR="001D14B6">
        <w:rPr>
          <w:rFonts w:ascii="Times New Roman" w:hAnsi="Times New Roman" w:cs="Times New Roman"/>
        </w:rPr>
        <w:t>plastic</w:t>
      </w:r>
      <w:r w:rsidR="00756C47" w:rsidRPr="00246CE4">
        <w:rPr>
          <w:rFonts w:ascii="Times New Roman" w:hAnsi="Times New Roman" w:cs="Times New Roman"/>
        </w:rPr>
        <w:t xml:space="preserve"> treatment </w:t>
      </w:r>
      <w:r w:rsidR="00B74E90"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{"citationID":"GKYRg7PU","properties":{"formattedCitation":"(Plastic odyssey, n.d.)","plainCitation":"(Plastic odyssey, n.d.)","noteIndex":0},"citationItems":[{"id":162,"uris":["http://zotero.org/users/7033217/items/57YM8SV8"],"itemData":{"id":162,"type":"webpage","abstract":"Cette plateforme est un outil ouvert à tous qui vise à lutter contre la pollution plastique en rendant accessible des connaissances techniques autour du recyclage et de la valorisation des déchets plastiques.","citation-key":"plasticodyssey","container-title":"Plastic Odyssey - Technology","language":"fr-FR","title":"La plateforme des technologies open source du recyclage | Plastic Odyssey","URL":"https://technology.plasticodyssey.org/","author":[{"family":"Plastic odyssey","given":""}],"accessed":{"date-parts":[["2024",9,23]]}}}],"schema":"https://github.com/citation-style-language/schema/raw/master/csl-citation.json"} </w:instrText>
      </w:r>
      <w:r w:rsidR="00B74E90" w:rsidRPr="00246CE4">
        <w:rPr>
          <w:rFonts w:ascii="Times New Roman" w:hAnsi="Times New Roman" w:cs="Times New Roman"/>
        </w:rPr>
        <w:fldChar w:fldCharType="separate"/>
      </w:r>
      <w:r w:rsidR="00EE0ACE" w:rsidRPr="00EE0ACE">
        <w:rPr>
          <w:rFonts w:ascii="Times New Roman" w:hAnsi="Times New Roman" w:cs="Times New Roman"/>
        </w:rPr>
        <w:t>(Plastic odyssey, n.d.)</w:t>
      </w:r>
      <w:r w:rsidR="00B74E90" w:rsidRPr="00246CE4">
        <w:rPr>
          <w:rFonts w:ascii="Times New Roman" w:hAnsi="Times New Roman" w:cs="Times New Roman"/>
        </w:rPr>
        <w:fldChar w:fldCharType="end"/>
      </w:r>
      <w:r w:rsidR="00756C47" w:rsidRPr="00246CE4">
        <w:rPr>
          <w:rFonts w:ascii="Times New Roman" w:hAnsi="Times New Roman" w:cs="Times New Roman"/>
        </w:rPr>
        <w:t>. Both machines use centrifugal principle</w:t>
      </w:r>
      <w:r w:rsidR="004F1A4A" w:rsidRPr="00246CE4">
        <w:rPr>
          <w:rFonts w:ascii="Times New Roman" w:hAnsi="Times New Roman" w:cs="Times New Roman"/>
        </w:rPr>
        <w:t>s</w:t>
      </w:r>
      <w:r w:rsidR="00756C47" w:rsidRPr="00246CE4">
        <w:rPr>
          <w:rFonts w:ascii="Times New Roman" w:hAnsi="Times New Roman" w:cs="Times New Roman"/>
        </w:rPr>
        <w:t xml:space="preserve"> similar to a normal washing machine for clothes, making an interesting approach for local waste washing.</w:t>
      </w:r>
      <w:r w:rsidR="004F0DBD" w:rsidRPr="00246CE4">
        <w:rPr>
          <w:rFonts w:ascii="Times New Roman" w:hAnsi="Times New Roman" w:cs="Times New Roman"/>
        </w:rPr>
        <w:t xml:space="preserve"> </w:t>
      </w:r>
      <w:r w:rsidRPr="00246CE4">
        <w:rPr>
          <w:rFonts w:ascii="Times New Roman" w:hAnsi="Times New Roman" w:cs="Times New Roman"/>
        </w:rPr>
        <w:t xml:space="preserve">In industrial settings, mechanical recycling processes often utilize friction or rotary washers with caustic solutions to facilitate cleaning. </w:t>
      </w:r>
      <w:r w:rsidR="00641B14" w:rsidRPr="00246CE4">
        <w:rPr>
          <w:rFonts w:ascii="Times New Roman" w:hAnsi="Times New Roman" w:cs="Times New Roman"/>
        </w:rPr>
        <w:t>I</w:t>
      </w:r>
      <w:r w:rsidRPr="00246CE4">
        <w:rPr>
          <w:rFonts w:ascii="Times New Roman" w:hAnsi="Times New Roman" w:cs="Times New Roman"/>
        </w:rPr>
        <w:t xml:space="preserve">n the </w:t>
      </w:r>
      <w:r w:rsidR="00233C2B" w:rsidRPr="00246CE4">
        <w:rPr>
          <w:rFonts w:ascii="Times New Roman" w:hAnsi="Times New Roman" w:cs="Times New Roman"/>
        </w:rPr>
        <w:t>North American context</w:t>
      </w:r>
      <w:r w:rsidRPr="00246CE4">
        <w:rPr>
          <w:rFonts w:ascii="Times New Roman" w:hAnsi="Times New Roman" w:cs="Times New Roman"/>
        </w:rPr>
        <w:t xml:space="preserve">, cleaning was deemed unnecessary for the </w:t>
      </w:r>
      <w:r w:rsidR="004F1A4A" w:rsidRPr="00246CE4">
        <w:rPr>
          <w:rFonts w:ascii="Times New Roman" w:hAnsi="Times New Roman" w:cs="Times New Roman"/>
        </w:rPr>
        <w:t xml:space="preserve">specific post-consumer goods collected for the experimentation, i.e., </w:t>
      </w:r>
      <w:r w:rsidRPr="00246CE4">
        <w:rPr>
          <w:rFonts w:ascii="Times New Roman" w:hAnsi="Times New Roman" w:cs="Times New Roman"/>
        </w:rPr>
        <w:t xml:space="preserve">water bottles. </w:t>
      </w:r>
    </w:p>
    <w:p w14:paraId="6AA2DB5E" w14:textId="77777777" w:rsidR="004C66E3" w:rsidRPr="001F38C7" w:rsidRDefault="00BD3925" w:rsidP="00F21365">
      <w:pPr>
        <w:pStyle w:val="Heading4"/>
        <w:numPr>
          <w:ilvl w:val="3"/>
          <w:numId w:val="30"/>
        </w:numPr>
        <w:jc w:val="both"/>
        <w:rPr>
          <w:rFonts w:ascii="Times New Roman" w:hAnsi="Times New Roman" w:cs="Times New Roman"/>
          <w:b/>
          <w:bCs/>
          <w:i w:val="0"/>
          <w:iCs w:val="0"/>
          <w:color w:val="000000" w:themeColor="text1"/>
        </w:rPr>
      </w:pPr>
      <w:r w:rsidRPr="001F38C7">
        <w:rPr>
          <w:rFonts w:ascii="Times New Roman" w:hAnsi="Times New Roman" w:cs="Times New Roman"/>
          <w:b/>
          <w:bCs/>
          <w:i w:val="0"/>
          <w:iCs w:val="0"/>
          <w:color w:val="auto"/>
        </w:rPr>
        <w:lastRenderedPageBreak/>
        <w:t xml:space="preserve">Drying </w:t>
      </w:r>
    </w:p>
    <w:p w14:paraId="04D12CC1" w14:textId="5817D228" w:rsidR="003A3DDD" w:rsidRPr="0008224B" w:rsidRDefault="002A5914" w:rsidP="004C66E3">
      <w:pPr>
        <w:pStyle w:val="Heading4"/>
        <w:ind w:left="142"/>
        <w:jc w:val="both"/>
        <w:rPr>
          <w:rFonts w:ascii="Times New Roman" w:hAnsi="Times New Roman" w:cs="Times New Roman"/>
          <w:i w:val="0"/>
          <w:iCs w:val="0"/>
          <w:color w:val="000000" w:themeColor="text1"/>
        </w:rPr>
      </w:pPr>
      <w:r w:rsidRPr="0008224B">
        <w:rPr>
          <w:rFonts w:ascii="Times New Roman" w:hAnsi="Times New Roman" w:cs="Times New Roman"/>
          <w:i w:val="0"/>
          <w:iCs w:val="0"/>
          <w:color w:val="000000" w:themeColor="text1"/>
        </w:rPr>
        <w:t>The drying</w:t>
      </w:r>
      <w:r w:rsidR="00E55D63" w:rsidRPr="0008224B">
        <w:rPr>
          <w:rFonts w:ascii="Times New Roman" w:hAnsi="Times New Roman" w:cs="Times New Roman"/>
          <w:i w:val="0"/>
          <w:iCs w:val="0"/>
          <w:color w:val="000000" w:themeColor="text1"/>
        </w:rPr>
        <w:t xml:space="preserve"> </w:t>
      </w:r>
      <w:r w:rsidR="00D80B8D" w:rsidRPr="0008224B">
        <w:rPr>
          <w:rFonts w:ascii="Times New Roman" w:hAnsi="Times New Roman" w:cs="Times New Roman"/>
          <w:i w:val="0"/>
          <w:iCs w:val="0"/>
          <w:color w:val="000000" w:themeColor="text1"/>
        </w:rPr>
        <w:t xml:space="preserve">process seeks </w:t>
      </w:r>
      <w:r w:rsidR="00D77F0E" w:rsidRPr="0008224B">
        <w:rPr>
          <w:rFonts w:ascii="Times New Roman" w:hAnsi="Times New Roman" w:cs="Times New Roman"/>
          <w:i w:val="0"/>
          <w:iCs w:val="0"/>
          <w:color w:val="000000" w:themeColor="text1"/>
        </w:rPr>
        <w:t>to</w:t>
      </w:r>
      <w:r w:rsidR="00E55D63" w:rsidRPr="0008224B">
        <w:rPr>
          <w:rFonts w:ascii="Times New Roman" w:hAnsi="Times New Roman" w:cs="Times New Roman"/>
          <w:i w:val="0"/>
          <w:iCs w:val="0"/>
          <w:color w:val="000000" w:themeColor="text1"/>
        </w:rPr>
        <w:t xml:space="preserve"> </w:t>
      </w:r>
      <w:r w:rsidR="00D77F0E" w:rsidRPr="0008224B">
        <w:rPr>
          <w:rFonts w:ascii="Times New Roman" w:hAnsi="Times New Roman" w:cs="Times New Roman"/>
          <w:i w:val="0"/>
          <w:iCs w:val="0"/>
          <w:color w:val="000000" w:themeColor="text1"/>
        </w:rPr>
        <w:t>reduce</w:t>
      </w:r>
      <w:r w:rsidR="00E55D63" w:rsidRPr="0008224B">
        <w:rPr>
          <w:rFonts w:ascii="Times New Roman" w:hAnsi="Times New Roman" w:cs="Times New Roman"/>
          <w:i w:val="0"/>
          <w:iCs w:val="0"/>
          <w:color w:val="000000" w:themeColor="text1"/>
        </w:rPr>
        <w:t xml:space="preserve"> water and moisture in the polymer </w:t>
      </w:r>
      <w:r w:rsidR="00D80B8D" w:rsidRPr="0008224B">
        <w:rPr>
          <w:rFonts w:ascii="Times New Roman" w:hAnsi="Times New Roman" w:cs="Times New Roman"/>
          <w:i w:val="0"/>
          <w:iCs w:val="0"/>
          <w:color w:val="000000" w:themeColor="text1"/>
        </w:rPr>
        <w:t>structure</w:t>
      </w:r>
      <w:r w:rsidR="00E55D63" w:rsidRPr="0008224B">
        <w:rPr>
          <w:rFonts w:ascii="Times New Roman" w:hAnsi="Times New Roman" w:cs="Times New Roman"/>
          <w:i w:val="0"/>
          <w:iCs w:val="0"/>
          <w:color w:val="000000" w:themeColor="text1"/>
        </w:rPr>
        <w:t xml:space="preserve">. The </w:t>
      </w:r>
      <w:r w:rsidR="00732BC7" w:rsidRPr="0008224B">
        <w:rPr>
          <w:rFonts w:ascii="Times New Roman" w:hAnsi="Times New Roman" w:cs="Times New Roman"/>
          <w:i w:val="0"/>
          <w:iCs w:val="0"/>
          <w:color w:val="000000" w:themeColor="text1"/>
        </w:rPr>
        <w:t>moisture can</w:t>
      </w:r>
      <w:r w:rsidR="00E55D63" w:rsidRPr="0008224B">
        <w:rPr>
          <w:rFonts w:ascii="Times New Roman" w:hAnsi="Times New Roman" w:cs="Times New Roman"/>
          <w:i w:val="0"/>
          <w:iCs w:val="0"/>
          <w:color w:val="000000" w:themeColor="text1"/>
        </w:rPr>
        <w:t xml:space="preserve"> affect </w:t>
      </w:r>
      <w:r w:rsidR="00732BC7" w:rsidRPr="0008224B">
        <w:rPr>
          <w:rFonts w:ascii="Times New Roman" w:hAnsi="Times New Roman" w:cs="Times New Roman"/>
          <w:i w:val="0"/>
          <w:iCs w:val="0"/>
          <w:color w:val="000000" w:themeColor="text1"/>
        </w:rPr>
        <w:t xml:space="preserve">the material </w:t>
      </w:r>
      <w:r w:rsidR="00E55D63" w:rsidRPr="0008224B">
        <w:rPr>
          <w:rFonts w:ascii="Times New Roman" w:hAnsi="Times New Roman" w:cs="Times New Roman"/>
          <w:i w:val="0"/>
          <w:iCs w:val="0"/>
          <w:color w:val="000000" w:themeColor="text1"/>
        </w:rPr>
        <w:t>flow behavior,</w:t>
      </w:r>
      <w:r w:rsidR="00612DAA" w:rsidRPr="0008224B">
        <w:rPr>
          <w:rFonts w:ascii="Times New Roman" w:hAnsi="Times New Roman" w:cs="Times New Roman"/>
          <w:i w:val="0"/>
          <w:iCs w:val="0"/>
          <w:color w:val="000000" w:themeColor="text1"/>
        </w:rPr>
        <w:t xml:space="preserve"> creating internal</w:t>
      </w:r>
      <w:r w:rsidR="008C7CCD" w:rsidRPr="0008224B">
        <w:rPr>
          <w:rFonts w:ascii="Times New Roman" w:hAnsi="Times New Roman" w:cs="Times New Roman"/>
          <w:i w:val="0"/>
          <w:iCs w:val="0"/>
          <w:color w:val="000000" w:themeColor="text1"/>
        </w:rPr>
        <w:t xml:space="preserve"> </w:t>
      </w:r>
      <w:r w:rsidR="00233C2B" w:rsidRPr="0008224B">
        <w:rPr>
          <w:rFonts w:ascii="Times New Roman" w:hAnsi="Times New Roman" w:cs="Times New Roman"/>
          <w:i w:val="0"/>
          <w:iCs w:val="0"/>
          <w:color w:val="000000" w:themeColor="text1"/>
        </w:rPr>
        <w:t>porosity</w:t>
      </w:r>
      <w:r w:rsidR="00B07D9F" w:rsidRPr="0008224B">
        <w:rPr>
          <w:rFonts w:ascii="Times New Roman" w:hAnsi="Times New Roman" w:cs="Times New Roman"/>
          <w:i w:val="0"/>
          <w:iCs w:val="0"/>
          <w:color w:val="000000" w:themeColor="text1"/>
        </w:rPr>
        <w:t>,</w:t>
      </w:r>
      <w:r w:rsidR="00E55D63" w:rsidRPr="0008224B">
        <w:rPr>
          <w:rFonts w:ascii="Times New Roman" w:hAnsi="Times New Roman" w:cs="Times New Roman"/>
          <w:i w:val="0"/>
          <w:iCs w:val="0"/>
          <w:color w:val="000000" w:themeColor="text1"/>
        </w:rPr>
        <w:t xml:space="preserve"> resulting in poor </w:t>
      </w:r>
      <w:r w:rsidR="001F6C30" w:rsidRPr="0008224B">
        <w:rPr>
          <w:rFonts w:ascii="Times New Roman" w:hAnsi="Times New Roman" w:cs="Times New Roman"/>
          <w:i w:val="0"/>
          <w:iCs w:val="0"/>
          <w:color w:val="000000" w:themeColor="text1"/>
        </w:rPr>
        <w:t xml:space="preserve">3D </w:t>
      </w:r>
      <w:r w:rsidR="00E55D63" w:rsidRPr="0008224B">
        <w:rPr>
          <w:rFonts w:ascii="Times New Roman" w:hAnsi="Times New Roman" w:cs="Times New Roman"/>
          <w:i w:val="0"/>
          <w:iCs w:val="0"/>
          <w:color w:val="000000" w:themeColor="text1"/>
        </w:rPr>
        <w:t>printing</w:t>
      </w:r>
      <w:r w:rsidR="0038644B" w:rsidRPr="0008224B">
        <w:rPr>
          <w:rFonts w:ascii="Times New Roman" w:hAnsi="Times New Roman" w:cs="Times New Roman"/>
          <w:i w:val="0"/>
          <w:iCs w:val="0"/>
          <w:color w:val="000000" w:themeColor="text1"/>
        </w:rPr>
        <w:t xml:space="preserve"> quality</w:t>
      </w:r>
      <w:r w:rsidR="004C00D6" w:rsidRPr="0008224B">
        <w:rPr>
          <w:rFonts w:ascii="Times New Roman" w:hAnsi="Times New Roman" w:cs="Times New Roman"/>
          <w:i w:val="0"/>
          <w:iCs w:val="0"/>
          <w:color w:val="000000" w:themeColor="text1"/>
        </w:rPr>
        <w:t xml:space="preserve"> </w:t>
      </w:r>
      <w:r w:rsidR="004C00D6" w:rsidRPr="0008224B">
        <w:rPr>
          <w:rFonts w:ascii="Times New Roman" w:hAnsi="Times New Roman" w:cs="Times New Roman"/>
          <w:i w:val="0"/>
          <w:iCs w:val="0"/>
          <w:color w:val="000000" w:themeColor="text1"/>
        </w:rPr>
        <w:fldChar w:fldCharType="begin"/>
      </w:r>
      <w:r w:rsidR="00EE0ACE" w:rsidRPr="0008224B">
        <w:rPr>
          <w:rFonts w:ascii="Times New Roman" w:hAnsi="Times New Roman" w:cs="Times New Roman"/>
          <w:i w:val="0"/>
          <w:iCs w:val="0"/>
          <w:color w:val="000000" w:themeColor="text1"/>
        </w:rPr>
        <w:instrText xml:space="preserve"> ADDIN ZOTERO_ITEM CSL_CITATION {"citationID":"XDn7Auqc","properties":{"formattedCitation":"(Halidi and Abdullah, 2012)","plainCitation":"(Halidi and Abdullah, 2012)","noteIndex":0},"citationItems":[{"id":141,"uris":["http://zotero.org/users/7033217/items/4ZBY29MY"],"itemData":{"id":141,"type":"article-journal","abstract":"User experience and many machine breakdown records of FDM rapid prototyping indicated that moisture effects on Acrylonitrile Butadiene Styrene (ABS) which consequently causes physical, morphological and thermal stability changes to the polymer, is the major cause of problem. These reports claim that these changes may have caused nozzle blockage on the liquefier of the Fused Deposition Modeling (FDM) machine although no thorough investigation were done. Experiments are therefore conducted to verify these assumptions. It has been observed that physical changes do not cause nozzle clogging. The clogging is due to the morphological and thermal stability changes of ABS when the material is exposed to moisture.","citation-key":"halidi2012","container-title":"2012 IEEE Symposium on Humanities, Science and Engineering Research","DOI":"10.1109/SHUSER.2012.6268999","note":"event-title: 2012 IEEE Symposium on Humanities, Science and Engineering Research (SHUSER)\nISBN: 9781467313100 9781467313117 9781467313094\npublisher-place: Kuala Lumpur","page":"839-843","publisher":"IEEE","source":"Semantic Scholar","title":"Moisture effects on the ABS used for Fused Deposition Modeling rapid prototyping machine","author":[{"family":"Halidi","given":"S. N. A. M."},{"family":"Abdullah","given":"J."}],"issued":{"date-parts":[["2012",6]]}}}],"schema":"https://github.com/citation-style-language/schema/raw/master/csl-citation.json"} </w:instrText>
      </w:r>
      <w:r w:rsidR="004C00D6" w:rsidRPr="0008224B">
        <w:rPr>
          <w:rFonts w:ascii="Times New Roman" w:hAnsi="Times New Roman" w:cs="Times New Roman"/>
          <w:i w:val="0"/>
          <w:iCs w:val="0"/>
          <w:color w:val="000000" w:themeColor="text1"/>
        </w:rPr>
        <w:fldChar w:fldCharType="separate"/>
      </w:r>
      <w:r w:rsidR="00EE0ACE" w:rsidRPr="0008224B">
        <w:rPr>
          <w:rFonts w:ascii="Times New Roman" w:hAnsi="Times New Roman" w:cs="Times New Roman"/>
          <w:i w:val="0"/>
          <w:iCs w:val="0"/>
          <w:color w:val="000000" w:themeColor="text1"/>
          <w:rPrChange w:id="825" w:author="Catalina Suescun Gonzalez" w:date="2026-09-04T11:49:00Z" w16du:dateUtc="2026-09-04T09:49:00Z">
            <w:rPr>
              <w:rFonts w:ascii="Times New Roman" w:hAnsi="Times New Roman" w:cs="Times New Roman"/>
            </w:rPr>
          </w:rPrChange>
        </w:rPr>
        <w:t>(Halidi and Abdullah, 2012)</w:t>
      </w:r>
      <w:r w:rsidR="004C00D6" w:rsidRPr="0008224B">
        <w:rPr>
          <w:rFonts w:ascii="Times New Roman" w:hAnsi="Times New Roman" w:cs="Times New Roman"/>
          <w:i w:val="0"/>
          <w:iCs w:val="0"/>
          <w:color w:val="000000" w:themeColor="text1"/>
        </w:rPr>
        <w:fldChar w:fldCharType="end"/>
      </w:r>
      <w:r w:rsidR="00E55D63" w:rsidRPr="0008224B">
        <w:rPr>
          <w:rFonts w:ascii="Times New Roman" w:hAnsi="Times New Roman" w:cs="Times New Roman"/>
          <w:i w:val="0"/>
          <w:iCs w:val="0"/>
          <w:color w:val="000000" w:themeColor="text1"/>
        </w:rPr>
        <w:t>.</w:t>
      </w:r>
      <w:r w:rsidR="00127D77" w:rsidRPr="0008224B">
        <w:rPr>
          <w:rFonts w:ascii="Times New Roman" w:hAnsi="Times New Roman" w:cs="Times New Roman"/>
          <w:i w:val="0"/>
          <w:iCs w:val="0"/>
          <w:color w:val="000000" w:themeColor="text1"/>
        </w:rPr>
        <w:t xml:space="preserve"> For instance, </w:t>
      </w:r>
      <w:r w:rsidR="00A273DB" w:rsidRPr="0008224B">
        <w:rPr>
          <w:rFonts w:ascii="Times New Roman" w:hAnsi="Times New Roman" w:cs="Times New Roman"/>
          <w:i w:val="0"/>
          <w:iCs w:val="0"/>
          <w:color w:val="000000" w:themeColor="text1"/>
        </w:rPr>
        <w:t xml:space="preserve">PET is well known for being highly </w:t>
      </w:r>
      <w:r w:rsidR="00D77F0E" w:rsidRPr="0008224B">
        <w:rPr>
          <w:rFonts w:ascii="Times New Roman" w:hAnsi="Times New Roman" w:cs="Times New Roman"/>
          <w:i w:val="0"/>
          <w:iCs w:val="0"/>
          <w:color w:val="000000" w:themeColor="text1"/>
        </w:rPr>
        <w:t>hygroscopic,</w:t>
      </w:r>
      <w:r w:rsidR="00A273DB" w:rsidRPr="0008224B">
        <w:rPr>
          <w:rFonts w:ascii="Times New Roman" w:hAnsi="Times New Roman" w:cs="Times New Roman"/>
          <w:i w:val="0"/>
          <w:iCs w:val="0"/>
          <w:color w:val="000000" w:themeColor="text1"/>
        </w:rPr>
        <w:t xml:space="preserve"> and it</w:t>
      </w:r>
      <w:r w:rsidRPr="0008224B">
        <w:rPr>
          <w:rFonts w:ascii="Times New Roman" w:hAnsi="Times New Roman" w:cs="Times New Roman"/>
          <w:i w:val="0"/>
          <w:iCs w:val="0"/>
          <w:color w:val="000000" w:themeColor="text1"/>
        </w:rPr>
        <w:t xml:space="preserve"> </w:t>
      </w:r>
      <w:r w:rsidR="00A273DB" w:rsidRPr="0008224B">
        <w:rPr>
          <w:rFonts w:ascii="Times New Roman" w:hAnsi="Times New Roman" w:cs="Times New Roman"/>
          <w:i w:val="0"/>
          <w:iCs w:val="0"/>
          <w:color w:val="000000" w:themeColor="text1"/>
        </w:rPr>
        <w:t>eas</w:t>
      </w:r>
      <w:r w:rsidR="007E5992" w:rsidRPr="0008224B">
        <w:rPr>
          <w:rFonts w:ascii="Times New Roman" w:hAnsi="Times New Roman" w:cs="Times New Roman"/>
          <w:i w:val="0"/>
          <w:iCs w:val="0"/>
          <w:color w:val="000000" w:themeColor="text1"/>
        </w:rPr>
        <w:t>il</w:t>
      </w:r>
      <w:r w:rsidR="00A273DB" w:rsidRPr="0008224B">
        <w:rPr>
          <w:rFonts w:ascii="Times New Roman" w:hAnsi="Times New Roman" w:cs="Times New Roman"/>
          <w:i w:val="0"/>
          <w:iCs w:val="0"/>
          <w:color w:val="000000" w:themeColor="text1"/>
        </w:rPr>
        <w:t xml:space="preserve">y </w:t>
      </w:r>
      <w:r w:rsidR="00D77F0E" w:rsidRPr="0008224B">
        <w:rPr>
          <w:rFonts w:ascii="Times New Roman" w:hAnsi="Times New Roman" w:cs="Times New Roman"/>
          <w:i w:val="0"/>
          <w:iCs w:val="0"/>
          <w:color w:val="000000" w:themeColor="text1"/>
        </w:rPr>
        <w:t>absorbs</w:t>
      </w:r>
      <w:r w:rsidR="007E5992" w:rsidRPr="0008224B">
        <w:rPr>
          <w:rFonts w:ascii="Times New Roman" w:hAnsi="Times New Roman" w:cs="Times New Roman"/>
          <w:i w:val="0"/>
          <w:iCs w:val="0"/>
          <w:color w:val="000000" w:themeColor="text1"/>
        </w:rPr>
        <w:t xml:space="preserve"> </w:t>
      </w:r>
      <w:r w:rsidR="00233C2B" w:rsidRPr="0008224B">
        <w:rPr>
          <w:rFonts w:ascii="Times New Roman" w:hAnsi="Times New Roman" w:cs="Times New Roman"/>
          <w:i w:val="0"/>
          <w:iCs w:val="0"/>
          <w:color w:val="000000" w:themeColor="text1"/>
        </w:rPr>
        <w:t>atmospheric</w:t>
      </w:r>
      <w:r w:rsidR="00A273DB" w:rsidRPr="0008224B">
        <w:rPr>
          <w:rFonts w:ascii="Times New Roman" w:hAnsi="Times New Roman" w:cs="Times New Roman"/>
          <w:i w:val="0"/>
          <w:iCs w:val="0"/>
          <w:color w:val="000000" w:themeColor="text1"/>
        </w:rPr>
        <w:t xml:space="preserve"> moisture, making it </w:t>
      </w:r>
      <w:r w:rsidR="00D77F0E" w:rsidRPr="0008224B">
        <w:rPr>
          <w:rFonts w:ascii="Times New Roman" w:hAnsi="Times New Roman" w:cs="Times New Roman"/>
          <w:i w:val="0"/>
          <w:iCs w:val="0"/>
          <w:color w:val="000000" w:themeColor="text1"/>
        </w:rPr>
        <w:t>prone to</w:t>
      </w:r>
      <w:r w:rsidR="00A273DB" w:rsidRPr="0008224B">
        <w:rPr>
          <w:rFonts w:ascii="Times New Roman" w:hAnsi="Times New Roman" w:cs="Times New Roman"/>
          <w:i w:val="0"/>
          <w:iCs w:val="0"/>
          <w:color w:val="000000" w:themeColor="text1"/>
        </w:rPr>
        <w:t xml:space="preserve"> </w:t>
      </w:r>
      <w:r w:rsidR="00D77F0E" w:rsidRPr="0008224B">
        <w:rPr>
          <w:rFonts w:ascii="Times New Roman" w:hAnsi="Times New Roman" w:cs="Times New Roman"/>
          <w:i w:val="0"/>
          <w:iCs w:val="0"/>
          <w:color w:val="000000" w:themeColor="text1"/>
        </w:rPr>
        <w:t>breaking</w:t>
      </w:r>
      <w:r w:rsidR="00A273DB" w:rsidRPr="0008224B">
        <w:rPr>
          <w:rFonts w:ascii="Times New Roman" w:hAnsi="Times New Roman" w:cs="Times New Roman"/>
          <w:i w:val="0"/>
          <w:iCs w:val="0"/>
          <w:color w:val="000000" w:themeColor="text1"/>
        </w:rPr>
        <w:t xml:space="preserve"> down in the presence of water</w:t>
      </w:r>
      <w:r w:rsidR="007E5992" w:rsidRPr="0008224B">
        <w:rPr>
          <w:rFonts w:ascii="Times New Roman" w:hAnsi="Times New Roman" w:cs="Times New Roman"/>
          <w:i w:val="0"/>
          <w:iCs w:val="0"/>
          <w:color w:val="000000" w:themeColor="text1"/>
        </w:rPr>
        <w:t>, hence</w:t>
      </w:r>
      <w:r w:rsidR="00A273DB" w:rsidRPr="0008224B">
        <w:rPr>
          <w:rFonts w:ascii="Times New Roman" w:hAnsi="Times New Roman" w:cs="Times New Roman"/>
          <w:i w:val="0"/>
          <w:iCs w:val="0"/>
          <w:color w:val="000000" w:themeColor="text1"/>
        </w:rPr>
        <w:t xml:space="preserve"> lowering the quality of </w:t>
      </w:r>
      <w:r w:rsidR="001D14B6" w:rsidRPr="0008224B">
        <w:rPr>
          <w:rFonts w:ascii="Times New Roman" w:hAnsi="Times New Roman" w:cs="Times New Roman"/>
          <w:i w:val="0"/>
          <w:iCs w:val="0"/>
          <w:color w:val="000000" w:themeColor="text1"/>
        </w:rPr>
        <w:t>3D-</w:t>
      </w:r>
      <w:r w:rsidR="00A273DB" w:rsidRPr="0008224B">
        <w:rPr>
          <w:rFonts w:ascii="Times New Roman" w:hAnsi="Times New Roman" w:cs="Times New Roman"/>
          <w:i w:val="0"/>
          <w:iCs w:val="0"/>
          <w:color w:val="000000" w:themeColor="text1"/>
        </w:rPr>
        <w:t>print</w:t>
      </w:r>
      <w:r w:rsidR="007E5992" w:rsidRPr="0008224B">
        <w:rPr>
          <w:rFonts w:ascii="Times New Roman" w:hAnsi="Times New Roman" w:cs="Times New Roman"/>
          <w:i w:val="0"/>
          <w:iCs w:val="0"/>
          <w:color w:val="000000" w:themeColor="text1"/>
        </w:rPr>
        <w:t>ed parts</w:t>
      </w:r>
      <w:r w:rsidR="00D80B8D" w:rsidRPr="0008224B">
        <w:rPr>
          <w:rFonts w:ascii="Times New Roman" w:hAnsi="Times New Roman" w:cs="Times New Roman"/>
          <w:i w:val="0"/>
          <w:iCs w:val="0"/>
          <w:color w:val="000000" w:themeColor="text1"/>
        </w:rPr>
        <w:t xml:space="preserve">. </w:t>
      </w:r>
      <w:r w:rsidR="00E55D63" w:rsidRPr="0008224B">
        <w:rPr>
          <w:rFonts w:ascii="Times New Roman" w:hAnsi="Times New Roman" w:cs="Times New Roman"/>
          <w:i w:val="0"/>
          <w:iCs w:val="0"/>
          <w:color w:val="000000" w:themeColor="text1"/>
        </w:rPr>
        <w:t xml:space="preserve">Inadequate drying may </w:t>
      </w:r>
      <w:r w:rsidR="001F1E7A" w:rsidRPr="0008224B">
        <w:rPr>
          <w:rFonts w:ascii="Times New Roman" w:hAnsi="Times New Roman" w:cs="Times New Roman"/>
          <w:i w:val="0"/>
          <w:iCs w:val="0"/>
          <w:color w:val="000000" w:themeColor="text1"/>
        </w:rPr>
        <w:t xml:space="preserve">also </w:t>
      </w:r>
      <w:r w:rsidR="00E55D63" w:rsidRPr="0008224B">
        <w:rPr>
          <w:rFonts w:ascii="Times New Roman" w:hAnsi="Times New Roman" w:cs="Times New Roman"/>
          <w:i w:val="0"/>
          <w:iCs w:val="0"/>
          <w:color w:val="000000" w:themeColor="text1"/>
        </w:rPr>
        <w:t xml:space="preserve">induce bubble formation, which deteriorates the mechanical properties of the final </w:t>
      </w:r>
      <w:r w:rsidR="00CE2C2C" w:rsidRPr="0008224B">
        <w:rPr>
          <w:rFonts w:ascii="Times New Roman" w:hAnsi="Times New Roman" w:cs="Times New Roman"/>
          <w:i w:val="0"/>
          <w:iCs w:val="0"/>
          <w:color w:val="000000" w:themeColor="text1"/>
        </w:rPr>
        <w:t xml:space="preserve">part </w:t>
      </w:r>
      <w:r w:rsidR="00732BC7" w:rsidRPr="0008224B">
        <w:rPr>
          <w:rFonts w:ascii="Times New Roman" w:hAnsi="Times New Roman" w:cs="Times New Roman"/>
          <w:i w:val="0"/>
          <w:iCs w:val="0"/>
          <w:color w:val="000000" w:themeColor="text1"/>
        </w:rPr>
        <w:fldChar w:fldCharType="begin"/>
      </w:r>
      <w:r w:rsidR="00EE0ACE" w:rsidRPr="0008224B">
        <w:rPr>
          <w:rFonts w:ascii="Times New Roman" w:hAnsi="Times New Roman" w:cs="Times New Roman"/>
          <w:i w:val="0"/>
          <w:iCs w:val="0"/>
          <w:color w:val="000000" w:themeColor="text1"/>
        </w:rPr>
        <w:instrText xml:space="preserve"> ADDIN ZOTERO_ITEM CSL_CITATION {"citationID":"Mxgtd2Dt","properties":{"formattedCitation":"(Zander et al., 2018)","plainCitation":"(Zander et al., 2018)","noteIndex":0},"citationItems":[{"id":689,"uris":["http://zotero.org/users/7033217/items/SXKK8NUH"],"itemData":{"id":689,"type":"article-journal","abstract":"Reclaimed materials such as waste plastics can be utilized in additive manufacturing to improve the self-reliance of warﬁghters on forward operating bases by cutting costs and decreasing the demand for the frequent resupplying of parts by the supply chain. In addition, the use of waste materials in additive manufacturing in the private sector would reduce cost and increase sustainability, providing a high-value output for used plastics. Experimentation is conducted to process polyethylene terephthalate bottles and packaging into ﬁlament that can then be used for additive manufacturing methods like fused ﬁlament fabrication, without the use of additives or modiﬁcation to the polymer. The chemistry of diﬀerent polyethylene terephthalate recycled feedstocks was evaluated and found to be identical, and thus mixed feedstock processing is a suitable approach. Rheological data showed drying of the recycled polyethylene terephthalate led to an increase in the polymer’s viscosity. Thermal and mechanical properties were evaluated for ﬁlament with diﬀerent processing conditions, as well as printed and molded specimens. Crystallinity ranged from 12.2 for the water cooled ﬁlament, compared to 24.9% for the ﬁlament without any active cooling. Tensile results show that the elongation to failure was similar to an injection molded part (3.5%) and tensile strength of 35.1 ± 8 MPa was comparable to commercial polycarbonate-ABS ﬁlament, demonstrating the robustness of the material. In addition, three point bending tests showed a similar load at failure for a select long-lead military part printed from the recycled ﬁlament compared to parts printed from commercial ﬁlament. Thus ﬁlament from recycled polyethylene terephthalate has the capability for replacing commercial ﬁlament in printing a diverse range of plastic parts.","citation-key":"zander2018","container-title":"Additive Manufacturing","DOI":"10.1016/j.addma.2018.03.007","ISSN":"22148604","journalAbbreviation":"Additive Manufacturing","language":"en","page":"174-182","source":"DOI.org (Crossref)","title":"Recycled polyethylene terephthalate as a new FFF feedstock material","volume":"21","author":[{"family":"Zander","given":"Nicole E."},{"family":"Gillan","given":"Margaret"},{"family":"Lambeth","given":"Robert H."}],"issued":{"date-parts":[["2018",5]]}}}],"schema":"https://github.com/citation-style-language/schema/raw/master/csl-citation.json"} </w:instrText>
      </w:r>
      <w:r w:rsidR="00732BC7" w:rsidRPr="0008224B">
        <w:rPr>
          <w:rFonts w:ascii="Times New Roman" w:hAnsi="Times New Roman" w:cs="Times New Roman"/>
          <w:i w:val="0"/>
          <w:iCs w:val="0"/>
          <w:color w:val="000000" w:themeColor="text1"/>
        </w:rPr>
        <w:fldChar w:fldCharType="separate"/>
      </w:r>
      <w:r w:rsidR="00EE0ACE" w:rsidRPr="0008224B">
        <w:rPr>
          <w:rFonts w:ascii="Times New Roman" w:hAnsi="Times New Roman" w:cs="Times New Roman"/>
          <w:i w:val="0"/>
          <w:iCs w:val="0"/>
          <w:color w:val="000000" w:themeColor="text1"/>
          <w:rPrChange w:id="826" w:author="Catalina Suescun Gonzalez" w:date="2026-09-04T11:49:00Z" w16du:dateUtc="2026-09-04T09:49:00Z">
            <w:rPr>
              <w:rFonts w:ascii="Times New Roman" w:hAnsi="Times New Roman" w:cs="Times New Roman"/>
            </w:rPr>
          </w:rPrChange>
        </w:rPr>
        <w:t>(Zander et al., 2018)</w:t>
      </w:r>
      <w:r w:rsidR="00732BC7" w:rsidRPr="0008224B">
        <w:rPr>
          <w:rFonts w:ascii="Times New Roman" w:hAnsi="Times New Roman" w:cs="Times New Roman"/>
          <w:i w:val="0"/>
          <w:iCs w:val="0"/>
          <w:color w:val="000000" w:themeColor="text1"/>
        </w:rPr>
        <w:fldChar w:fldCharType="end"/>
      </w:r>
      <w:r w:rsidR="00F04E6B" w:rsidRPr="0008224B">
        <w:rPr>
          <w:rFonts w:ascii="Times New Roman" w:hAnsi="Times New Roman" w:cs="Times New Roman"/>
          <w:i w:val="0"/>
          <w:iCs w:val="0"/>
          <w:color w:val="000000" w:themeColor="text1"/>
        </w:rPr>
        <w:t>.</w:t>
      </w:r>
      <w:r w:rsidR="00DD2D81" w:rsidRPr="0008224B">
        <w:rPr>
          <w:rFonts w:ascii="Times New Roman" w:hAnsi="Times New Roman" w:cs="Times New Roman"/>
          <w:i w:val="0"/>
          <w:iCs w:val="0"/>
          <w:color w:val="000000" w:themeColor="text1"/>
        </w:rPr>
        <w:t xml:space="preserve"> Therefore, drying the material i</w:t>
      </w:r>
      <w:r w:rsidR="00D77F0E" w:rsidRPr="0008224B">
        <w:rPr>
          <w:rFonts w:ascii="Times New Roman" w:hAnsi="Times New Roman" w:cs="Times New Roman"/>
          <w:i w:val="0"/>
          <w:iCs w:val="0"/>
          <w:color w:val="000000" w:themeColor="text1"/>
        </w:rPr>
        <w:t xml:space="preserve">ncreases </w:t>
      </w:r>
      <w:r w:rsidR="00DD2D81" w:rsidRPr="0008224B">
        <w:rPr>
          <w:rFonts w:ascii="Times New Roman" w:hAnsi="Times New Roman" w:cs="Times New Roman"/>
          <w:i w:val="0"/>
          <w:iCs w:val="0"/>
          <w:color w:val="000000" w:themeColor="text1"/>
        </w:rPr>
        <w:t xml:space="preserve">the probability </w:t>
      </w:r>
      <w:r w:rsidR="00D77F0E" w:rsidRPr="0008224B">
        <w:rPr>
          <w:rFonts w:ascii="Times New Roman" w:hAnsi="Times New Roman" w:cs="Times New Roman"/>
          <w:i w:val="0"/>
          <w:iCs w:val="0"/>
          <w:color w:val="000000" w:themeColor="text1"/>
        </w:rPr>
        <w:t>of obtaining</w:t>
      </w:r>
      <w:r w:rsidR="00DD2D81" w:rsidRPr="0008224B">
        <w:rPr>
          <w:rFonts w:ascii="Times New Roman" w:hAnsi="Times New Roman" w:cs="Times New Roman"/>
          <w:i w:val="0"/>
          <w:iCs w:val="0"/>
          <w:color w:val="000000" w:themeColor="text1"/>
        </w:rPr>
        <w:t xml:space="preserve"> a more stable 3D printing process and durable parts.</w:t>
      </w:r>
      <w:r w:rsidR="00E55D63" w:rsidRPr="0008224B">
        <w:rPr>
          <w:rFonts w:ascii="Times New Roman" w:hAnsi="Times New Roman" w:cs="Times New Roman"/>
          <w:i w:val="0"/>
          <w:iCs w:val="0"/>
          <w:color w:val="000000" w:themeColor="text1"/>
        </w:rPr>
        <w:t xml:space="preserve"> </w:t>
      </w:r>
      <w:r w:rsidR="00463A39" w:rsidRPr="0008224B">
        <w:rPr>
          <w:rFonts w:ascii="Times New Roman" w:hAnsi="Times New Roman" w:cs="Times New Roman"/>
          <w:i w:val="0"/>
          <w:iCs w:val="0"/>
          <w:color w:val="000000" w:themeColor="text1"/>
        </w:rPr>
        <w:t>For this study</w:t>
      </w:r>
      <w:r w:rsidR="0099455B" w:rsidRPr="0008224B">
        <w:rPr>
          <w:rFonts w:ascii="Times New Roman" w:hAnsi="Times New Roman" w:cs="Times New Roman"/>
          <w:i w:val="0"/>
          <w:iCs w:val="0"/>
          <w:color w:val="000000" w:themeColor="text1"/>
        </w:rPr>
        <w:t>,</w:t>
      </w:r>
      <w:r w:rsidR="00463A39" w:rsidRPr="0008224B">
        <w:rPr>
          <w:rFonts w:ascii="Times New Roman" w:hAnsi="Times New Roman" w:cs="Times New Roman"/>
          <w:i w:val="0"/>
          <w:iCs w:val="0"/>
          <w:color w:val="000000" w:themeColor="text1"/>
        </w:rPr>
        <w:t xml:space="preserve"> a </w:t>
      </w:r>
      <w:r w:rsidR="000A68E5" w:rsidRPr="0008224B">
        <w:rPr>
          <w:rFonts w:ascii="Times New Roman" w:hAnsi="Times New Roman" w:cs="Times New Roman"/>
          <w:i w:val="0"/>
          <w:iCs w:val="0"/>
          <w:color w:val="000000" w:themeColor="text1"/>
        </w:rPr>
        <w:t xml:space="preserve">VWR </w:t>
      </w:r>
      <w:r w:rsidR="0087711F" w:rsidRPr="0008224B">
        <w:rPr>
          <w:rFonts w:ascii="Times New Roman" w:hAnsi="Times New Roman" w:cs="Times New Roman"/>
          <w:i w:val="0"/>
          <w:iCs w:val="0"/>
          <w:color w:val="000000" w:themeColor="text1"/>
        </w:rPr>
        <w:t>scientific</w:t>
      </w:r>
      <w:r w:rsidR="000A68E5" w:rsidRPr="0008224B">
        <w:rPr>
          <w:rFonts w:ascii="Times New Roman" w:hAnsi="Times New Roman" w:cs="Times New Roman"/>
          <w:i w:val="0"/>
          <w:iCs w:val="0"/>
          <w:color w:val="000000" w:themeColor="text1"/>
        </w:rPr>
        <w:t xml:space="preserve"> </w:t>
      </w:r>
      <w:r w:rsidR="00CC38D4" w:rsidRPr="0008224B">
        <w:rPr>
          <w:rFonts w:ascii="Times New Roman" w:hAnsi="Times New Roman" w:cs="Times New Roman"/>
          <w:i w:val="0"/>
          <w:iCs w:val="0"/>
          <w:color w:val="000000" w:themeColor="text1"/>
        </w:rPr>
        <w:t>oven</w:t>
      </w:r>
      <w:r w:rsidR="00A1524B" w:rsidRPr="0008224B">
        <w:rPr>
          <w:rFonts w:ascii="Times New Roman" w:hAnsi="Times New Roman" w:cs="Times New Roman"/>
          <w:i w:val="0"/>
          <w:iCs w:val="0"/>
          <w:color w:val="000000" w:themeColor="text1"/>
        </w:rPr>
        <w:t xml:space="preserve"> (Avantor, </w:t>
      </w:r>
      <w:r w:rsidR="00F741CB" w:rsidRPr="0008224B">
        <w:rPr>
          <w:rFonts w:ascii="Times New Roman" w:hAnsi="Times New Roman" w:cs="Times New Roman"/>
          <w:i w:val="0"/>
          <w:iCs w:val="0"/>
          <w:color w:val="000000" w:themeColor="text1"/>
        </w:rPr>
        <w:t>US</w:t>
      </w:r>
      <w:r w:rsidR="00C663B2" w:rsidRPr="0008224B">
        <w:rPr>
          <w:rFonts w:ascii="Times New Roman" w:hAnsi="Times New Roman" w:cs="Times New Roman"/>
          <w:i w:val="0"/>
          <w:iCs w:val="0"/>
          <w:color w:val="000000" w:themeColor="text1"/>
        </w:rPr>
        <w:t>A</w:t>
      </w:r>
      <w:r w:rsidR="00F741CB" w:rsidRPr="0008224B">
        <w:rPr>
          <w:rFonts w:ascii="Times New Roman" w:hAnsi="Times New Roman" w:cs="Times New Roman"/>
          <w:i w:val="0"/>
          <w:iCs w:val="0"/>
          <w:color w:val="000000" w:themeColor="text1"/>
        </w:rPr>
        <w:t>)</w:t>
      </w:r>
      <w:r w:rsidR="00CC38D4" w:rsidRPr="0008224B">
        <w:rPr>
          <w:rFonts w:ascii="Times New Roman" w:hAnsi="Times New Roman" w:cs="Times New Roman"/>
          <w:i w:val="0"/>
          <w:iCs w:val="0"/>
          <w:color w:val="000000" w:themeColor="text1"/>
        </w:rPr>
        <w:t xml:space="preserve"> was used </w:t>
      </w:r>
      <w:r w:rsidR="00CC38D4" w:rsidRPr="0008224B">
        <w:rPr>
          <w:rFonts w:ascii="Times New Roman" w:hAnsi="Times New Roman" w:cs="Times New Roman"/>
          <w:i w:val="0"/>
          <w:iCs w:val="0"/>
          <w:color w:val="000000" w:themeColor="text1"/>
        </w:rPr>
        <w:fldChar w:fldCharType="begin"/>
      </w:r>
      <w:r w:rsidR="00EE0ACE" w:rsidRPr="0008224B">
        <w:rPr>
          <w:rFonts w:ascii="Times New Roman" w:hAnsi="Times New Roman" w:cs="Times New Roman"/>
          <w:i w:val="0"/>
          <w:iCs w:val="0"/>
          <w:color w:val="000000" w:themeColor="text1"/>
        </w:rPr>
        <w:instrText xml:space="preserve"> ADDIN ZOTERO_ITEM CSL_CITATION {"citationID":"0w8f4bzJ","properties":{"formattedCitation":"(\\uc0\\u8220{}Ovens | VWR,\\uc0\\u8221{} n.d.)","plainCitation":"(“Ovens | VWR,” n.d.)","noteIndex":0},"citationItems":[{"id":156,"uris":["http://zotero.org/users/7033217/items/VDVXVUDJ"],"itemData":{"id":156,"type":"webpage","citation-key":"zotero-5715","title":"Ovens | VWR","URL":"https://us.vwr.com/store/category/ovens/592755","accessed":{"date-parts":[["2024",9,25]]}}}],"schema":"https://github.com/citation-style-language/schema/raw/master/csl-citation.json"} </w:instrText>
      </w:r>
      <w:r w:rsidR="00CC38D4" w:rsidRPr="0008224B">
        <w:rPr>
          <w:rFonts w:ascii="Times New Roman" w:hAnsi="Times New Roman" w:cs="Times New Roman"/>
          <w:i w:val="0"/>
          <w:iCs w:val="0"/>
          <w:color w:val="000000" w:themeColor="text1"/>
        </w:rPr>
        <w:fldChar w:fldCharType="separate"/>
      </w:r>
      <w:r w:rsidR="00EE0ACE" w:rsidRPr="0008224B">
        <w:rPr>
          <w:rFonts w:ascii="Times New Roman" w:hAnsi="Times New Roman" w:cs="Times New Roman"/>
          <w:i w:val="0"/>
          <w:iCs w:val="0"/>
          <w:color w:val="000000" w:themeColor="text1"/>
          <w:kern w:val="0"/>
          <w:rPrChange w:id="827" w:author="Catalina Suescun Gonzalez" w:date="2026-09-04T11:49:00Z" w16du:dateUtc="2026-09-04T09:49:00Z">
            <w:rPr>
              <w:rFonts w:ascii="Times New Roman" w:hAnsi="Times New Roman" w:cs="Times New Roman"/>
              <w:kern w:val="0"/>
            </w:rPr>
          </w:rPrChange>
        </w:rPr>
        <w:t>(“Ovens | VWR,” n.d.)</w:t>
      </w:r>
      <w:r w:rsidR="00CC38D4" w:rsidRPr="0008224B">
        <w:rPr>
          <w:rFonts w:ascii="Times New Roman" w:hAnsi="Times New Roman" w:cs="Times New Roman"/>
          <w:i w:val="0"/>
          <w:iCs w:val="0"/>
          <w:color w:val="000000" w:themeColor="text1"/>
        </w:rPr>
        <w:fldChar w:fldCharType="end"/>
      </w:r>
      <w:r w:rsidR="003A3DDD" w:rsidRPr="0008224B">
        <w:rPr>
          <w:rFonts w:ascii="Times New Roman" w:hAnsi="Times New Roman" w:cs="Times New Roman"/>
          <w:i w:val="0"/>
          <w:iCs w:val="0"/>
          <w:color w:val="000000" w:themeColor="text1"/>
        </w:rPr>
        <w:t xml:space="preserve"> </w:t>
      </w:r>
      <w:r w:rsidR="0005796F" w:rsidRPr="0008224B">
        <w:rPr>
          <w:rFonts w:ascii="Times New Roman" w:hAnsi="Times New Roman" w:cs="Times New Roman"/>
          <w:i w:val="0"/>
          <w:iCs w:val="0"/>
          <w:color w:val="000000" w:themeColor="text1"/>
        </w:rPr>
        <w:t>to dry the material overnight at 60°C</w:t>
      </w:r>
      <w:r w:rsidR="004C66E3" w:rsidRPr="0008224B">
        <w:rPr>
          <w:rFonts w:ascii="Times New Roman" w:hAnsi="Times New Roman" w:cs="Times New Roman"/>
          <w:i w:val="0"/>
          <w:iCs w:val="0"/>
          <w:color w:val="000000" w:themeColor="text1"/>
        </w:rPr>
        <w:t>.</w:t>
      </w:r>
    </w:p>
    <w:p w14:paraId="73387039" w14:textId="35A36FBB" w:rsidR="00B24E1F" w:rsidRPr="00246CE4" w:rsidRDefault="005E35C0" w:rsidP="00B24E1F">
      <w:pPr>
        <w:pStyle w:val="Heading2"/>
        <w:numPr>
          <w:ilvl w:val="2"/>
          <w:numId w:val="30"/>
        </w:numPr>
        <w:rPr>
          <w:rFonts w:ascii="Times New Roman" w:hAnsi="Times New Roman" w:cs="Times New Roman"/>
          <w:b/>
          <w:bCs/>
          <w:color w:val="000000" w:themeColor="text1"/>
          <w:sz w:val="24"/>
          <w:szCs w:val="24"/>
        </w:rPr>
      </w:pPr>
      <w:r w:rsidRPr="00246CE4">
        <w:rPr>
          <w:rFonts w:ascii="Times New Roman" w:hAnsi="Times New Roman" w:cs="Times New Roman"/>
          <w:b/>
          <w:bCs/>
          <w:color w:val="000000" w:themeColor="text1"/>
          <w:sz w:val="24"/>
          <w:szCs w:val="24"/>
        </w:rPr>
        <w:t xml:space="preserve">3D printing </w:t>
      </w:r>
      <w:r w:rsidR="00B24E1F" w:rsidRPr="00246CE4">
        <w:rPr>
          <w:rFonts w:ascii="Times New Roman" w:hAnsi="Times New Roman" w:cs="Times New Roman"/>
          <w:b/>
          <w:bCs/>
          <w:color w:val="000000" w:themeColor="text1"/>
          <w:sz w:val="24"/>
          <w:szCs w:val="24"/>
        </w:rPr>
        <w:t xml:space="preserve">and quality analysis </w:t>
      </w:r>
    </w:p>
    <w:p w14:paraId="635F9053" w14:textId="41BE78AA" w:rsidR="00B24E1F" w:rsidRPr="00246CE4" w:rsidRDefault="0078266D" w:rsidP="00C84687">
      <w:pPr>
        <w:jc w:val="both"/>
        <w:rPr>
          <w:rFonts w:ascii="Times New Roman" w:hAnsi="Times New Roman" w:cs="Times New Roman"/>
        </w:rPr>
      </w:pPr>
      <w:r w:rsidRPr="00246CE4">
        <w:rPr>
          <w:rFonts w:ascii="Times New Roman" w:hAnsi="Times New Roman" w:cs="Times New Roman"/>
        </w:rPr>
        <w:t>Duty et al</w:t>
      </w:r>
      <w:r w:rsidR="00E87370" w:rsidRPr="00246CE4">
        <w:rPr>
          <w:rFonts w:ascii="Times New Roman" w:hAnsi="Times New Roman" w:cs="Times New Roman"/>
        </w:rPr>
        <w:t xml:space="preserve"> (2018)</w:t>
      </w:r>
      <w:r w:rsidR="008166A5" w:rsidRPr="00246CE4">
        <w:rPr>
          <w:rFonts w:ascii="Times New Roman" w:hAnsi="Times New Roman" w:cs="Times New Roman"/>
        </w:rPr>
        <w:t xml:space="preserve"> </w:t>
      </w:r>
      <w:r w:rsidR="00926637"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{"citationID":"pZHXlq9j","properties":{"formattedCitation":"(Duty et al., 2018)","plainCitation":"(Duty et al., 2018)","noteIndex":0},"citationItems":[{"id":161,"uris":["http://zotero.org/users/7033217/items/JA9SGTAN"],"itemData":{"id":161,"type":"article-journal","abstract":"This article presents a practical model for evaluating polymer feedstock materials as candidates for 3D printing across a variety of extrusion-based platforms. In order for a material to be successfully utilized for 3D printing operations, a series of fundamental conditions must be met. First, pressure-driven extrusion must occur through a given diameter nozzle at a specified flow rate. Second, the extruded material must form and sustain the desired shape. Third, the extruded structure must be able to bridge a specified gap and serve as a mechanically sound foundation for successive deposits. Finally, the deposited structure must be dimensionally stable during the transition to the final state (i.e. fully cured at room temperature). This article presents a framework for extrusion-based printing and a simple viscoelastic model for each of these conditions based on the rheological and thermo-physical properties of the candidate material and the processing parameters of the extrusion-based deposition platform. The model is demonstrated to be a useful tool for the evaluation of example test cases including: high temperature thermoplastics (polyphenylsulfone), fiber reinforced thermoplastics (acrylonitrile butadiene styrene), low-viscosity thermosets (epoxy resins), and thermoplastics with a high coefficient of thermal expansion (polypropylene).","citation-key":"duty2018","container-title":"Journal of Manufacturing Processes","DOI":"10.1016/j.jmapro.2018.08.008","ISSN":"1526-6125","journalAbbreviation":"Journal of Manufacturing Processes","page":"526-537","source":"ScienceDirect","title":"What makes a material printable? A viscoelastic model for extrusion-based 3D printing of polymers","title-short":"What makes a material printable?","volume":"35","author":[{"family":"Duty","given":"Chad"},{"family":"Ajinjeru","given":"Christine"},{"family":"Kishore","given":"Vidya"},{"family":"Compton","given":"Brett"},{"family":"Hmeidat","given":"Nadim"},{"family":"Chen","given":"Xun"},{"family":"Liu","given":"Peng"},{"family":"Hassen","given":"Ahmed Arabi"},{"family":"Lindahl","given":"John"},{"family":"Kunc","given":"Vlastimil"}],"issued":{"date-parts":[["2018",10,1]]}}}],"schema":"https://github.com/citation-style-language/schema/raw/master/csl-citation.json"} </w:instrText>
      </w:r>
      <w:r w:rsidR="00926637" w:rsidRPr="00246CE4">
        <w:rPr>
          <w:rFonts w:ascii="Times New Roman" w:hAnsi="Times New Roman" w:cs="Times New Roman"/>
        </w:rPr>
        <w:fldChar w:fldCharType="separate"/>
      </w:r>
      <w:r w:rsidR="00EE0ACE" w:rsidRPr="00EE0ACE">
        <w:rPr>
          <w:rFonts w:ascii="Times New Roman" w:hAnsi="Times New Roman" w:cs="Times New Roman"/>
        </w:rPr>
        <w:t>(Duty et al., 2018)</w:t>
      </w:r>
      <w:r w:rsidR="00926637" w:rsidRPr="00246CE4">
        <w:rPr>
          <w:rFonts w:ascii="Times New Roman" w:hAnsi="Times New Roman" w:cs="Times New Roman"/>
        </w:rPr>
        <w:fldChar w:fldCharType="end"/>
      </w:r>
      <w:r w:rsidR="0026231E" w:rsidRPr="00246CE4">
        <w:rPr>
          <w:rFonts w:ascii="Times New Roman" w:hAnsi="Times New Roman" w:cs="Times New Roman"/>
        </w:rPr>
        <w:t xml:space="preserve"> </w:t>
      </w:r>
      <w:r w:rsidR="00CE2C2C" w:rsidRPr="00246CE4">
        <w:rPr>
          <w:rFonts w:ascii="Times New Roman" w:hAnsi="Times New Roman" w:cs="Times New Roman"/>
        </w:rPr>
        <w:t xml:space="preserve">pointed out </w:t>
      </w:r>
      <w:r w:rsidR="0026231E" w:rsidRPr="00246CE4">
        <w:rPr>
          <w:rFonts w:ascii="Times New Roman" w:hAnsi="Times New Roman" w:cs="Times New Roman"/>
        </w:rPr>
        <w:t>fo</w:t>
      </w:r>
      <w:r w:rsidR="00FB56B3" w:rsidRPr="00246CE4">
        <w:rPr>
          <w:rFonts w:ascii="Times New Roman" w:hAnsi="Times New Roman" w:cs="Times New Roman"/>
        </w:rPr>
        <w:t xml:space="preserve">ur </w:t>
      </w:r>
      <w:r w:rsidR="00CE2C2C" w:rsidRPr="00246CE4">
        <w:rPr>
          <w:rFonts w:ascii="Times New Roman" w:hAnsi="Times New Roman" w:cs="Times New Roman"/>
        </w:rPr>
        <w:t xml:space="preserve">functional </w:t>
      </w:r>
      <w:r w:rsidR="00857F09" w:rsidRPr="00246CE4">
        <w:rPr>
          <w:rFonts w:ascii="Times New Roman" w:hAnsi="Times New Roman" w:cs="Times New Roman"/>
        </w:rPr>
        <w:t xml:space="preserve">conditions that make a material successfully </w:t>
      </w:r>
      <w:r w:rsidR="001F1E7A" w:rsidRPr="00246CE4">
        <w:rPr>
          <w:rFonts w:ascii="Times New Roman" w:hAnsi="Times New Roman" w:cs="Times New Roman"/>
        </w:rPr>
        <w:t xml:space="preserve">3D </w:t>
      </w:r>
      <w:r w:rsidR="00857F09" w:rsidRPr="00246CE4">
        <w:rPr>
          <w:rFonts w:ascii="Times New Roman" w:hAnsi="Times New Roman" w:cs="Times New Roman"/>
        </w:rPr>
        <w:t>printable</w:t>
      </w:r>
      <w:r w:rsidR="008166A5" w:rsidRPr="00246CE4">
        <w:rPr>
          <w:rFonts w:ascii="Times New Roman" w:hAnsi="Times New Roman" w:cs="Times New Roman"/>
        </w:rPr>
        <w:t>. In detail</w:t>
      </w:r>
      <w:r w:rsidR="00CB0EEE" w:rsidRPr="00246CE4">
        <w:rPr>
          <w:rFonts w:ascii="Times New Roman" w:hAnsi="Times New Roman" w:cs="Times New Roman"/>
        </w:rPr>
        <w:t>:</w:t>
      </w:r>
      <w:r w:rsidR="00857F09" w:rsidRPr="00246CE4">
        <w:rPr>
          <w:rFonts w:ascii="Times New Roman" w:hAnsi="Times New Roman" w:cs="Times New Roman"/>
        </w:rPr>
        <w:t xml:space="preserve"> </w:t>
      </w:r>
    </w:p>
    <w:p w14:paraId="14B24E73" w14:textId="6FE9FD7E" w:rsidR="00EA6DF7" w:rsidRPr="00246CE4" w:rsidRDefault="00CB0EEE" w:rsidP="00857F09">
      <w:pPr>
        <w:pStyle w:val="ListParagraph"/>
        <w:numPr>
          <w:ilvl w:val="0"/>
          <w:numId w:val="33"/>
        </w:numPr>
        <w:jc w:val="both"/>
        <w:rPr>
          <w:rFonts w:ascii="Times New Roman" w:hAnsi="Times New Roman" w:cs="Times New Roman"/>
        </w:rPr>
      </w:pPr>
      <w:r w:rsidRPr="00246CE4">
        <w:rPr>
          <w:rFonts w:ascii="Times New Roman" w:hAnsi="Times New Roman" w:cs="Times New Roman"/>
        </w:rPr>
        <w:t>T</w:t>
      </w:r>
      <w:r w:rsidR="00266C01" w:rsidRPr="00246CE4">
        <w:rPr>
          <w:rFonts w:ascii="Times New Roman" w:hAnsi="Times New Roman" w:cs="Times New Roman"/>
        </w:rPr>
        <w:t xml:space="preserve">he material </w:t>
      </w:r>
      <w:r w:rsidR="001F1E7A" w:rsidRPr="00246CE4">
        <w:rPr>
          <w:rFonts w:ascii="Times New Roman" w:hAnsi="Times New Roman" w:cs="Times New Roman"/>
        </w:rPr>
        <w:t>can be</w:t>
      </w:r>
      <w:r w:rsidR="00EA6DF7" w:rsidRPr="00246CE4">
        <w:rPr>
          <w:rFonts w:ascii="Times New Roman" w:hAnsi="Times New Roman" w:cs="Times New Roman"/>
        </w:rPr>
        <w:t xml:space="preserve"> </w:t>
      </w:r>
      <w:r w:rsidR="00A6345B" w:rsidRPr="00246CE4">
        <w:rPr>
          <w:rFonts w:ascii="Times New Roman" w:hAnsi="Times New Roman" w:cs="Times New Roman"/>
        </w:rPr>
        <w:t xml:space="preserve">easily </w:t>
      </w:r>
      <w:r w:rsidR="00EA6DF7" w:rsidRPr="00246CE4">
        <w:rPr>
          <w:rFonts w:ascii="Times New Roman" w:hAnsi="Times New Roman" w:cs="Times New Roman"/>
        </w:rPr>
        <w:t>extrude</w:t>
      </w:r>
      <w:r w:rsidR="001F1E7A" w:rsidRPr="00246CE4">
        <w:rPr>
          <w:rFonts w:ascii="Times New Roman" w:hAnsi="Times New Roman" w:cs="Times New Roman"/>
        </w:rPr>
        <w:t>d and flow</w:t>
      </w:r>
      <w:r w:rsidR="00A6345B" w:rsidRPr="00246CE4">
        <w:rPr>
          <w:rFonts w:ascii="Times New Roman" w:hAnsi="Times New Roman" w:cs="Times New Roman"/>
        </w:rPr>
        <w:t>s</w:t>
      </w:r>
      <w:r w:rsidR="00EA6DF7" w:rsidRPr="00246CE4">
        <w:rPr>
          <w:rFonts w:ascii="Times New Roman" w:hAnsi="Times New Roman" w:cs="Times New Roman"/>
        </w:rPr>
        <w:t xml:space="preserve"> out </w:t>
      </w:r>
      <w:r w:rsidR="001F1E7A" w:rsidRPr="00246CE4">
        <w:rPr>
          <w:rFonts w:ascii="Times New Roman" w:hAnsi="Times New Roman" w:cs="Times New Roman"/>
        </w:rPr>
        <w:t xml:space="preserve">of </w:t>
      </w:r>
      <w:r w:rsidR="00EA6DF7" w:rsidRPr="00246CE4">
        <w:rPr>
          <w:rFonts w:ascii="Times New Roman" w:hAnsi="Times New Roman" w:cs="Times New Roman"/>
        </w:rPr>
        <w:t>the</w:t>
      </w:r>
      <w:r w:rsidR="00266C01" w:rsidRPr="00246CE4">
        <w:rPr>
          <w:rFonts w:ascii="Times New Roman" w:hAnsi="Times New Roman" w:cs="Times New Roman"/>
        </w:rPr>
        <w:t xml:space="preserve"> </w:t>
      </w:r>
      <w:r w:rsidR="00EA6DF7" w:rsidRPr="00246CE4">
        <w:rPr>
          <w:rFonts w:ascii="Times New Roman" w:hAnsi="Times New Roman" w:cs="Times New Roman"/>
        </w:rPr>
        <w:t>nozzle</w:t>
      </w:r>
      <w:r w:rsidR="00A6345B" w:rsidRPr="00246CE4">
        <w:rPr>
          <w:rFonts w:ascii="Times New Roman" w:hAnsi="Times New Roman" w:cs="Times New Roman"/>
        </w:rPr>
        <w:t xml:space="preserve"> with a consistent flow</w:t>
      </w:r>
      <w:r w:rsidR="00CE2C2C" w:rsidRPr="00246CE4">
        <w:rPr>
          <w:rFonts w:ascii="Times New Roman" w:hAnsi="Times New Roman" w:cs="Times New Roman"/>
        </w:rPr>
        <w:t>.</w:t>
      </w:r>
    </w:p>
    <w:p w14:paraId="17784B2D" w14:textId="43A0799F" w:rsidR="00EA6DF7" w:rsidRPr="00246CE4" w:rsidRDefault="00CB0EEE" w:rsidP="00857F09">
      <w:pPr>
        <w:pStyle w:val="ListParagraph"/>
        <w:numPr>
          <w:ilvl w:val="0"/>
          <w:numId w:val="33"/>
        </w:numPr>
        <w:jc w:val="both"/>
        <w:rPr>
          <w:rFonts w:ascii="Times New Roman" w:hAnsi="Times New Roman" w:cs="Times New Roman"/>
        </w:rPr>
      </w:pPr>
      <w:r w:rsidRPr="00246CE4">
        <w:rPr>
          <w:rFonts w:ascii="Times New Roman" w:hAnsi="Times New Roman" w:cs="Times New Roman"/>
        </w:rPr>
        <w:t>T</w:t>
      </w:r>
      <w:r w:rsidR="00EA6DF7" w:rsidRPr="00246CE4">
        <w:rPr>
          <w:rFonts w:ascii="Times New Roman" w:hAnsi="Times New Roman" w:cs="Times New Roman"/>
        </w:rPr>
        <w:t xml:space="preserve">he extruded material </w:t>
      </w:r>
      <w:r w:rsidR="00557B6A" w:rsidRPr="00246CE4">
        <w:rPr>
          <w:rFonts w:ascii="Times New Roman" w:hAnsi="Times New Roman" w:cs="Times New Roman"/>
        </w:rPr>
        <w:t>must</w:t>
      </w:r>
      <w:r w:rsidR="00EA6DF7" w:rsidRPr="00246CE4">
        <w:rPr>
          <w:rFonts w:ascii="Times New Roman" w:hAnsi="Times New Roman" w:cs="Times New Roman"/>
        </w:rPr>
        <w:t xml:space="preserve"> hold its shape</w:t>
      </w:r>
      <w:r w:rsidR="001F1E7A" w:rsidRPr="00246CE4">
        <w:rPr>
          <w:rFonts w:ascii="Times New Roman" w:hAnsi="Times New Roman" w:cs="Times New Roman"/>
        </w:rPr>
        <w:t xml:space="preserve"> after </w:t>
      </w:r>
      <w:r w:rsidR="008166A5" w:rsidRPr="00246CE4">
        <w:rPr>
          <w:rFonts w:ascii="Times New Roman" w:hAnsi="Times New Roman" w:cs="Times New Roman"/>
        </w:rPr>
        <w:t>depositing</w:t>
      </w:r>
      <w:r w:rsidR="00E171AF" w:rsidRPr="00246CE4">
        <w:rPr>
          <w:rFonts w:ascii="Times New Roman" w:hAnsi="Times New Roman" w:cs="Times New Roman"/>
        </w:rPr>
        <w:t xml:space="preserve"> </w:t>
      </w:r>
      <w:r w:rsidR="001D14B6">
        <w:rPr>
          <w:rFonts w:ascii="Times New Roman" w:hAnsi="Times New Roman" w:cs="Times New Roman"/>
        </w:rPr>
        <w:t xml:space="preserve">on </w:t>
      </w:r>
      <w:r w:rsidR="00E171AF" w:rsidRPr="00246CE4">
        <w:rPr>
          <w:rFonts w:ascii="Times New Roman" w:hAnsi="Times New Roman" w:cs="Times New Roman"/>
        </w:rPr>
        <w:t>the desired path</w:t>
      </w:r>
      <w:r w:rsidR="00CE2C2C" w:rsidRPr="00246CE4">
        <w:rPr>
          <w:rFonts w:ascii="Times New Roman" w:hAnsi="Times New Roman" w:cs="Times New Roman"/>
        </w:rPr>
        <w:t>.</w:t>
      </w:r>
    </w:p>
    <w:p w14:paraId="7CE8B611" w14:textId="55E8BC4B" w:rsidR="00EA6DF7" w:rsidRPr="00246CE4" w:rsidRDefault="00CB0EEE" w:rsidP="00857F09">
      <w:pPr>
        <w:pStyle w:val="ListParagraph"/>
        <w:numPr>
          <w:ilvl w:val="0"/>
          <w:numId w:val="33"/>
        </w:numPr>
        <w:jc w:val="both"/>
        <w:rPr>
          <w:rFonts w:ascii="Times New Roman" w:hAnsi="Times New Roman" w:cs="Times New Roman"/>
        </w:rPr>
      </w:pPr>
      <w:r w:rsidRPr="00246CE4">
        <w:rPr>
          <w:rFonts w:ascii="Times New Roman" w:hAnsi="Times New Roman" w:cs="Times New Roman"/>
        </w:rPr>
        <w:t xml:space="preserve">It must be </w:t>
      </w:r>
      <w:r w:rsidR="00EA6DF7" w:rsidRPr="00246CE4">
        <w:rPr>
          <w:rFonts w:ascii="Times New Roman" w:hAnsi="Times New Roman" w:cs="Times New Roman"/>
        </w:rPr>
        <w:t xml:space="preserve">able to bridge a gap of a specific </w:t>
      </w:r>
      <w:r w:rsidR="00266C01" w:rsidRPr="00246CE4">
        <w:rPr>
          <w:rFonts w:ascii="Times New Roman" w:hAnsi="Times New Roman" w:cs="Times New Roman"/>
        </w:rPr>
        <w:t>length</w:t>
      </w:r>
      <w:r w:rsidR="00E171AF" w:rsidRPr="00246CE4">
        <w:rPr>
          <w:rFonts w:ascii="Times New Roman" w:hAnsi="Times New Roman" w:cs="Times New Roman"/>
        </w:rPr>
        <w:t xml:space="preserve"> and become a substrate for the next layers</w:t>
      </w:r>
      <w:r w:rsidR="00CE2C2C" w:rsidRPr="00246CE4">
        <w:rPr>
          <w:rFonts w:ascii="Times New Roman" w:hAnsi="Times New Roman" w:cs="Times New Roman"/>
        </w:rPr>
        <w:t>.</w:t>
      </w:r>
    </w:p>
    <w:p w14:paraId="37603FC2" w14:textId="5CF4688C" w:rsidR="00266C01" w:rsidRPr="00246CE4" w:rsidRDefault="00CB0EEE" w:rsidP="00854017">
      <w:pPr>
        <w:pStyle w:val="ListParagraph"/>
        <w:numPr>
          <w:ilvl w:val="0"/>
          <w:numId w:val="33"/>
        </w:numPr>
        <w:rPr>
          <w:rFonts w:ascii="Times New Roman" w:hAnsi="Times New Roman" w:cs="Times New Roman"/>
        </w:rPr>
      </w:pPr>
      <w:r w:rsidRPr="00246CE4">
        <w:rPr>
          <w:rFonts w:ascii="Times New Roman" w:hAnsi="Times New Roman" w:cs="Times New Roman"/>
        </w:rPr>
        <w:t xml:space="preserve">It must </w:t>
      </w:r>
      <w:r w:rsidR="00EA6DF7" w:rsidRPr="00246CE4">
        <w:rPr>
          <w:rFonts w:ascii="Times New Roman" w:hAnsi="Times New Roman" w:cs="Times New Roman"/>
        </w:rPr>
        <w:t xml:space="preserve">remain geometrically stable </w:t>
      </w:r>
      <w:r w:rsidR="001F1E7A" w:rsidRPr="00246CE4">
        <w:rPr>
          <w:rFonts w:ascii="Times New Roman" w:hAnsi="Times New Roman" w:cs="Times New Roman"/>
        </w:rPr>
        <w:t>when hardening, e.g., during the cooling phase at</w:t>
      </w:r>
      <w:r w:rsidR="00EA6DF7" w:rsidRPr="00246CE4">
        <w:rPr>
          <w:rFonts w:ascii="Times New Roman" w:hAnsi="Times New Roman" w:cs="Times New Roman"/>
        </w:rPr>
        <w:t xml:space="preserve"> room temp</w:t>
      </w:r>
      <w:r w:rsidR="001F1E7A" w:rsidRPr="00246CE4">
        <w:rPr>
          <w:rFonts w:ascii="Times New Roman" w:hAnsi="Times New Roman" w:cs="Times New Roman"/>
        </w:rPr>
        <w:t>erature</w:t>
      </w:r>
      <w:r w:rsidR="00CE2C2C" w:rsidRPr="00246CE4">
        <w:rPr>
          <w:rFonts w:ascii="Times New Roman" w:hAnsi="Times New Roman" w:cs="Times New Roman"/>
        </w:rPr>
        <w:t>.</w:t>
      </w:r>
      <w:r w:rsidR="00EA6DF7" w:rsidRPr="00246CE4">
        <w:rPr>
          <w:rFonts w:ascii="Times New Roman" w:hAnsi="Times New Roman" w:cs="Times New Roman"/>
        </w:rPr>
        <w:t xml:space="preserve"> </w:t>
      </w:r>
    </w:p>
    <w:p w14:paraId="32D8754C" w14:textId="517F8195" w:rsidR="00AC1278" w:rsidRDefault="00E171AF" w:rsidP="00C126FE">
      <w:pPr>
        <w:jc w:val="both"/>
        <w:rPr>
          <w:rFonts w:ascii="Times New Roman" w:hAnsi="Times New Roman" w:cs="Times New Roman"/>
        </w:rPr>
      </w:pPr>
      <w:r w:rsidRPr="00246CE4">
        <w:rPr>
          <w:rFonts w:ascii="Times New Roman" w:hAnsi="Times New Roman" w:cs="Times New Roman"/>
        </w:rPr>
        <w:t>Focusing on this work</w:t>
      </w:r>
      <w:r w:rsidR="00CE2C2C" w:rsidRPr="00246CE4">
        <w:rPr>
          <w:rFonts w:ascii="Times New Roman" w:hAnsi="Times New Roman" w:cs="Times New Roman"/>
        </w:rPr>
        <w:t xml:space="preserve">, the </w:t>
      </w:r>
      <w:r w:rsidR="00A07458" w:rsidRPr="00246CE4">
        <w:rPr>
          <w:rFonts w:ascii="Times New Roman" w:hAnsi="Times New Roman" w:cs="Times New Roman"/>
        </w:rPr>
        <w:t xml:space="preserve">material successfully flowed out of the extrusion </w:t>
      </w:r>
      <w:r w:rsidR="00CE2C2C" w:rsidRPr="00246CE4">
        <w:rPr>
          <w:rFonts w:ascii="Times New Roman" w:hAnsi="Times New Roman" w:cs="Times New Roman"/>
        </w:rPr>
        <w:t>nozzle</w:t>
      </w:r>
      <w:r w:rsidR="00A07458" w:rsidRPr="00246CE4">
        <w:rPr>
          <w:rFonts w:ascii="Times New Roman" w:hAnsi="Times New Roman" w:cs="Times New Roman"/>
        </w:rPr>
        <w:t xml:space="preserve">, forming lines with specific widths and heights while maintaining a stable shape, as observed </w:t>
      </w:r>
      <w:r w:rsidRPr="00246CE4">
        <w:rPr>
          <w:rFonts w:ascii="Times New Roman" w:hAnsi="Times New Roman" w:cs="Times New Roman"/>
        </w:rPr>
        <w:t>in Sub-section</w:t>
      </w:r>
      <w:r w:rsidR="00EC4459" w:rsidRPr="00246CE4">
        <w:rPr>
          <w:rFonts w:ascii="Times New Roman" w:hAnsi="Times New Roman" w:cs="Times New Roman"/>
        </w:rPr>
        <w:t xml:space="preserve"> </w:t>
      </w:r>
      <w:r w:rsidRPr="00246CE4">
        <w:rPr>
          <w:rFonts w:ascii="Times New Roman" w:hAnsi="Times New Roman" w:cs="Times New Roman"/>
        </w:rPr>
        <w:t xml:space="preserve">3.2.2. </w:t>
      </w:r>
      <w:r w:rsidR="00293470" w:rsidRPr="00246CE4">
        <w:rPr>
          <w:rFonts w:ascii="Times New Roman" w:hAnsi="Times New Roman" w:cs="Times New Roman"/>
        </w:rPr>
        <w:t>Conversely</w:t>
      </w:r>
      <w:r w:rsidR="00557B6A" w:rsidRPr="00246CE4">
        <w:rPr>
          <w:rFonts w:ascii="Times New Roman" w:hAnsi="Times New Roman" w:cs="Times New Roman"/>
        </w:rPr>
        <w:t xml:space="preserve">, </w:t>
      </w:r>
      <w:r w:rsidR="002A5914" w:rsidRPr="00246CE4">
        <w:rPr>
          <w:rFonts w:ascii="Times New Roman" w:hAnsi="Times New Roman" w:cs="Times New Roman"/>
        </w:rPr>
        <w:t>fabricating</w:t>
      </w:r>
      <w:r w:rsidR="00557B6A" w:rsidRPr="00246CE4">
        <w:rPr>
          <w:rFonts w:ascii="Times New Roman" w:hAnsi="Times New Roman" w:cs="Times New Roman"/>
        </w:rPr>
        <w:t xml:space="preserve"> an object that can be geometrically stable </w:t>
      </w:r>
      <w:r w:rsidR="005D0ED9" w:rsidRPr="00246CE4">
        <w:rPr>
          <w:rFonts w:ascii="Times New Roman" w:hAnsi="Times New Roman" w:cs="Times New Roman"/>
        </w:rPr>
        <w:t>was challenging</w:t>
      </w:r>
      <w:r w:rsidR="00233C2B" w:rsidRPr="00246CE4">
        <w:rPr>
          <w:rFonts w:ascii="Times New Roman" w:hAnsi="Times New Roman" w:cs="Times New Roman"/>
        </w:rPr>
        <w:t>,</w:t>
      </w:r>
      <w:r w:rsidR="005D0ED9" w:rsidRPr="00246CE4">
        <w:rPr>
          <w:rFonts w:ascii="Times New Roman" w:hAnsi="Times New Roman" w:cs="Times New Roman"/>
        </w:rPr>
        <w:t xml:space="preserve"> </w:t>
      </w:r>
      <w:r w:rsidR="00400F43" w:rsidRPr="00246CE4">
        <w:rPr>
          <w:rFonts w:ascii="Times New Roman" w:hAnsi="Times New Roman" w:cs="Times New Roman"/>
        </w:rPr>
        <w:t xml:space="preserve">as </w:t>
      </w:r>
      <w:r w:rsidR="003A6CA0" w:rsidRPr="00246CE4">
        <w:rPr>
          <w:rFonts w:ascii="Times New Roman" w:hAnsi="Times New Roman" w:cs="Times New Roman"/>
        </w:rPr>
        <w:t xml:space="preserve">some </w:t>
      </w:r>
      <w:r w:rsidR="00482A2F" w:rsidRPr="00246CE4">
        <w:rPr>
          <w:rFonts w:ascii="Times New Roman" w:hAnsi="Times New Roman" w:cs="Times New Roman"/>
        </w:rPr>
        <w:t xml:space="preserve">3D </w:t>
      </w:r>
      <w:r w:rsidR="003A6CA0" w:rsidRPr="00246CE4">
        <w:rPr>
          <w:rFonts w:ascii="Times New Roman" w:hAnsi="Times New Roman" w:cs="Times New Roman"/>
        </w:rPr>
        <w:t>printing problems were encountered</w:t>
      </w:r>
      <w:r w:rsidR="00482A2F" w:rsidRPr="00246CE4">
        <w:rPr>
          <w:rFonts w:ascii="Times New Roman" w:hAnsi="Times New Roman" w:cs="Times New Roman"/>
        </w:rPr>
        <w:t xml:space="preserve"> (Sub-section 3.4)</w:t>
      </w:r>
      <w:r w:rsidR="003A6CA0" w:rsidRPr="00246CE4">
        <w:rPr>
          <w:rFonts w:ascii="Times New Roman" w:hAnsi="Times New Roman" w:cs="Times New Roman"/>
        </w:rPr>
        <w:t>.</w:t>
      </w:r>
    </w:p>
    <w:p w14:paraId="4DA70035" w14:textId="00D10FE6" w:rsidR="00594C8E" w:rsidRPr="00CC4886" w:rsidRDefault="00942A88" w:rsidP="00326B97">
      <w:pPr>
        <w:pStyle w:val="Heading2"/>
        <w:numPr>
          <w:ilvl w:val="2"/>
          <w:numId w:val="30"/>
        </w:numPr>
        <w:rPr>
          <w:rFonts w:ascii="Times New Roman" w:hAnsi="Times New Roman" w:cs="Times New Roman"/>
          <w:b/>
          <w:bCs/>
          <w:color w:val="000000" w:themeColor="text1"/>
        </w:rPr>
      </w:pPr>
      <w:r w:rsidRPr="00326B97">
        <w:rPr>
          <w:rFonts w:ascii="Times New Roman" w:hAnsi="Times New Roman" w:cs="Times New Roman"/>
          <w:b/>
          <w:bCs/>
          <w:color w:val="000000" w:themeColor="text1"/>
          <w:sz w:val="24"/>
          <w:szCs w:val="24"/>
        </w:rPr>
        <w:t xml:space="preserve">Comparative analysis </w:t>
      </w:r>
    </w:p>
    <w:p w14:paraId="00DD511E" w14:textId="1D2A806A" w:rsidR="006576E4" w:rsidRPr="00246CE4" w:rsidRDefault="00DB69AA" w:rsidP="00557B6A">
      <w:pPr>
        <w:jc w:val="both"/>
        <w:rPr>
          <w:rFonts w:ascii="Times New Roman" w:hAnsi="Times New Roman" w:cs="Times New Roman"/>
        </w:rPr>
      </w:pPr>
      <w:r w:rsidRPr="00246CE4">
        <w:rPr>
          <w:rFonts w:ascii="Times New Roman" w:hAnsi="Times New Roman" w:cs="Times New Roman"/>
        </w:rPr>
        <w:t xml:space="preserve">The comparative evaluation of the DRAM process between France and North America, based on qualitative difficulty levels across each stage of the methodology proposed </w:t>
      </w:r>
      <w:r w:rsidR="00E00973" w:rsidRPr="00246CE4">
        <w:rPr>
          <w:rFonts w:ascii="Times New Roman" w:hAnsi="Times New Roman" w:cs="Times New Roman"/>
        </w:rPr>
        <w:t>(Fig. 1)</w:t>
      </w:r>
      <w:r w:rsidRPr="00246CE4">
        <w:rPr>
          <w:rFonts w:ascii="Times New Roman" w:hAnsi="Times New Roman" w:cs="Times New Roman"/>
        </w:rPr>
        <w:t xml:space="preserve">, reveals differences in system performance and implementation feasibility. </w:t>
      </w:r>
      <w:r w:rsidR="007C6988" w:rsidRPr="00246CE4">
        <w:rPr>
          <w:rFonts w:ascii="Times New Roman" w:hAnsi="Times New Roman" w:cs="Times New Roman"/>
        </w:rPr>
        <w:t>Three</w:t>
      </w:r>
      <w:r w:rsidRPr="00246CE4">
        <w:rPr>
          <w:rFonts w:ascii="Times New Roman" w:hAnsi="Times New Roman" w:cs="Times New Roman"/>
        </w:rPr>
        <w:t xml:space="preserve"> KPIs were established</w:t>
      </w:r>
      <w:r w:rsidR="007C6988" w:rsidRPr="00246CE4">
        <w:rPr>
          <w:rFonts w:ascii="Times New Roman" w:hAnsi="Times New Roman" w:cs="Times New Roman"/>
        </w:rPr>
        <w:t xml:space="preserve"> to quantify them, i.e.,</w:t>
      </w:r>
      <w:r w:rsidRPr="00246CE4">
        <w:rPr>
          <w:rFonts w:ascii="Times New Roman" w:hAnsi="Times New Roman" w:cs="Times New Roman"/>
        </w:rPr>
        <w:t xml:space="preserve"> ODI, CS, and </w:t>
      </w:r>
      <w:proofErr w:type="spellStart"/>
      <w:r w:rsidRPr="00246CE4">
        <w:rPr>
          <w:rFonts w:ascii="Times New Roman" w:hAnsi="Times New Roman" w:cs="Times New Roman"/>
        </w:rPr>
        <w:t>A</w:t>
      </w:r>
      <w:r w:rsidR="0093537E" w:rsidRPr="00246CE4">
        <w:rPr>
          <w:rFonts w:ascii="Times New Roman" w:hAnsi="Times New Roman" w:cs="Times New Roman"/>
        </w:rPr>
        <w:t>d</w:t>
      </w:r>
      <w:r w:rsidRPr="00246CE4">
        <w:rPr>
          <w:rFonts w:ascii="Times New Roman" w:hAnsi="Times New Roman" w:cs="Times New Roman"/>
        </w:rPr>
        <w:t>I</w:t>
      </w:r>
      <w:proofErr w:type="spellEnd"/>
      <w:r w:rsidRPr="00246CE4">
        <w:rPr>
          <w:rFonts w:ascii="Times New Roman" w:hAnsi="Times New Roman" w:cs="Times New Roman"/>
        </w:rPr>
        <w:t>.</w:t>
      </w:r>
      <w:r w:rsidR="006576E4" w:rsidRPr="00246CE4">
        <w:rPr>
          <w:rFonts w:ascii="Times New Roman" w:hAnsi="Times New Roman" w:cs="Times New Roman"/>
        </w:rPr>
        <w:t xml:space="preserve"> </w:t>
      </w:r>
    </w:p>
    <w:p w14:paraId="12D67499" w14:textId="5697FED9" w:rsidR="00E23C6F" w:rsidRPr="00246CE4" w:rsidRDefault="00233C2B" w:rsidP="00851327">
      <w:pPr>
        <w:jc w:val="both"/>
        <w:rPr>
          <w:rFonts w:ascii="Times New Roman" w:hAnsi="Times New Roman" w:cs="Times New Roman"/>
        </w:rPr>
      </w:pPr>
      <w:r w:rsidRPr="00246CE4">
        <w:rPr>
          <w:rFonts w:ascii="Times New Roman" w:hAnsi="Times New Roman" w:cs="Times New Roman"/>
        </w:rPr>
        <w:t xml:space="preserve">Fig. </w:t>
      </w:r>
      <w:r w:rsidR="001B7A68">
        <w:rPr>
          <w:rFonts w:ascii="Times New Roman" w:hAnsi="Times New Roman" w:cs="Times New Roman"/>
        </w:rPr>
        <w:t>2</w:t>
      </w:r>
      <w:r w:rsidRPr="00246CE4">
        <w:rPr>
          <w:rFonts w:ascii="Times New Roman" w:hAnsi="Times New Roman" w:cs="Times New Roman"/>
        </w:rPr>
        <w:t xml:space="preserve"> shows the </w:t>
      </w:r>
      <w:r w:rsidR="006576E4" w:rsidRPr="00246CE4">
        <w:rPr>
          <w:rFonts w:ascii="Times New Roman" w:hAnsi="Times New Roman" w:cs="Times New Roman"/>
        </w:rPr>
        <w:t xml:space="preserve">range of difficulties associated with implementing the methodology </w:t>
      </w:r>
      <w:r w:rsidR="00B83724" w:rsidRPr="00246CE4">
        <w:rPr>
          <w:rFonts w:ascii="Times New Roman" w:hAnsi="Times New Roman" w:cs="Times New Roman"/>
        </w:rPr>
        <w:t>and the KPIs</w:t>
      </w:r>
      <w:r w:rsidR="006576E4" w:rsidRPr="00246CE4">
        <w:rPr>
          <w:rFonts w:ascii="Times New Roman" w:hAnsi="Times New Roman" w:cs="Times New Roman"/>
        </w:rPr>
        <w:t xml:space="preserve">, evaluating each stage of the process. The qualitative difficulty levels are categorized as follows: </w:t>
      </w:r>
      <w:r w:rsidR="00B83724" w:rsidRPr="00246CE4">
        <w:rPr>
          <w:rFonts w:ascii="Times New Roman" w:hAnsi="Times New Roman" w:cs="Times New Roman"/>
        </w:rPr>
        <w:t xml:space="preserve">low </w:t>
      </w:r>
      <w:r w:rsidR="006576E4" w:rsidRPr="00246CE4">
        <w:rPr>
          <w:rFonts w:ascii="Times New Roman" w:hAnsi="Times New Roman" w:cs="Times New Roman"/>
        </w:rPr>
        <w:t>(</w:t>
      </w:r>
      <w:r w:rsidR="00B83724" w:rsidRPr="00246CE4">
        <w:rPr>
          <w:rFonts w:ascii="Times New Roman" w:hAnsi="Times New Roman" w:cs="Times New Roman"/>
        </w:rPr>
        <w:t>green = 1</w:t>
      </w:r>
      <w:r w:rsidR="006576E4" w:rsidRPr="00246CE4">
        <w:rPr>
          <w:rFonts w:ascii="Times New Roman" w:hAnsi="Times New Roman" w:cs="Times New Roman"/>
        </w:rPr>
        <w:t xml:space="preserve">), </w:t>
      </w:r>
      <w:r w:rsidR="00B83724" w:rsidRPr="00246CE4">
        <w:rPr>
          <w:rFonts w:ascii="Times New Roman" w:hAnsi="Times New Roman" w:cs="Times New Roman"/>
        </w:rPr>
        <w:t xml:space="preserve">intermediate </w:t>
      </w:r>
      <w:r w:rsidR="006576E4" w:rsidRPr="00246CE4">
        <w:rPr>
          <w:rFonts w:ascii="Times New Roman" w:hAnsi="Times New Roman" w:cs="Times New Roman"/>
        </w:rPr>
        <w:t>(</w:t>
      </w:r>
      <w:r w:rsidR="00B83724" w:rsidRPr="00246CE4">
        <w:rPr>
          <w:rFonts w:ascii="Times New Roman" w:hAnsi="Times New Roman" w:cs="Times New Roman"/>
        </w:rPr>
        <w:t>yellow = 2</w:t>
      </w:r>
      <w:r w:rsidR="006576E4" w:rsidRPr="00246CE4">
        <w:rPr>
          <w:rFonts w:ascii="Times New Roman" w:hAnsi="Times New Roman" w:cs="Times New Roman"/>
        </w:rPr>
        <w:t xml:space="preserve">), and </w:t>
      </w:r>
      <w:r w:rsidR="00B83724" w:rsidRPr="00246CE4">
        <w:rPr>
          <w:rFonts w:ascii="Times New Roman" w:hAnsi="Times New Roman" w:cs="Times New Roman"/>
        </w:rPr>
        <w:t xml:space="preserve">high </w:t>
      </w:r>
      <w:r w:rsidR="006576E4" w:rsidRPr="00246CE4">
        <w:rPr>
          <w:rFonts w:ascii="Times New Roman" w:hAnsi="Times New Roman" w:cs="Times New Roman"/>
        </w:rPr>
        <w:t>(</w:t>
      </w:r>
      <w:r w:rsidR="00B83724" w:rsidRPr="00246CE4">
        <w:rPr>
          <w:rFonts w:ascii="Times New Roman" w:hAnsi="Times New Roman" w:cs="Times New Roman"/>
        </w:rPr>
        <w:t>red = 3</w:t>
      </w:r>
      <w:r w:rsidR="006576E4" w:rsidRPr="00246CE4">
        <w:rPr>
          <w:rFonts w:ascii="Times New Roman" w:hAnsi="Times New Roman" w:cs="Times New Roman"/>
        </w:rPr>
        <w:t xml:space="preserve">). </w:t>
      </w:r>
      <w:r w:rsidRPr="00246CE4">
        <w:rPr>
          <w:rFonts w:ascii="Times New Roman" w:hAnsi="Times New Roman" w:cs="Times New Roman"/>
        </w:rPr>
        <w:t>These classifications</w:t>
      </w:r>
      <w:r w:rsidR="006576E4" w:rsidRPr="00246CE4">
        <w:rPr>
          <w:rFonts w:ascii="Times New Roman" w:hAnsi="Times New Roman" w:cs="Times New Roman"/>
        </w:rPr>
        <w:t xml:space="preserve"> were established based on a general evaluation of task complexity, time requirements, and the availability of necessary resources and technologies. The green level (low difficulty) corresponds to stages that were relatively straightforward, </w:t>
      </w:r>
      <w:r w:rsidR="001D14B6">
        <w:rPr>
          <w:rFonts w:ascii="Times New Roman" w:hAnsi="Times New Roman" w:cs="Times New Roman"/>
        </w:rPr>
        <w:t>requir</w:t>
      </w:r>
      <w:r w:rsidR="006576E4" w:rsidRPr="00246CE4">
        <w:rPr>
          <w:rFonts w:ascii="Times New Roman" w:hAnsi="Times New Roman" w:cs="Times New Roman"/>
        </w:rPr>
        <w:t>ed minimal coordination, and relied on readily available</w:t>
      </w:r>
      <w:r w:rsidR="001D14B6">
        <w:rPr>
          <w:rFonts w:ascii="Times New Roman" w:hAnsi="Times New Roman" w:cs="Times New Roman"/>
        </w:rPr>
        <w:t>,</w:t>
      </w:r>
      <w:r w:rsidR="006576E4" w:rsidRPr="00246CE4">
        <w:rPr>
          <w:rFonts w:ascii="Times New Roman" w:hAnsi="Times New Roman" w:cs="Times New Roman"/>
        </w:rPr>
        <w:t xml:space="preserve"> user-friendly technologies. The yellow level denoted </w:t>
      </w:r>
      <w:r w:rsidR="007C6988" w:rsidRPr="00246CE4">
        <w:rPr>
          <w:rFonts w:ascii="Times New Roman" w:hAnsi="Times New Roman" w:cs="Times New Roman"/>
        </w:rPr>
        <w:t>tasks</w:t>
      </w:r>
      <w:r w:rsidR="006576E4" w:rsidRPr="00246CE4">
        <w:rPr>
          <w:rFonts w:ascii="Times New Roman" w:hAnsi="Times New Roman" w:cs="Times New Roman"/>
        </w:rPr>
        <w:t xml:space="preserve"> requiring moderate effort, often involving increased coordination or partial limitations in resource availability. The red level signifies stages characterized by high complexity or the need for substantial technological investment and effort.</w:t>
      </w:r>
      <w:r w:rsidR="00B83724" w:rsidRPr="00246CE4">
        <w:rPr>
          <w:rFonts w:ascii="Times New Roman" w:hAnsi="Times New Roman" w:cs="Times New Roman"/>
        </w:rPr>
        <w:t xml:space="preserve"> Th</w:t>
      </w:r>
      <w:ins w:id="828" w:author="Catalina Suescun Gonzalez" w:date="2026-08-26T10:55:00Z" w16du:dateUtc="2026-08-26T08:55:00Z">
        <w:r w:rsidR="001B6DAB">
          <w:rPr>
            <w:rFonts w:ascii="Times New Roman" w:hAnsi="Times New Roman" w:cs="Times New Roman"/>
          </w:rPr>
          <w:t>e</w:t>
        </w:r>
      </w:ins>
      <w:ins w:id="829" w:author="Catalina Suescun Gonzalez" w:date="2026-08-25T11:30:00Z" w16du:dateUtc="2026-08-25T09:30:00Z">
        <w:r w:rsidR="002512D1">
          <w:rPr>
            <w:rFonts w:ascii="Times New Roman" w:hAnsi="Times New Roman" w:cs="Times New Roman"/>
          </w:rPr>
          <w:t>s</w:t>
        </w:r>
      </w:ins>
      <w:ins w:id="830" w:author="Catalina Suescun Gonzalez" w:date="2026-08-26T10:55:00Z" w16du:dateUtc="2026-08-26T08:55:00Z">
        <w:r w:rsidR="001B6DAB">
          <w:rPr>
            <w:rFonts w:ascii="Times New Roman" w:hAnsi="Times New Roman" w:cs="Times New Roman"/>
          </w:rPr>
          <w:t>e</w:t>
        </w:r>
      </w:ins>
      <w:del w:id="831" w:author="Catalina Suescun Gonzalez" w:date="2026-08-25T11:30:00Z" w16du:dateUtc="2026-08-25T09:30:00Z">
        <w:r w:rsidR="00B83724" w:rsidRPr="00246CE4" w:rsidDel="002512D1">
          <w:rPr>
            <w:rFonts w:ascii="Times New Roman" w:hAnsi="Times New Roman" w:cs="Times New Roman"/>
          </w:rPr>
          <w:delText>e</w:delText>
        </w:r>
      </w:del>
      <w:r w:rsidR="00B83724" w:rsidRPr="00246CE4">
        <w:rPr>
          <w:rFonts w:ascii="Times New Roman" w:hAnsi="Times New Roman" w:cs="Times New Roman"/>
        </w:rPr>
        <w:t xml:space="preserve"> KPIs were evaluated as </w:t>
      </w:r>
      <w:r w:rsidR="008326FA" w:rsidRPr="00246CE4">
        <w:rPr>
          <w:rFonts w:ascii="Times New Roman" w:hAnsi="Times New Roman" w:cs="Times New Roman"/>
        </w:rPr>
        <w:t>presented in section 2.3.</w:t>
      </w:r>
      <w:r w:rsidR="007D1BDA" w:rsidRPr="00246CE4" w:rsidDel="007D1BDA">
        <w:rPr>
          <w:rFonts w:ascii="Times New Roman" w:hAnsi="Times New Roman" w:cs="Times New Roman"/>
        </w:rPr>
        <w:t xml:space="preserve"> </w:t>
      </w:r>
    </w:p>
    <w:p w14:paraId="6D0EDF26" w14:textId="1DE0967E" w:rsidR="006C37AD" w:rsidRPr="00246CE4" w:rsidRDefault="005E4C17" w:rsidP="00851327">
      <w:pPr>
        <w:jc w:val="both"/>
        <w:rPr>
          <w:rFonts w:ascii="Times New Roman" w:hAnsi="Times New Roman" w:cs="Times New Roman"/>
        </w:rPr>
      </w:pPr>
      <w:r w:rsidRPr="00246CE4">
        <w:rPr>
          <w:rFonts w:ascii="Times New Roman" w:hAnsi="Times New Roman" w:cs="Times New Roman"/>
          <w:noProof/>
        </w:rPr>
        <w:lastRenderedPageBreak/>
        <mc:AlternateContent>
          <mc:Choice Requires="wpg">
            <w:drawing>
              <wp:anchor distT="0" distB="0" distL="114300" distR="114300" simplePos="0" relativeHeight="251658241" behindDoc="0" locked="0" layoutInCell="1" allowOverlap="1" wp14:anchorId="434F0664" wp14:editId="07385B0D">
                <wp:simplePos x="0" y="0"/>
                <wp:positionH relativeFrom="column">
                  <wp:posOffset>4512457</wp:posOffset>
                </wp:positionH>
                <wp:positionV relativeFrom="paragraph">
                  <wp:posOffset>531495</wp:posOffset>
                </wp:positionV>
                <wp:extent cx="283845" cy="1628140"/>
                <wp:effectExtent l="0" t="0" r="1905" b="0"/>
                <wp:wrapNone/>
                <wp:docPr id="23" name="Grupo 22">
                  <a:extLst xmlns:a="http://schemas.openxmlformats.org/drawingml/2006/main">
                    <a:ext uri="{FF2B5EF4-FFF2-40B4-BE49-F238E27FC236}">
                      <a16:creationId xmlns:a16="http://schemas.microsoft.com/office/drawing/2014/main" id="{BF68BE85-44EB-AE0E-3753-C15EB01DB43E}"/>
                    </a:ext>
                  </a:extLst>
                </wp:docPr>
                <wp:cNvGraphicFramePr/>
                <a:graphic xmlns:a="http://schemas.openxmlformats.org/drawingml/2006/main">
                  <a:graphicData uri="http://schemas.microsoft.com/office/word/2010/wordprocessingGroup">
                    <wpg:wgp>
                      <wpg:cNvGrpSpPr/>
                      <wpg:grpSpPr>
                        <a:xfrm>
                          <a:off x="0" y="0"/>
                          <a:ext cx="283845" cy="1628140"/>
                          <a:chOff x="0" y="0"/>
                          <a:chExt cx="349200" cy="2123180"/>
                        </a:xfrm>
                      </wpg:grpSpPr>
                      <pic:pic xmlns:pic="http://schemas.openxmlformats.org/drawingml/2006/picture">
                        <pic:nvPicPr>
                          <pic:cNvPr id="1698785348" name="Gráfico 3" descr="Insignia 1 con relleno sólido">
                            <a:extLst>
                              <a:ext uri="{FF2B5EF4-FFF2-40B4-BE49-F238E27FC236}">
                                <a16:creationId xmlns:a16="http://schemas.microsoft.com/office/drawing/2014/main" id="{EFC71362-C40A-9B91-43A2-83ECC91C574B}"/>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06" y="1064600"/>
                            <a:ext cx="348988" cy="348988"/>
                          </a:xfrm>
                          <a:prstGeom prst="rect">
                            <a:avLst/>
                          </a:prstGeom>
                        </pic:spPr>
                      </pic:pic>
                      <pic:pic xmlns:pic="http://schemas.openxmlformats.org/drawingml/2006/picture">
                        <pic:nvPicPr>
                          <pic:cNvPr id="178134673" name="Gráfico 8" descr="Insignia 3 con relleno sólido">
                            <a:extLst>
                              <a:ext uri="{FF2B5EF4-FFF2-40B4-BE49-F238E27FC236}">
                                <a16:creationId xmlns:a16="http://schemas.microsoft.com/office/drawing/2014/main" id="{435FFDE7-6695-69BE-9055-595429A477BF}"/>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06" y="0"/>
                            <a:ext cx="348988" cy="348988"/>
                          </a:xfrm>
                          <a:prstGeom prst="rect">
                            <a:avLst/>
                          </a:prstGeom>
                        </pic:spPr>
                      </pic:pic>
                      <pic:pic xmlns:pic="http://schemas.openxmlformats.org/drawingml/2006/picture">
                        <pic:nvPicPr>
                          <pic:cNvPr id="1891456512" name="Gráfico 11" descr="Insignia 1 con relleno sólido">
                            <a:extLst>
                              <a:ext uri="{FF2B5EF4-FFF2-40B4-BE49-F238E27FC236}">
                                <a16:creationId xmlns:a16="http://schemas.microsoft.com/office/drawing/2014/main" id="{F4C3FBCD-2783-BE1E-6F22-94979A85F95B}"/>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06" y="1774192"/>
                            <a:ext cx="348988" cy="348988"/>
                          </a:xfrm>
                          <a:prstGeom prst="rect">
                            <a:avLst/>
                          </a:prstGeom>
                        </pic:spPr>
                      </pic:pic>
                      <pic:pic xmlns:pic="http://schemas.openxmlformats.org/drawingml/2006/picture">
                        <pic:nvPicPr>
                          <pic:cNvPr id="185484694" name="Gráfico 15" descr="Insignia 3 con relleno sólido">
                            <a:extLst>
                              <a:ext uri="{FF2B5EF4-FFF2-40B4-BE49-F238E27FC236}">
                                <a16:creationId xmlns:a16="http://schemas.microsoft.com/office/drawing/2014/main" id="{8F57ADBD-E2A6-D914-571E-22007888A7B2}"/>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06" y="709804"/>
                            <a:ext cx="348988" cy="348988"/>
                          </a:xfrm>
                          <a:prstGeom prst="rect">
                            <a:avLst/>
                          </a:prstGeom>
                        </pic:spPr>
                      </pic:pic>
                      <pic:pic xmlns:pic="http://schemas.openxmlformats.org/drawingml/2006/picture">
                        <pic:nvPicPr>
                          <pic:cNvPr id="1749837562" name="Gráfico 16" descr="Insignia 3 con relleno sólido">
                            <a:extLst>
                              <a:ext uri="{FF2B5EF4-FFF2-40B4-BE49-F238E27FC236}">
                                <a16:creationId xmlns:a16="http://schemas.microsoft.com/office/drawing/2014/main" id="{F6689996-0D6F-911D-3E36-9DB1366A0F76}"/>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06" y="1419396"/>
                            <a:ext cx="348988" cy="348988"/>
                          </a:xfrm>
                          <a:prstGeom prst="rect">
                            <a:avLst/>
                          </a:prstGeom>
                        </pic:spPr>
                      </pic:pic>
                      <pic:pic xmlns:pic="http://schemas.openxmlformats.org/drawingml/2006/picture">
                        <pic:nvPicPr>
                          <pic:cNvPr id="1216774231" name="Gráfico 21" descr="Insignia con relleno sólido">
                            <a:extLst>
                              <a:ext uri="{FF2B5EF4-FFF2-40B4-BE49-F238E27FC236}">
                                <a16:creationId xmlns:a16="http://schemas.microsoft.com/office/drawing/2014/main" id="{AD6876A6-03B9-F5BC-ABF3-A464A7298643}"/>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354796"/>
                            <a:ext cx="349200" cy="349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97D794" id="Grupo 22" o:spid="_x0000_s1026" style="position:absolute;margin-left:355.3pt;margin-top:41.85pt;width:22.35pt;height:128.2pt;z-index:251658241;mso-width-relative:margin;mso-height-relative:margin" coordsize="3492,2123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3" o:spid="_x0000_s1027" type="#_x0000_t75" alt="Insignia 1 con relleno sólido" style="position:absolute;left:1;top:10646;width:3489;height: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">
                  <v:imagedata r:id="rId18" o:title="Insignia 1 con relleno sólido"/>
                </v:shape>
                <v:shape id="Gráfico 8" o:spid="_x0000_s1028" type="#_x0000_t75" alt="Insignia 3 con relleno sólido" style="position:absolute;left:1;width:3489;height: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">
                  <v:imagedata r:id="rId19" o:title="Insignia 3 con relleno sólido"/>
                </v:shape>
                <v:shape id="Gráfico 11" o:spid="_x0000_s1029" type="#_x0000_t75" alt="Insignia 1 con relleno sólido" style="position:absolute;left:1;top:17741;width:3489;height:3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">
                  <v:imagedata r:id="rId18" o:title="Insignia 1 con relleno sólido"/>
                </v:shape>
                <v:shape id="Gráfico 15" o:spid="_x0000_s1030" type="#_x0000_t75" alt="Insignia 3 con relleno sólido" style="position:absolute;left:1;top:7098;width:3489;height: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">
                  <v:imagedata r:id="rId19" o:title="Insignia 3 con relleno sólido"/>
                </v:shape>
                <v:shape id="Gráfico 16" o:spid="_x0000_s1031" type="#_x0000_t75" alt="Insignia 3 con relleno sólido" style="position:absolute;left:1;top:14193;width:3489;height:3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">
                  <v:imagedata r:id="rId19" o:title="Insignia 3 con relleno sólido"/>
                </v:shape>
                <v:shape id="Gráfico 21" o:spid="_x0000_s1032" type="#_x0000_t75" alt="Insignia con relleno sólido" style="position:absolute;top:3547;width:3492;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">
                  <v:imagedata r:id="rId20" o:title="Insignia con relleno sólido"/>
                </v:shape>
              </v:group>
            </w:pict>
          </mc:Fallback>
        </mc:AlternateContent>
      </w:r>
      <w:r w:rsidRPr="00246CE4">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534ABD5E" wp14:editId="4BFA302C">
                <wp:simplePos x="0" y="0"/>
                <wp:positionH relativeFrom="column">
                  <wp:posOffset>2943078</wp:posOffset>
                </wp:positionH>
                <wp:positionV relativeFrom="paragraph">
                  <wp:posOffset>530860</wp:posOffset>
                </wp:positionV>
                <wp:extent cx="293370" cy="1581785"/>
                <wp:effectExtent l="0" t="0" r="0" b="0"/>
                <wp:wrapNone/>
                <wp:docPr id="21" name="Grupo 20">
                  <a:extLst xmlns:a="http://schemas.openxmlformats.org/drawingml/2006/main">
                    <a:ext uri="{FF2B5EF4-FFF2-40B4-BE49-F238E27FC236}">
                      <a16:creationId xmlns:a16="http://schemas.microsoft.com/office/drawing/2014/main" id="{1B072FC4-05BC-B58C-9A5F-72630C5B4A99}"/>
                    </a:ext>
                  </a:extLst>
                </wp:docPr>
                <wp:cNvGraphicFramePr/>
                <a:graphic xmlns:a="http://schemas.openxmlformats.org/drawingml/2006/main">
                  <a:graphicData uri="http://schemas.microsoft.com/office/word/2010/wordprocessingGroup">
                    <wpg:wgp>
                      <wpg:cNvGrpSpPr/>
                      <wpg:grpSpPr>
                        <a:xfrm>
                          <a:off x="0" y="0"/>
                          <a:ext cx="293370" cy="1581785"/>
                          <a:chOff x="0" y="0"/>
                          <a:chExt cx="349200" cy="2139800"/>
                        </a:xfrm>
                      </wpg:grpSpPr>
                      <pic:pic xmlns:pic="http://schemas.openxmlformats.org/drawingml/2006/picture">
                        <pic:nvPicPr>
                          <pic:cNvPr id="1049028764" name="Gráfico 9" descr="Insignia con relleno sólido">
                            <a:extLst>
                              <a:ext uri="{FF2B5EF4-FFF2-40B4-BE49-F238E27FC236}">
                                <a16:creationId xmlns:a16="http://schemas.microsoft.com/office/drawing/2014/main" id="{BE9AB8F4-8237-925F-5F1D-4ABE6EF50C66}"/>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1432608"/>
                            <a:ext cx="349200" cy="349200"/>
                          </a:xfrm>
                          <a:prstGeom prst="rect">
                            <a:avLst/>
                          </a:prstGeom>
                        </pic:spPr>
                      </pic:pic>
                      <pic:pic xmlns:pic="http://schemas.openxmlformats.org/drawingml/2006/picture">
                        <pic:nvPicPr>
                          <pic:cNvPr id="749942348" name="Gráfico 10" descr="Insignia 1 con relleno sólido">
                            <a:extLst>
                              <a:ext uri="{FF2B5EF4-FFF2-40B4-BE49-F238E27FC236}">
                                <a16:creationId xmlns:a16="http://schemas.microsoft.com/office/drawing/2014/main" id="{EDC4CAFC-576C-A367-63A7-0C5434D081ED}"/>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06" y="1074615"/>
                            <a:ext cx="348988" cy="348988"/>
                          </a:xfrm>
                          <a:prstGeom prst="rect">
                            <a:avLst/>
                          </a:prstGeom>
                        </pic:spPr>
                      </pic:pic>
                      <pic:pic xmlns:pic="http://schemas.openxmlformats.org/drawingml/2006/picture">
                        <pic:nvPicPr>
                          <pic:cNvPr id="725888610" name="Gráfico 12" descr="Insignia 1 con relleno sólido">
                            <a:extLst>
                              <a:ext uri="{FF2B5EF4-FFF2-40B4-BE49-F238E27FC236}">
                                <a16:creationId xmlns:a16="http://schemas.microsoft.com/office/drawing/2014/main" id="{9899E6F2-959F-28A9-C905-FB566582B37F}"/>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06" y="1790812"/>
                            <a:ext cx="348988" cy="348988"/>
                          </a:xfrm>
                          <a:prstGeom prst="rect">
                            <a:avLst/>
                          </a:prstGeom>
                        </pic:spPr>
                      </pic:pic>
                      <pic:pic xmlns:pic="http://schemas.openxmlformats.org/drawingml/2006/picture">
                        <pic:nvPicPr>
                          <pic:cNvPr id="1299815387" name="Gráfico 17" descr="Insignia con relleno sólido">
                            <a:extLst>
                              <a:ext uri="{FF2B5EF4-FFF2-40B4-BE49-F238E27FC236}">
                                <a16:creationId xmlns:a16="http://schemas.microsoft.com/office/drawing/2014/main" id="{FC3B4C61-4009-73E1-1D0C-16B1ABA7C972}"/>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716410"/>
                            <a:ext cx="349200" cy="349200"/>
                          </a:xfrm>
                          <a:prstGeom prst="rect">
                            <a:avLst/>
                          </a:prstGeom>
                        </pic:spPr>
                      </pic:pic>
                      <pic:pic xmlns:pic="http://schemas.openxmlformats.org/drawingml/2006/picture">
                        <pic:nvPicPr>
                          <pic:cNvPr id="1791008645" name="Gráfico 18" descr="Insignia con relleno sólido">
                            <a:extLst>
                              <a:ext uri="{FF2B5EF4-FFF2-40B4-BE49-F238E27FC236}">
                                <a16:creationId xmlns:a16="http://schemas.microsoft.com/office/drawing/2014/main" id="{63ED90C3-D028-13D0-6548-BD26F37A8D79}"/>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358205"/>
                            <a:ext cx="349200" cy="349200"/>
                          </a:xfrm>
                          <a:prstGeom prst="rect">
                            <a:avLst/>
                          </a:prstGeom>
                        </pic:spPr>
                      </pic:pic>
                      <pic:pic xmlns:pic="http://schemas.openxmlformats.org/drawingml/2006/picture">
                        <pic:nvPicPr>
                          <pic:cNvPr id="1637860662" name="Gráfico 19" descr="Insignia con relleno sólido">
                            <a:extLst>
                              <a:ext uri="{FF2B5EF4-FFF2-40B4-BE49-F238E27FC236}">
                                <a16:creationId xmlns:a16="http://schemas.microsoft.com/office/drawing/2014/main" id="{179118E6-F13F-267F-105C-E08D4D5B0352}"/>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349200" cy="349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A0E9E5C" id="Grupo 20" o:spid="_x0000_s1026" style="position:absolute;margin-left:231.75pt;margin-top:41.8pt;width:23.1pt;height:124.55pt;z-index:251658240;mso-width-relative:margin;mso-height-relative:margin" coordsize="3492,2139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">
                <v:shape id="Gráfico 9" o:spid="_x0000_s1027" type="#_x0000_t75" alt="Insignia con relleno sólido" style="position:absolute;top:14326;width:3492;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">
                  <v:imagedata r:id="rId20" o:title="Insignia con relleno sólido"/>
                </v:shape>
                <v:shape id="Gráfico 10" o:spid="_x0000_s1028" type="#_x0000_t75" alt="Insignia 1 con relleno sólido" style="position:absolute;left:1;top:10746;width:3489;height:3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">
                  <v:imagedata r:id="rId18" o:title="Insignia 1 con relleno sólido"/>
                </v:shape>
                <v:shape id="Gráfico 12" o:spid="_x0000_s1029" type="#_x0000_t75" alt="Insignia 1 con relleno sólido" style="position:absolute;left:1;top:17908;width:3489;height:3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">
                  <v:imagedata r:id="rId18" o:title="Insignia 1 con relleno sólido"/>
                </v:shape>
                <v:shape id="Gráfico 17" o:spid="_x0000_s1030" type="#_x0000_t75" alt="Insignia con relleno sólido" style="position:absolute;top:7164;width:3492;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">
                  <v:imagedata r:id="rId20" o:title="Insignia con relleno sólido"/>
                </v:shape>
                <v:shape id="Gráfico 18" o:spid="_x0000_s1031" type="#_x0000_t75" alt="Insignia con relleno sólido" style="position:absolute;top:3582;width:3492;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">
                  <v:imagedata r:id="rId20" o:title="Insignia con relleno sólido"/>
                </v:shape>
                <v:shape id="Gráfico 19" o:spid="_x0000_s1032" type="#_x0000_t75" alt="Insignia con relleno sólido" style="position:absolute;width:3492;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">
                  <v:imagedata r:id="rId20" o:title="Insignia con relleno sólido"/>
                </v:shape>
              </v:group>
            </w:pict>
          </mc:Fallback>
        </mc:AlternateContent>
      </w:r>
      <w:r w:rsidR="00C52AAA" w:rsidRPr="00246CE4">
        <w:rPr>
          <w:noProof/>
        </w:rPr>
        <w:drawing>
          <wp:inline distT="0" distB="0" distL="0" distR="0" wp14:anchorId="4C1375D7" wp14:editId="0124D1FA">
            <wp:extent cx="5760720" cy="3519170"/>
            <wp:effectExtent l="0" t="0" r="0" b="5080"/>
            <wp:docPr id="3" name="table">
              <a:extLst xmlns:a="http://schemas.openxmlformats.org/drawingml/2006/main">
                <a:ext uri="{FF2B5EF4-FFF2-40B4-BE49-F238E27FC236}">
                  <a16:creationId xmlns:a16="http://schemas.microsoft.com/office/drawing/2014/main" id="{B7F9E28F-7F08-256F-1AD6-AFE7877EE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B7F9E28F-7F08-256F-1AD6-AFE7877EE83E}"/>
                        </a:ext>
                      </a:extLst>
                    </pic:cNvPr>
                    <pic:cNvPicPr>
                      <a:picLocks noChangeAspect="1"/>
                    </pic:cNvPicPr>
                  </pic:nvPicPr>
                  <pic:blipFill>
                    <a:blip r:embed="rId21"/>
                    <a:stretch>
                      <a:fillRect/>
                    </a:stretch>
                  </pic:blipFill>
                  <pic:spPr>
                    <a:xfrm>
                      <a:off x="0" y="0"/>
                      <a:ext cx="5760720" cy="3519170"/>
                    </a:xfrm>
                    <a:prstGeom prst="rect">
                      <a:avLst/>
                    </a:prstGeom>
                  </pic:spPr>
                </pic:pic>
              </a:graphicData>
            </a:graphic>
          </wp:inline>
        </w:drawing>
      </w:r>
      <w:r w:rsidRPr="00246CE4">
        <w:t xml:space="preserve"> </w:t>
      </w:r>
    </w:p>
    <w:p w14:paraId="0086595F" w14:textId="27D0780C" w:rsidR="00683658" w:rsidRPr="00246CE4" w:rsidRDefault="001A72F0" w:rsidP="00557B6A">
      <w:pPr>
        <w:jc w:val="both"/>
        <w:rPr>
          <w:rFonts w:ascii="Times New Roman" w:hAnsi="Times New Roman" w:cs="Times New Roman"/>
        </w:rPr>
      </w:pPr>
      <w:r w:rsidRPr="00246CE4">
        <w:rPr>
          <w:rFonts w:ascii="Times New Roman" w:hAnsi="Times New Roman" w:cs="Times New Roman"/>
        </w:rPr>
        <w:t xml:space="preserve">Figure </w:t>
      </w:r>
      <w:r w:rsidR="001B7A68">
        <w:rPr>
          <w:rFonts w:ascii="Times New Roman" w:hAnsi="Times New Roman" w:cs="Times New Roman"/>
        </w:rPr>
        <w:t>2</w:t>
      </w:r>
      <w:r w:rsidRPr="00246CE4">
        <w:rPr>
          <w:rFonts w:ascii="Times New Roman" w:hAnsi="Times New Roman" w:cs="Times New Roman"/>
        </w:rPr>
        <w:t>.</w:t>
      </w:r>
      <w:r w:rsidR="00683658" w:rsidRPr="00246CE4">
        <w:rPr>
          <w:rFonts w:ascii="Times New Roman" w:hAnsi="Times New Roman" w:cs="Times New Roman"/>
        </w:rPr>
        <w:t xml:space="preserve"> </w:t>
      </w:r>
      <w:r w:rsidR="007C6988" w:rsidRPr="00246CE4">
        <w:rPr>
          <w:rFonts w:ascii="Times New Roman" w:hAnsi="Times New Roman" w:cs="Times New Roman"/>
        </w:rPr>
        <w:t>The range</w:t>
      </w:r>
      <w:r w:rsidR="005B0C33" w:rsidRPr="00246CE4">
        <w:rPr>
          <w:rFonts w:ascii="Times New Roman" w:hAnsi="Times New Roman" w:cs="Times New Roman"/>
        </w:rPr>
        <w:t xml:space="preserve"> of difficulty of implementing the proposed methodology</w:t>
      </w:r>
      <w:ins w:id="832" w:author="Catalina Suescun Gonzalez" w:date="2026-08-25T13:55:00Z" w16du:dateUtc="2026-08-25T11:55:00Z">
        <w:r w:rsidR="00D149EC">
          <w:rPr>
            <w:rFonts w:ascii="Times New Roman" w:hAnsi="Times New Roman" w:cs="Times New Roman"/>
          </w:rPr>
          <w:t xml:space="preserve"> </w:t>
        </w:r>
        <w:r w:rsidR="00D149EC" w:rsidRPr="00F466EA">
          <w:rPr>
            <w:rFonts w:ascii="Times New Roman" w:hAnsi="Times New Roman" w:cs="Times New Roman"/>
            <w:highlight w:val="cyan"/>
            <w:rPrChange w:id="833" w:author="Catalina Suescun Gonzalez" w:date="2026-08-26T11:26:00Z" w16du:dateUtc="2026-08-26T09:26:00Z">
              <w:rPr>
                <w:rFonts w:ascii="Times New Roman" w:hAnsi="Times New Roman" w:cs="Times New Roman"/>
              </w:rPr>
            </w:rPrChange>
          </w:rPr>
          <w:t>by stage</w:t>
        </w:r>
        <w:r w:rsidR="00D149EC">
          <w:rPr>
            <w:rFonts w:ascii="Times New Roman" w:hAnsi="Times New Roman" w:cs="Times New Roman"/>
          </w:rPr>
          <w:t xml:space="preserve"> </w:t>
        </w:r>
      </w:ins>
      <w:r w:rsidR="005B0C33" w:rsidRPr="00246CE4">
        <w:rPr>
          <w:rFonts w:ascii="Times New Roman" w:hAnsi="Times New Roman" w:cs="Times New Roman"/>
        </w:rPr>
        <w:t xml:space="preserve"> in French and North </w:t>
      </w:r>
      <w:r w:rsidR="00D77F0E" w:rsidRPr="00246CE4">
        <w:rPr>
          <w:rFonts w:ascii="Times New Roman" w:hAnsi="Times New Roman" w:cs="Times New Roman"/>
        </w:rPr>
        <w:t>American</w:t>
      </w:r>
      <w:r w:rsidR="005B0C33" w:rsidRPr="00246CE4">
        <w:rPr>
          <w:rFonts w:ascii="Times New Roman" w:hAnsi="Times New Roman" w:cs="Times New Roman"/>
        </w:rPr>
        <w:t xml:space="preserve"> scenarios</w:t>
      </w:r>
      <w:r w:rsidR="00130C16" w:rsidRPr="00246CE4">
        <w:rPr>
          <w:rFonts w:ascii="Times New Roman" w:hAnsi="Times New Roman" w:cs="Times New Roman"/>
        </w:rPr>
        <w:t xml:space="preserve">, </w:t>
      </w:r>
      <w:r w:rsidR="00130C16" w:rsidRPr="00246CE4">
        <w:rPr>
          <w:rFonts w:ascii="Times New Roman" w:eastAsiaTheme="majorEastAsia" w:hAnsi="Times New Roman" w:cs="Times New Roman"/>
        </w:rPr>
        <w:t>categorized as low (green = 1), intermediate (yellow = 2), and high (red = 3)</w:t>
      </w:r>
      <w:r w:rsidR="00A75B09" w:rsidRPr="00246CE4">
        <w:rPr>
          <w:rFonts w:ascii="Times New Roman" w:hAnsi="Times New Roman" w:cs="Times New Roman"/>
        </w:rPr>
        <w:t>.</w:t>
      </w:r>
      <w:r w:rsidR="0037655B" w:rsidRPr="00246CE4">
        <w:rPr>
          <w:rFonts w:ascii="Times New Roman" w:hAnsi="Times New Roman" w:cs="Times New Roman"/>
        </w:rPr>
        <w:t xml:space="preserve"> </w:t>
      </w:r>
    </w:p>
    <w:p w14:paraId="4A62666B" w14:textId="6C827BB4" w:rsidR="00FB30E8" w:rsidRPr="00246CE4" w:rsidRDefault="00440B96" w:rsidP="00EA3A62">
      <w:pPr>
        <w:jc w:val="both"/>
        <w:rPr>
          <w:rFonts w:ascii="Times New Roman" w:hAnsi="Times New Roman" w:cs="Times New Roman"/>
        </w:rPr>
      </w:pPr>
      <w:r w:rsidRPr="00246CE4">
        <w:rPr>
          <w:rFonts w:ascii="Times New Roman" w:hAnsi="Times New Roman" w:cs="Times New Roman"/>
        </w:rPr>
        <w:t>The collection stage proved to be more c</w:t>
      </w:r>
      <w:r w:rsidR="007E37C1" w:rsidRPr="00246CE4">
        <w:rPr>
          <w:rFonts w:ascii="Times New Roman" w:hAnsi="Times New Roman" w:cs="Times New Roman"/>
        </w:rPr>
        <w:t xml:space="preserve">hallenging in Canada </w:t>
      </w:r>
      <w:r w:rsidRPr="00246CE4">
        <w:rPr>
          <w:rFonts w:ascii="Times New Roman" w:hAnsi="Times New Roman" w:cs="Times New Roman"/>
        </w:rPr>
        <w:t>compared to F</w:t>
      </w:r>
      <w:r w:rsidR="007E37C1" w:rsidRPr="00246CE4">
        <w:rPr>
          <w:rFonts w:ascii="Times New Roman" w:hAnsi="Times New Roman" w:cs="Times New Roman"/>
        </w:rPr>
        <w:t xml:space="preserve">rance. </w:t>
      </w:r>
      <w:r w:rsidRPr="00246CE4">
        <w:rPr>
          <w:rFonts w:ascii="Times New Roman" w:hAnsi="Times New Roman" w:cs="Times New Roman"/>
        </w:rPr>
        <w:t>In France,</w:t>
      </w:r>
      <w:r w:rsidR="00A527C8" w:rsidRPr="00246CE4">
        <w:rPr>
          <w:rFonts w:ascii="Times New Roman" w:hAnsi="Times New Roman" w:cs="Times New Roman"/>
        </w:rPr>
        <w:t xml:space="preserve"> </w:t>
      </w:r>
      <w:r w:rsidR="007E37C1" w:rsidRPr="00246CE4">
        <w:rPr>
          <w:rFonts w:ascii="Times New Roman" w:hAnsi="Times New Roman" w:cs="Times New Roman"/>
        </w:rPr>
        <w:t xml:space="preserve">the collection process was </w:t>
      </w:r>
      <w:r w:rsidR="00A527C8" w:rsidRPr="00246CE4">
        <w:rPr>
          <w:rFonts w:ascii="Times New Roman" w:hAnsi="Times New Roman" w:cs="Times New Roman"/>
        </w:rPr>
        <w:t xml:space="preserve">coordinated </w:t>
      </w:r>
      <w:r w:rsidR="001D14B6">
        <w:rPr>
          <w:rFonts w:ascii="Times New Roman" w:hAnsi="Times New Roman" w:cs="Times New Roman"/>
        </w:rPr>
        <w:t xml:space="preserve">directly </w:t>
      </w:r>
      <w:r w:rsidR="007C0661" w:rsidRPr="00246CE4">
        <w:rPr>
          <w:rFonts w:ascii="Times New Roman" w:hAnsi="Times New Roman" w:cs="Times New Roman"/>
        </w:rPr>
        <w:t>with the university</w:t>
      </w:r>
      <w:r w:rsidR="00A527C8" w:rsidRPr="00246CE4">
        <w:rPr>
          <w:rFonts w:ascii="Times New Roman" w:hAnsi="Times New Roman" w:cs="Times New Roman"/>
        </w:rPr>
        <w:t xml:space="preserve">, simplifying logistics. </w:t>
      </w:r>
      <w:r w:rsidR="00B900BC" w:rsidRPr="00246CE4">
        <w:rPr>
          <w:rFonts w:ascii="Times New Roman" w:hAnsi="Times New Roman" w:cs="Times New Roman"/>
        </w:rPr>
        <w:t>I</w:t>
      </w:r>
      <w:r w:rsidR="007C0661" w:rsidRPr="00246CE4">
        <w:rPr>
          <w:rFonts w:ascii="Times New Roman" w:hAnsi="Times New Roman" w:cs="Times New Roman"/>
        </w:rPr>
        <w:t>n</w:t>
      </w:r>
      <w:r w:rsidR="00F25FD8" w:rsidRPr="00246CE4">
        <w:rPr>
          <w:rFonts w:ascii="Times New Roman" w:hAnsi="Times New Roman" w:cs="Times New Roman"/>
        </w:rPr>
        <w:t xml:space="preserve"> </w:t>
      </w:r>
      <w:r w:rsidR="00C84DDC" w:rsidRPr="00246CE4">
        <w:rPr>
          <w:rFonts w:ascii="Times New Roman" w:hAnsi="Times New Roman" w:cs="Times New Roman"/>
        </w:rPr>
        <w:t>Canada</w:t>
      </w:r>
      <w:r w:rsidR="00F25FD8" w:rsidRPr="00246CE4">
        <w:rPr>
          <w:rFonts w:ascii="Times New Roman" w:hAnsi="Times New Roman" w:cs="Times New Roman"/>
        </w:rPr>
        <w:t xml:space="preserve">, </w:t>
      </w:r>
      <w:r w:rsidR="00D77F0E" w:rsidRPr="00246CE4">
        <w:rPr>
          <w:rFonts w:ascii="Times New Roman" w:hAnsi="Times New Roman" w:cs="Times New Roman"/>
        </w:rPr>
        <w:t xml:space="preserve">stricter </w:t>
      </w:r>
      <w:r w:rsidR="00F25FD8" w:rsidRPr="00246CE4">
        <w:rPr>
          <w:rFonts w:ascii="Times New Roman" w:hAnsi="Times New Roman" w:cs="Times New Roman"/>
        </w:rPr>
        <w:t xml:space="preserve">waste collection </w:t>
      </w:r>
      <w:r w:rsidR="00C84DDC" w:rsidRPr="00246CE4">
        <w:rPr>
          <w:rFonts w:ascii="Times New Roman" w:hAnsi="Times New Roman" w:cs="Times New Roman"/>
        </w:rPr>
        <w:t>polic</w:t>
      </w:r>
      <w:r w:rsidR="00F25FD8" w:rsidRPr="00246CE4">
        <w:rPr>
          <w:rFonts w:ascii="Times New Roman" w:hAnsi="Times New Roman" w:cs="Times New Roman"/>
        </w:rPr>
        <w:t>i</w:t>
      </w:r>
      <w:r w:rsidR="00C84DDC" w:rsidRPr="00246CE4">
        <w:rPr>
          <w:rFonts w:ascii="Times New Roman" w:hAnsi="Times New Roman" w:cs="Times New Roman"/>
        </w:rPr>
        <w:t xml:space="preserve">es </w:t>
      </w:r>
      <w:r w:rsidR="00F15144" w:rsidRPr="00246CE4">
        <w:rPr>
          <w:rFonts w:ascii="Times New Roman" w:hAnsi="Times New Roman" w:cs="Times New Roman"/>
        </w:rPr>
        <w:t>on</w:t>
      </w:r>
      <w:r w:rsidR="00C84DDC" w:rsidRPr="00246CE4">
        <w:rPr>
          <w:rFonts w:ascii="Times New Roman" w:hAnsi="Times New Roman" w:cs="Times New Roman"/>
        </w:rPr>
        <w:t xml:space="preserve"> the university campus</w:t>
      </w:r>
      <w:r w:rsidR="00B900BC" w:rsidRPr="00246CE4">
        <w:rPr>
          <w:rFonts w:ascii="Times New Roman" w:hAnsi="Times New Roman" w:cs="Times New Roman"/>
        </w:rPr>
        <w:t xml:space="preserve"> </w:t>
      </w:r>
      <w:r w:rsidR="00D77F0E" w:rsidRPr="00246CE4">
        <w:rPr>
          <w:rFonts w:ascii="Times New Roman" w:hAnsi="Times New Roman" w:cs="Times New Roman"/>
        </w:rPr>
        <w:t>complicate</w:t>
      </w:r>
      <w:r w:rsidR="00B900BC" w:rsidRPr="00246CE4">
        <w:rPr>
          <w:rFonts w:ascii="Times New Roman" w:hAnsi="Times New Roman" w:cs="Times New Roman"/>
        </w:rPr>
        <w:t xml:space="preserve"> the process</w:t>
      </w:r>
      <w:r w:rsidR="00F15144" w:rsidRPr="00246CE4">
        <w:rPr>
          <w:rFonts w:ascii="Times New Roman" w:hAnsi="Times New Roman" w:cs="Times New Roman"/>
        </w:rPr>
        <w:t xml:space="preserve">, </w:t>
      </w:r>
      <w:r w:rsidR="00D77F0E" w:rsidRPr="00246CE4">
        <w:rPr>
          <w:rFonts w:ascii="Times New Roman" w:hAnsi="Times New Roman" w:cs="Times New Roman"/>
        </w:rPr>
        <w:t xml:space="preserve">which is </w:t>
      </w:r>
      <w:r w:rsidR="00F15144" w:rsidRPr="00246CE4">
        <w:rPr>
          <w:rFonts w:ascii="Times New Roman" w:hAnsi="Times New Roman" w:cs="Times New Roman"/>
        </w:rPr>
        <w:t xml:space="preserve">mainly driven by concerns over potential </w:t>
      </w:r>
      <w:r w:rsidR="006C5988" w:rsidRPr="00246CE4">
        <w:rPr>
          <w:rFonts w:ascii="Times New Roman" w:hAnsi="Times New Roman" w:cs="Times New Roman"/>
        </w:rPr>
        <w:t>hazard</w:t>
      </w:r>
      <w:r w:rsidR="00F15144" w:rsidRPr="00246CE4">
        <w:rPr>
          <w:rFonts w:ascii="Times New Roman" w:hAnsi="Times New Roman" w:cs="Times New Roman"/>
        </w:rPr>
        <w:t>s</w:t>
      </w:r>
      <w:r w:rsidR="00EE3547" w:rsidRPr="00246CE4">
        <w:rPr>
          <w:rFonts w:ascii="Times New Roman" w:hAnsi="Times New Roman" w:cs="Times New Roman"/>
        </w:rPr>
        <w:t xml:space="preserve">. As </w:t>
      </w:r>
      <w:r w:rsidR="00B900BC" w:rsidRPr="00246CE4">
        <w:rPr>
          <w:rFonts w:ascii="Times New Roman" w:hAnsi="Times New Roman" w:cs="Times New Roman"/>
        </w:rPr>
        <w:t xml:space="preserve">a </w:t>
      </w:r>
      <w:r w:rsidR="00EE3547" w:rsidRPr="00246CE4">
        <w:rPr>
          <w:rFonts w:ascii="Times New Roman" w:hAnsi="Times New Roman" w:cs="Times New Roman"/>
        </w:rPr>
        <w:t xml:space="preserve">result, </w:t>
      </w:r>
      <w:r w:rsidR="006C5988" w:rsidRPr="00246CE4">
        <w:rPr>
          <w:rFonts w:ascii="Times New Roman" w:hAnsi="Times New Roman" w:cs="Times New Roman"/>
        </w:rPr>
        <w:t xml:space="preserve">bottles </w:t>
      </w:r>
      <w:r w:rsidR="00EE3547" w:rsidRPr="00246CE4">
        <w:rPr>
          <w:rFonts w:ascii="Times New Roman" w:hAnsi="Times New Roman" w:cs="Times New Roman"/>
        </w:rPr>
        <w:t xml:space="preserve">had to be </w:t>
      </w:r>
      <w:r w:rsidR="006C5988" w:rsidRPr="00246CE4">
        <w:rPr>
          <w:rFonts w:ascii="Times New Roman" w:hAnsi="Times New Roman" w:cs="Times New Roman"/>
        </w:rPr>
        <w:t xml:space="preserve">collected </w:t>
      </w:r>
      <w:r w:rsidR="008B6C06" w:rsidRPr="00246CE4">
        <w:rPr>
          <w:rFonts w:ascii="Times New Roman" w:hAnsi="Times New Roman" w:cs="Times New Roman"/>
        </w:rPr>
        <w:t xml:space="preserve">with the help of </w:t>
      </w:r>
      <w:r w:rsidR="00252F0F" w:rsidRPr="00246CE4">
        <w:rPr>
          <w:rFonts w:ascii="Times New Roman" w:hAnsi="Times New Roman" w:cs="Times New Roman"/>
        </w:rPr>
        <w:t>householders. Another</w:t>
      </w:r>
      <w:r w:rsidR="00F43C68" w:rsidRPr="00246CE4">
        <w:rPr>
          <w:rFonts w:ascii="Times New Roman" w:hAnsi="Times New Roman" w:cs="Times New Roman"/>
        </w:rPr>
        <w:t xml:space="preserve"> notable</w:t>
      </w:r>
      <w:r w:rsidR="00252F0F" w:rsidRPr="00246CE4">
        <w:rPr>
          <w:rFonts w:ascii="Times New Roman" w:hAnsi="Times New Roman" w:cs="Times New Roman"/>
        </w:rPr>
        <w:t xml:space="preserve"> difference was the</w:t>
      </w:r>
      <w:r w:rsidR="00F43C68" w:rsidRPr="00246CE4">
        <w:rPr>
          <w:rFonts w:ascii="Times New Roman" w:hAnsi="Times New Roman" w:cs="Times New Roman"/>
        </w:rPr>
        <w:t xml:space="preserve"> </w:t>
      </w:r>
      <w:r w:rsidR="0024009B" w:rsidRPr="00246CE4">
        <w:rPr>
          <w:rFonts w:ascii="Times New Roman" w:hAnsi="Times New Roman" w:cs="Times New Roman"/>
        </w:rPr>
        <w:t>collection</w:t>
      </w:r>
      <w:r w:rsidR="00B900BC" w:rsidRPr="00246CE4">
        <w:rPr>
          <w:rFonts w:ascii="Times New Roman" w:hAnsi="Times New Roman" w:cs="Times New Roman"/>
        </w:rPr>
        <w:t xml:space="preserve"> method. C</w:t>
      </w:r>
      <w:r w:rsidR="008B6C06" w:rsidRPr="00246CE4">
        <w:rPr>
          <w:rFonts w:ascii="Times New Roman" w:hAnsi="Times New Roman" w:cs="Times New Roman"/>
        </w:rPr>
        <w:t>ollect</w:t>
      </w:r>
      <w:r w:rsidR="00E92247" w:rsidRPr="00246CE4">
        <w:rPr>
          <w:rFonts w:ascii="Times New Roman" w:hAnsi="Times New Roman" w:cs="Times New Roman"/>
        </w:rPr>
        <w:t xml:space="preserve">ors were </w:t>
      </w:r>
      <w:r w:rsidR="0024009B" w:rsidRPr="00246CE4">
        <w:rPr>
          <w:rFonts w:ascii="Times New Roman" w:hAnsi="Times New Roman" w:cs="Times New Roman"/>
        </w:rPr>
        <w:t xml:space="preserve">placed </w:t>
      </w:r>
      <w:r w:rsidR="00816255" w:rsidRPr="00246CE4">
        <w:rPr>
          <w:rFonts w:ascii="Times New Roman" w:hAnsi="Times New Roman" w:cs="Times New Roman"/>
        </w:rPr>
        <w:t xml:space="preserve">within </w:t>
      </w:r>
      <w:r w:rsidR="0024009B" w:rsidRPr="00246CE4">
        <w:rPr>
          <w:rFonts w:ascii="Times New Roman" w:hAnsi="Times New Roman" w:cs="Times New Roman"/>
        </w:rPr>
        <w:t xml:space="preserve">university </w:t>
      </w:r>
      <w:r w:rsidR="003A37E0" w:rsidRPr="00246CE4">
        <w:rPr>
          <w:rFonts w:ascii="Times New Roman" w:hAnsi="Times New Roman" w:cs="Times New Roman"/>
        </w:rPr>
        <w:t>facilities</w:t>
      </w:r>
      <w:r w:rsidR="00B900BC" w:rsidRPr="00246CE4">
        <w:rPr>
          <w:rFonts w:ascii="Times New Roman" w:hAnsi="Times New Roman" w:cs="Times New Roman"/>
        </w:rPr>
        <w:t xml:space="preserve"> in France</w:t>
      </w:r>
      <w:r w:rsidR="003A37E0" w:rsidRPr="00246CE4">
        <w:rPr>
          <w:rFonts w:ascii="Times New Roman" w:hAnsi="Times New Roman" w:cs="Times New Roman"/>
        </w:rPr>
        <w:t>,</w:t>
      </w:r>
      <w:r w:rsidR="008B6C06" w:rsidRPr="00246CE4">
        <w:rPr>
          <w:rFonts w:ascii="Times New Roman" w:hAnsi="Times New Roman" w:cs="Times New Roman"/>
        </w:rPr>
        <w:t xml:space="preserve"> while </w:t>
      </w:r>
      <w:r w:rsidR="00816255" w:rsidRPr="00246CE4">
        <w:rPr>
          <w:rFonts w:ascii="Times New Roman" w:hAnsi="Times New Roman" w:cs="Times New Roman"/>
        </w:rPr>
        <w:t>a</w:t>
      </w:r>
      <w:r w:rsidR="008B6C06" w:rsidRPr="00246CE4">
        <w:rPr>
          <w:rFonts w:ascii="Times New Roman" w:hAnsi="Times New Roman" w:cs="Times New Roman"/>
        </w:rPr>
        <w:t xml:space="preserve"> door-to-door ap</w:t>
      </w:r>
      <w:r w:rsidR="003A37E0" w:rsidRPr="00246CE4">
        <w:rPr>
          <w:rFonts w:ascii="Times New Roman" w:hAnsi="Times New Roman" w:cs="Times New Roman"/>
        </w:rPr>
        <w:t>p</w:t>
      </w:r>
      <w:r w:rsidR="008B6C06" w:rsidRPr="00246CE4">
        <w:rPr>
          <w:rFonts w:ascii="Times New Roman" w:hAnsi="Times New Roman" w:cs="Times New Roman"/>
        </w:rPr>
        <w:t>roach</w:t>
      </w:r>
      <w:r w:rsidR="003A37E0" w:rsidRPr="00246CE4">
        <w:rPr>
          <w:rFonts w:ascii="Times New Roman" w:hAnsi="Times New Roman" w:cs="Times New Roman"/>
        </w:rPr>
        <w:t xml:space="preserve"> was </w:t>
      </w:r>
      <w:r w:rsidR="00142392" w:rsidRPr="00246CE4">
        <w:rPr>
          <w:rFonts w:ascii="Times New Roman" w:hAnsi="Times New Roman" w:cs="Times New Roman"/>
        </w:rPr>
        <w:t>implemented to gather the materials</w:t>
      </w:r>
      <w:r w:rsidR="00B900BC" w:rsidRPr="00246CE4">
        <w:rPr>
          <w:rFonts w:ascii="Times New Roman" w:hAnsi="Times New Roman" w:cs="Times New Roman"/>
        </w:rPr>
        <w:t xml:space="preserve"> in Canada</w:t>
      </w:r>
      <w:r w:rsidR="003A37E0" w:rsidRPr="00246CE4">
        <w:rPr>
          <w:rFonts w:ascii="Times New Roman" w:hAnsi="Times New Roman" w:cs="Times New Roman"/>
        </w:rPr>
        <w:t>.</w:t>
      </w:r>
    </w:p>
    <w:p w14:paraId="3DE768EA" w14:textId="2ABF4054" w:rsidR="00A75B09" w:rsidRPr="00246CE4" w:rsidRDefault="00DB7275" w:rsidP="00EA3A62">
      <w:pPr>
        <w:jc w:val="both"/>
        <w:rPr>
          <w:rFonts w:ascii="Times New Roman" w:hAnsi="Times New Roman" w:cs="Times New Roman"/>
        </w:rPr>
      </w:pPr>
      <w:r w:rsidRPr="00246CE4">
        <w:rPr>
          <w:rFonts w:ascii="Times New Roman" w:hAnsi="Times New Roman" w:cs="Times New Roman"/>
        </w:rPr>
        <w:t>In both context</w:t>
      </w:r>
      <w:r w:rsidR="00142392" w:rsidRPr="00246CE4">
        <w:rPr>
          <w:rFonts w:ascii="Times New Roman" w:hAnsi="Times New Roman" w:cs="Times New Roman"/>
        </w:rPr>
        <w:t xml:space="preserve">s, sorting </w:t>
      </w:r>
      <w:r w:rsidR="00613CCE" w:rsidRPr="00246CE4">
        <w:rPr>
          <w:rFonts w:ascii="Times New Roman" w:hAnsi="Times New Roman" w:cs="Times New Roman"/>
        </w:rPr>
        <w:t xml:space="preserve">the bottle body and cap </w:t>
      </w:r>
      <w:r w:rsidR="007C5A16" w:rsidRPr="00246CE4">
        <w:rPr>
          <w:rFonts w:ascii="Times New Roman" w:hAnsi="Times New Roman" w:cs="Times New Roman"/>
        </w:rPr>
        <w:t>was</w:t>
      </w:r>
      <w:r w:rsidR="00C8053D" w:rsidRPr="00246CE4">
        <w:rPr>
          <w:rFonts w:ascii="Times New Roman" w:hAnsi="Times New Roman" w:cs="Times New Roman"/>
        </w:rPr>
        <w:t xml:space="preserve"> avoid</w:t>
      </w:r>
      <w:r w:rsidR="007C5A16" w:rsidRPr="00246CE4">
        <w:rPr>
          <w:rFonts w:ascii="Times New Roman" w:hAnsi="Times New Roman" w:cs="Times New Roman"/>
        </w:rPr>
        <w:t xml:space="preserve">ed, as the objective </w:t>
      </w:r>
      <w:r w:rsidR="00011043" w:rsidRPr="00246CE4">
        <w:rPr>
          <w:rFonts w:ascii="Times New Roman" w:hAnsi="Times New Roman" w:cs="Times New Roman"/>
        </w:rPr>
        <w:t xml:space="preserve">was </w:t>
      </w:r>
      <w:r w:rsidR="007E61B8" w:rsidRPr="00246CE4">
        <w:rPr>
          <w:rFonts w:ascii="Times New Roman" w:hAnsi="Times New Roman" w:cs="Times New Roman"/>
        </w:rPr>
        <w:t xml:space="preserve">to </w:t>
      </w:r>
      <w:r w:rsidR="001D14B6" w:rsidRPr="00246CE4">
        <w:rPr>
          <w:rFonts w:ascii="Times New Roman" w:hAnsi="Times New Roman" w:cs="Times New Roman"/>
        </w:rPr>
        <w:t>3D</w:t>
      </w:r>
      <w:r w:rsidR="001D14B6">
        <w:rPr>
          <w:rFonts w:ascii="Times New Roman" w:hAnsi="Times New Roman" w:cs="Times New Roman"/>
        </w:rPr>
        <w:t>-</w:t>
      </w:r>
      <w:r w:rsidR="007E61B8" w:rsidRPr="00246CE4">
        <w:rPr>
          <w:rFonts w:ascii="Times New Roman" w:hAnsi="Times New Roman" w:cs="Times New Roman"/>
        </w:rPr>
        <w:t xml:space="preserve">print the </w:t>
      </w:r>
      <w:r w:rsidR="007C5A16" w:rsidRPr="00246CE4">
        <w:rPr>
          <w:rFonts w:ascii="Times New Roman" w:hAnsi="Times New Roman" w:cs="Times New Roman"/>
        </w:rPr>
        <w:t>entire</w:t>
      </w:r>
      <w:r w:rsidR="007E61B8" w:rsidRPr="00246CE4">
        <w:rPr>
          <w:rFonts w:ascii="Times New Roman" w:hAnsi="Times New Roman" w:cs="Times New Roman"/>
        </w:rPr>
        <w:t xml:space="preserve"> bottle. </w:t>
      </w:r>
      <w:r w:rsidR="00B430D0" w:rsidRPr="00246CE4">
        <w:rPr>
          <w:rFonts w:ascii="Times New Roman" w:hAnsi="Times New Roman" w:cs="Times New Roman"/>
        </w:rPr>
        <w:t xml:space="preserve">However, </w:t>
      </w:r>
      <w:r w:rsidR="00621DB2" w:rsidRPr="00246CE4">
        <w:rPr>
          <w:rFonts w:ascii="Times New Roman" w:hAnsi="Times New Roman" w:cs="Times New Roman"/>
        </w:rPr>
        <w:t xml:space="preserve">label </w:t>
      </w:r>
      <w:r w:rsidR="007E61B8" w:rsidRPr="00246CE4">
        <w:rPr>
          <w:rFonts w:ascii="Times New Roman" w:hAnsi="Times New Roman" w:cs="Times New Roman"/>
        </w:rPr>
        <w:t>remov</w:t>
      </w:r>
      <w:r w:rsidR="00B430D0" w:rsidRPr="00246CE4">
        <w:rPr>
          <w:rFonts w:ascii="Times New Roman" w:hAnsi="Times New Roman" w:cs="Times New Roman"/>
        </w:rPr>
        <w:t>al</w:t>
      </w:r>
      <w:r w:rsidR="007E61B8" w:rsidRPr="00246CE4">
        <w:rPr>
          <w:rFonts w:ascii="Times New Roman" w:hAnsi="Times New Roman" w:cs="Times New Roman"/>
        </w:rPr>
        <w:t xml:space="preserve"> </w:t>
      </w:r>
      <w:r w:rsidR="00621DB2" w:rsidRPr="00246CE4">
        <w:rPr>
          <w:rFonts w:ascii="Times New Roman" w:hAnsi="Times New Roman" w:cs="Times New Roman"/>
        </w:rPr>
        <w:t>proved to be time-</w:t>
      </w:r>
      <w:r w:rsidR="007E61B8" w:rsidRPr="00246CE4">
        <w:rPr>
          <w:rFonts w:ascii="Times New Roman" w:hAnsi="Times New Roman" w:cs="Times New Roman"/>
        </w:rPr>
        <w:t xml:space="preserve">consuming </w:t>
      </w:r>
      <w:r w:rsidR="00807677" w:rsidRPr="00246CE4">
        <w:rPr>
          <w:rFonts w:ascii="Times New Roman" w:hAnsi="Times New Roman" w:cs="Times New Roman"/>
        </w:rPr>
        <w:t xml:space="preserve">in both </w:t>
      </w:r>
      <w:r w:rsidR="00621DB2" w:rsidRPr="00246CE4">
        <w:rPr>
          <w:rFonts w:ascii="Times New Roman" w:hAnsi="Times New Roman" w:cs="Times New Roman"/>
        </w:rPr>
        <w:t xml:space="preserve">cases, </w:t>
      </w:r>
      <w:r w:rsidR="002A5914" w:rsidRPr="00246CE4">
        <w:rPr>
          <w:rFonts w:ascii="Times New Roman" w:hAnsi="Times New Roman" w:cs="Times New Roman"/>
        </w:rPr>
        <w:t>so</w:t>
      </w:r>
      <w:r w:rsidR="00807677" w:rsidRPr="00246CE4">
        <w:rPr>
          <w:rFonts w:ascii="Times New Roman" w:hAnsi="Times New Roman" w:cs="Times New Roman"/>
        </w:rPr>
        <w:t xml:space="preserve"> </w:t>
      </w:r>
      <w:r w:rsidR="00B45296" w:rsidRPr="00246CE4">
        <w:rPr>
          <w:rFonts w:ascii="Times New Roman" w:hAnsi="Times New Roman" w:cs="Times New Roman"/>
        </w:rPr>
        <w:t xml:space="preserve">it </w:t>
      </w:r>
      <w:r w:rsidR="00807677" w:rsidRPr="00246CE4">
        <w:rPr>
          <w:rFonts w:ascii="Times New Roman" w:hAnsi="Times New Roman" w:cs="Times New Roman"/>
        </w:rPr>
        <w:t xml:space="preserve">was </w:t>
      </w:r>
      <w:r w:rsidR="00B45296" w:rsidRPr="00246CE4">
        <w:rPr>
          <w:rFonts w:ascii="Times New Roman" w:hAnsi="Times New Roman" w:cs="Times New Roman"/>
        </w:rPr>
        <w:t xml:space="preserve">classified as having an </w:t>
      </w:r>
      <w:r w:rsidR="00807677" w:rsidRPr="00246CE4">
        <w:rPr>
          <w:rFonts w:ascii="Times New Roman" w:hAnsi="Times New Roman" w:cs="Times New Roman"/>
        </w:rPr>
        <w:t>intermed</w:t>
      </w:r>
      <w:r w:rsidR="00C12957" w:rsidRPr="00246CE4">
        <w:rPr>
          <w:rFonts w:ascii="Times New Roman" w:hAnsi="Times New Roman" w:cs="Times New Roman"/>
        </w:rPr>
        <w:t xml:space="preserve">iate </w:t>
      </w:r>
      <w:r w:rsidR="002A5914" w:rsidRPr="00246CE4">
        <w:rPr>
          <w:rFonts w:ascii="Times New Roman" w:hAnsi="Times New Roman" w:cs="Times New Roman"/>
        </w:rPr>
        <w:t>difficulty level</w:t>
      </w:r>
      <w:r w:rsidR="00873C33" w:rsidRPr="00246CE4">
        <w:rPr>
          <w:rFonts w:ascii="Times New Roman" w:hAnsi="Times New Roman" w:cs="Times New Roman"/>
        </w:rPr>
        <w:t>.</w:t>
      </w:r>
      <w:r w:rsidR="001A2D38" w:rsidRPr="00246CE4">
        <w:rPr>
          <w:rFonts w:ascii="Times New Roman" w:hAnsi="Times New Roman" w:cs="Times New Roman"/>
        </w:rPr>
        <w:t xml:space="preserve"> </w:t>
      </w:r>
      <w:r w:rsidR="00C12957" w:rsidRPr="00246CE4">
        <w:rPr>
          <w:rFonts w:ascii="Times New Roman" w:hAnsi="Times New Roman" w:cs="Times New Roman"/>
        </w:rPr>
        <w:t xml:space="preserve">Identifying an alternative method to streamline this step is necessary to improve </w:t>
      </w:r>
      <w:r w:rsidR="00D77F0E" w:rsidRPr="00246CE4">
        <w:rPr>
          <w:rFonts w:ascii="Times New Roman" w:hAnsi="Times New Roman" w:cs="Times New Roman"/>
        </w:rPr>
        <w:t xml:space="preserve">the </w:t>
      </w:r>
      <w:r w:rsidR="00C12957" w:rsidRPr="00246CE4">
        <w:rPr>
          <w:rFonts w:ascii="Times New Roman" w:hAnsi="Times New Roman" w:cs="Times New Roman"/>
        </w:rPr>
        <w:t>efficiency of the methodology.</w:t>
      </w:r>
    </w:p>
    <w:p w14:paraId="17521BDD" w14:textId="67EB8FE2" w:rsidR="0048457C" w:rsidRPr="00246CE4" w:rsidRDefault="0048457C" w:rsidP="00EA3A62">
      <w:pPr>
        <w:jc w:val="both"/>
        <w:rPr>
          <w:rFonts w:ascii="Times New Roman" w:hAnsi="Times New Roman" w:cs="Times New Roman"/>
        </w:rPr>
      </w:pPr>
      <w:r w:rsidRPr="00246CE4">
        <w:rPr>
          <w:rFonts w:ascii="Times New Roman" w:hAnsi="Times New Roman" w:cs="Times New Roman"/>
        </w:rPr>
        <w:t>T</w:t>
      </w:r>
      <w:r w:rsidR="0002179F" w:rsidRPr="00246CE4">
        <w:rPr>
          <w:rFonts w:ascii="Times New Roman" w:hAnsi="Times New Roman" w:cs="Times New Roman"/>
        </w:rPr>
        <w:t xml:space="preserve">he </w:t>
      </w:r>
      <w:r w:rsidR="00873C33" w:rsidRPr="00246CE4">
        <w:rPr>
          <w:rFonts w:ascii="Times New Roman" w:hAnsi="Times New Roman" w:cs="Times New Roman"/>
        </w:rPr>
        <w:t>shre</w:t>
      </w:r>
      <w:r w:rsidR="003233A3" w:rsidRPr="00246CE4">
        <w:rPr>
          <w:rFonts w:ascii="Times New Roman" w:hAnsi="Times New Roman" w:cs="Times New Roman"/>
        </w:rPr>
        <w:t>d</w:t>
      </w:r>
      <w:r w:rsidR="00873C33" w:rsidRPr="00246CE4">
        <w:rPr>
          <w:rFonts w:ascii="Times New Roman" w:hAnsi="Times New Roman" w:cs="Times New Roman"/>
        </w:rPr>
        <w:t xml:space="preserve">ding process </w:t>
      </w:r>
      <w:r w:rsidR="0002179F" w:rsidRPr="00246CE4">
        <w:rPr>
          <w:rFonts w:ascii="Times New Roman" w:hAnsi="Times New Roman" w:cs="Times New Roman"/>
        </w:rPr>
        <w:t xml:space="preserve">presented significant </w:t>
      </w:r>
      <w:r w:rsidR="001A2D38" w:rsidRPr="00246CE4">
        <w:rPr>
          <w:rFonts w:ascii="Times New Roman" w:hAnsi="Times New Roman" w:cs="Times New Roman"/>
        </w:rPr>
        <w:t>challen</w:t>
      </w:r>
      <w:r w:rsidR="0002179F" w:rsidRPr="00246CE4">
        <w:rPr>
          <w:rFonts w:ascii="Times New Roman" w:hAnsi="Times New Roman" w:cs="Times New Roman"/>
        </w:rPr>
        <w:t>ges</w:t>
      </w:r>
      <w:r w:rsidR="001A2D38" w:rsidRPr="00246CE4">
        <w:rPr>
          <w:rFonts w:ascii="Times New Roman" w:hAnsi="Times New Roman" w:cs="Times New Roman"/>
        </w:rPr>
        <w:t xml:space="preserve"> in </w:t>
      </w:r>
      <w:r w:rsidR="00D37D77" w:rsidRPr="00246CE4">
        <w:rPr>
          <w:rFonts w:ascii="Times New Roman" w:hAnsi="Times New Roman" w:cs="Times New Roman"/>
        </w:rPr>
        <w:t>the North American</w:t>
      </w:r>
      <w:r w:rsidR="001A2D38" w:rsidRPr="00246CE4">
        <w:rPr>
          <w:rFonts w:ascii="Times New Roman" w:hAnsi="Times New Roman" w:cs="Times New Roman"/>
        </w:rPr>
        <w:t xml:space="preserve"> contex</w:t>
      </w:r>
      <w:r w:rsidR="00D37D77" w:rsidRPr="00246CE4">
        <w:rPr>
          <w:rFonts w:ascii="Times New Roman" w:hAnsi="Times New Roman" w:cs="Times New Roman"/>
        </w:rPr>
        <w:t>t</w:t>
      </w:r>
      <w:r w:rsidR="001A2D38" w:rsidRPr="00246CE4">
        <w:rPr>
          <w:rFonts w:ascii="Times New Roman" w:hAnsi="Times New Roman" w:cs="Times New Roman"/>
        </w:rPr>
        <w:t xml:space="preserve">, </w:t>
      </w:r>
      <w:r w:rsidR="00D37D77" w:rsidRPr="00246CE4">
        <w:rPr>
          <w:rFonts w:ascii="Times New Roman" w:hAnsi="Times New Roman" w:cs="Times New Roman"/>
        </w:rPr>
        <w:t xml:space="preserve">highlighting the need for specialized shredding equipment. Such equipment </w:t>
      </w:r>
      <w:r w:rsidR="003233A3" w:rsidRPr="00246CE4">
        <w:rPr>
          <w:rFonts w:ascii="Times New Roman" w:hAnsi="Times New Roman" w:cs="Times New Roman"/>
        </w:rPr>
        <w:t xml:space="preserve">would ensure the efficient processing of </w:t>
      </w:r>
      <w:r w:rsidR="001A2D38" w:rsidRPr="00246CE4">
        <w:rPr>
          <w:rFonts w:ascii="Times New Roman" w:hAnsi="Times New Roman" w:cs="Times New Roman"/>
        </w:rPr>
        <w:t xml:space="preserve">plastic </w:t>
      </w:r>
      <w:r w:rsidRPr="00246CE4">
        <w:rPr>
          <w:rFonts w:ascii="Times New Roman" w:hAnsi="Times New Roman" w:cs="Times New Roman"/>
        </w:rPr>
        <w:t xml:space="preserve">waste </w:t>
      </w:r>
      <w:r w:rsidR="001A2D38" w:rsidRPr="00246CE4">
        <w:rPr>
          <w:rFonts w:ascii="Times New Roman" w:hAnsi="Times New Roman" w:cs="Times New Roman"/>
        </w:rPr>
        <w:t>materials</w:t>
      </w:r>
      <w:r w:rsidR="00500CEA" w:rsidRPr="00246CE4">
        <w:rPr>
          <w:rFonts w:ascii="Times New Roman" w:hAnsi="Times New Roman" w:cs="Times New Roman"/>
        </w:rPr>
        <w:t xml:space="preserve"> while preventing a substantial </w:t>
      </w:r>
      <w:r w:rsidR="001A2D38" w:rsidRPr="00246CE4">
        <w:rPr>
          <w:rFonts w:ascii="Times New Roman" w:hAnsi="Times New Roman" w:cs="Times New Roman"/>
        </w:rPr>
        <w:t>increas</w:t>
      </w:r>
      <w:r w:rsidR="00500CEA" w:rsidRPr="00246CE4">
        <w:rPr>
          <w:rFonts w:ascii="Times New Roman" w:hAnsi="Times New Roman" w:cs="Times New Roman"/>
        </w:rPr>
        <w:t>e in t</w:t>
      </w:r>
      <w:r w:rsidR="001A2D38" w:rsidRPr="00246CE4">
        <w:rPr>
          <w:rFonts w:ascii="Times New Roman" w:hAnsi="Times New Roman" w:cs="Times New Roman"/>
        </w:rPr>
        <w:t>emperature and minimizing the time required for this task.</w:t>
      </w:r>
      <w:r w:rsidR="00381D35" w:rsidRPr="00246CE4">
        <w:rPr>
          <w:rFonts w:ascii="Times New Roman" w:hAnsi="Times New Roman" w:cs="Times New Roman"/>
        </w:rPr>
        <w:t xml:space="preserve"> </w:t>
      </w:r>
    </w:p>
    <w:p w14:paraId="76B0AD48" w14:textId="45A02693" w:rsidR="00B8793C" w:rsidRPr="00246CE4" w:rsidRDefault="00DA15A0" w:rsidP="00EA3A62">
      <w:pPr>
        <w:jc w:val="both"/>
        <w:rPr>
          <w:rFonts w:ascii="Times New Roman" w:hAnsi="Times New Roman" w:cs="Times New Roman"/>
        </w:rPr>
      </w:pPr>
      <w:r>
        <w:rPr>
          <w:rFonts w:ascii="Times New Roman" w:hAnsi="Times New Roman" w:cs="Times New Roman"/>
        </w:rPr>
        <w:t>T</w:t>
      </w:r>
      <w:r w:rsidR="00DD00E4" w:rsidRPr="00246CE4">
        <w:rPr>
          <w:rFonts w:ascii="Times New Roman" w:hAnsi="Times New Roman" w:cs="Times New Roman"/>
        </w:rPr>
        <w:t xml:space="preserve">he </w:t>
      </w:r>
      <w:r w:rsidR="0048457C" w:rsidRPr="00246CE4">
        <w:rPr>
          <w:rFonts w:ascii="Times New Roman" w:hAnsi="Times New Roman" w:cs="Times New Roman"/>
        </w:rPr>
        <w:t xml:space="preserve">3D </w:t>
      </w:r>
      <w:r w:rsidR="00DD00E4" w:rsidRPr="00246CE4">
        <w:rPr>
          <w:rFonts w:ascii="Times New Roman" w:hAnsi="Times New Roman" w:cs="Times New Roman"/>
        </w:rPr>
        <w:t xml:space="preserve">printing process </w:t>
      </w:r>
      <w:r w:rsidR="00A3309C" w:rsidRPr="00246CE4">
        <w:rPr>
          <w:rFonts w:ascii="Times New Roman" w:hAnsi="Times New Roman" w:cs="Times New Roman"/>
        </w:rPr>
        <w:t xml:space="preserve">proved to be </w:t>
      </w:r>
      <w:r w:rsidR="00DD00E4" w:rsidRPr="00246CE4">
        <w:rPr>
          <w:rFonts w:ascii="Times New Roman" w:hAnsi="Times New Roman" w:cs="Times New Roman"/>
        </w:rPr>
        <w:t>challenging</w:t>
      </w:r>
      <w:r w:rsidR="0048457C" w:rsidRPr="00246CE4">
        <w:rPr>
          <w:rFonts w:ascii="Times New Roman" w:hAnsi="Times New Roman" w:cs="Times New Roman"/>
        </w:rPr>
        <w:t xml:space="preserve"> in both contexts</w:t>
      </w:r>
      <w:r w:rsidR="009002CE" w:rsidRPr="00246CE4">
        <w:rPr>
          <w:rFonts w:ascii="Times New Roman" w:hAnsi="Times New Roman" w:cs="Times New Roman"/>
        </w:rPr>
        <w:t xml:space="preserve">. </w:t>
      </w:r>
      <w:r w:rsidR="00A3309C" w:rsidRPr="00246CE4">
        <w:rPr>
          <w:rFonts w:ascii="Times New Roman" w:hAnsi="Times New Roman" w:cs="Times New Roman"/>
        </w:rPr>
        <w:t>Among</w:t>
      </w:r>
      <w:r w:rsidR="009002CE" w:rsidRPr="00246CE4">
        <w:rPr>
          <w:rFonts w:ascii="Times New Roman" w:hAnsi="Times New Roman" w:cs="Times New Roman"/>
        </w:rPr>
        <w:t xml:space="preserve"> the difficulties encountered</w:t>
      </w:r>
      <w:r w:rsidR="00BA3FB2" w:rsidRPr="00246CE4">
        <w:rPr>
          <w:rFonts w:ascii="Times New Roman" w:hAnsi="Times New Roman" w:cs="Times New Roman"/>
        </w:rPr>
        <w:t>,</w:t>
      </w:r>
      <w:r w:rsidR="003F403E" w:rsidRPr="00246CE4">
        <w:rPr>
          <w:rFonts w:ascii="Times New Roman" w:hAnsi="Times New Roman" w:cs="Times New Roman"/>
        </w:rPr>
        <w:t xml:space="preserve"> </w:t>
      </w:r>
      <w:r w:rsidR="00BA3FB2" w:rsidRPr="00246CE4">
        <w:rPr>
          <w:rFonts w:ascii="Times New Roman" w:hAnsi="Times New Roman" w:cs="Times New Roman"/>
        </w:rPr>
        <w:t xml:space="preserve">flow consistency emerged as a primary </w:t>
      </w:r>
      <w:r w:rsidR="003F403E" w:rsidRPr="00246CE4">
        <w:rPr>
          <w:rFonts w:ascii="Times New Roman" w:hAnsi="Times New Roman" w:cs="Times New Roman"/>
        </w:rPr>
        <w:t>issue</w:t>
      </w:r>
      <w:r w:rsidR="00261B53" w:rsidRPr="00246CE4">
        <w:rPr>
          <w:rFonts w:ascii="Times New Roman" w:hAnsi="Times New Roman" w:cs="Times New Roman"/>
        </w:rPr>
        <w:t xml:space="preserve">. </w:t>
      </w:r>
      <w:r w:rsidR="00D43B8F" w:rsidRPr="00246CE4">
        <w:rPr>
          <w:rFonts w:ascii="Times New Roman" w:hAnsi="Times New Roman" w:cs="Times New Roman"/>
        </w:rPr>
        <w:t>To address this</w:t>
      </w:r>
      <w:r w:rsidR="0048457C" w:rsidRPr="00246CE4">
        <w:rPr>
          <w:rFonts w:ascii="Times New Roman" w:hAnsi="Times New Roman" w:cs="Times New Roman"/>
        </w:rPr>
        <w:t xml:space="preserve"> challenge</w:t>
      </w:r>
      <w:r w:rsidR="00261B53" w:rsidRPr="00246CE4">
        <w:rPr>
          <w:rFonts w:ascii="Times New Roman" w:hAnsi="Times New Roman" w:cs="Times New Roman"/>
        </w:rPr>
        <w:t xml:space="preserve">, </w:t>
      </w:r>
      <w:r w:rsidR="00D43B8F" w:rsidRPr="00246CE4">
        <w:rPr>
          <w:rFonts w:ascii="Times New Roman" w:hAnsi="Times New Roman" w:cs="Times New Roman"/>
        </w:rPr>
        <w:t>the</w:t>
      </w:r>
      <w:r w:rsidR="00261B53" w:rsidRPr="00246CE4">
        <w:rPr>
          <w:rFonts w:ascii="Times New Roman" w:hAnsi="Times New Roman" w:cs="Times New Roman"/>
        </w:rPr>
        <w:t xml:space="preserve"> study explored the </w:t>
      </w:r>
      <w:r w:rsidR="0094767F" w:rsidRPr="00246CE4">
        <w:rPr>
          <w:rFonts w:ascii="Times New Roman" w:hAnsi="Times New Roman" w:cs="Times New Roman"/>
        </w:rPr>
        <w:t xml:space="preserve">impact of material heterogeneity </w:t>
      </w:r>
      <w:r w:rsidR="00D43B8F" w:rsidRPr="00246CE4">
        <w:rPr>
          <w:rFonts w:ascii="Times New Roman" w:hAnsi="Times New Roman" w:cs="Times New Roman"/>
        </w:rPr>
        <w:t>o</w:t>
      </w:r>
      <w:r w:rsidR="0094767F" w:rsidRPr="00246CE4">
        <w:rPr>
          <w:rFonts w:ascii="Times New Roman" w:hAnsi="Times New Roman" w:cs="Times New Roman"/>
        </w:rPr>
        <w:t xml:space="preserve">n the consistent flow </w:t>
      </w:r>
      <w:r w:rsidR="0048457C" w:rsidRPr="00246CE4">
        <w:rPr>
          <w:rFonts w:ascii="Times New Roman" w:hAnsi="Times New Roman" w:cs="Times New Roman"/>
        </w:rPr>
        <w:t>of the extrudate</w:t>
      </w:r>
      <w:r w:rsidR="0094767F" w:rsidRPr="00246CE4">
        <w:rPr>
          <w:rFonts w:ascii="Times New Roman" w:hAnsi="Times New Roman" w:cs="Times New Roman"/>
        </w:rPr>
        <w:t xml:space="preserve">. </w:t>
      </w:r>
      <w:r w:rsidR="003602DC" w:rsidRPr="00246CE4">
        <w:rPr>
          <w:rFonts w:ascii="Times New Roman" w:hAnsi="Times New Roman" w:cs="Times New Roman"/>
        </w:rPr>
        <w:t xml:space="preserve">Therefore, granulometry, </w:t>
      </w:r>
      <w:r w:rsidR="00FF6BC4" w:rsidRPr="00246CE4">
        <w:rPr>
          <w:rFonts w:ascii="Times New Roman" w:hAnsi="Times New Roman" w:cs="Times New Roman"/>
        </w:rPr>
        <w:t xml:space="preserve">flow assessment, and </w:t>
      </w:r>
      <w:r w:rsidR="0048457C" w:rsidRPr="00246CE4">
        <w:rPr>
          <w:rFonts w:ascii="Times New Roman" w:hAnsi="Times New Roman" w:cs="Times New Roman"/>
        </w:rPr>
        <w:t xml:space="preserve">3D </w:t>
      </w:r>
      <w:r w:rsidR="00FF6BC4" w:rsidRPr="00246CE4">
        <w:rPr>
          <w:rFonts w:ascii="Times New Roman" w:hAnsi="Times New Roman" w:cs="Times New Roman"/>
        </w:rPr>
        <w:t xml:space="preserve">printing </w:t>
      </w:r>
      <w:r w:rsidR="0048457C" w:rsidRPr="00246CE4">
        <w:rPr>
          <w:rFonts w:ascii="Times New Roman" w:hAnsi="Times New Roman" w:cs="Times New Roman"/>
        </w:rPr>
        <w:t xml:space="preserve">quality </w:t>
      </w:r>
      <w:r w:rsidR="00FF6BC4" w:rsidRPr="00246CE4">
        <w:rPr>
          <w:rFonts w:ascii="Times New Roman" w:hAnsi="Times New Roman" w:cs="Times New Roman"/>
        </w:rPr>
        <w:t>evaluation w</w:t>
      </w:r>
      <w:r w:rsidR="00E52D50" w:rsidRPr="00246CE4">
        <w:rPr>
          <w:rFonts w:ascii="Times New Roman" w:hAnsi="Times New Roman" w:cs="Times New Roman"/>
        </w:rPr>
        <w:t>ere</w:t>
      </w:r>
      <w:r w:rsidR="00FF6BC4" w:rsidRPr="00246CE4">
        <w:rPr>
          <w:rFonts w:ascii="Times New Roman" w:hAnsi="Times New Roman" w:cs="Times New Roman"/>
        </w:rPr>
        <w:t xml:space="preserve"> conducted. </w:t>
      </w:r>
      <w:r w:rsidR="006A6CB9" w:rsidRPr="00246CE4">
        <w:rPr>
          <w:rFonts w:ascii="Times New Roman" w:hAnsi="Times New Roman" w:cs="Times New Roman"/>
        </w:rPr>
        <w:t>F</w:t>
      </w:r>
      <w:r w:rsidR="00CF6879" w:rsidRPr="00246CE4">
        <w:rPr>
          <w:rFonts w:ascii="Times New Roman" w:hAnsi="Times New Roman" w:cs="Times New Roman"/>
        </w:rPr>
        <w:t>our different particle types were evaluated</w:t>
      </w:r>
      <w:r w:rsidR="006A6CB9" w:rsidRPr="00246CE4">
        <w:rPr>
          <w:rFonts w:ascii="Times New Roman" w:hAnsi="Times New Roman" w:cs="Times New Roman"/>
        </w:rPr>
        <w:t xml:space="preserve"> in this step</w:t>
      </w:r>
      <w:r w:rsidR="00CF6879" w:rsidRPr="00246CE4">
        <w:rPr>
          <w:rFonts w:ascii="Times New Roman" w:hAnsi="Times New Roman" w:cs="Times New Roman"/>
        </w:rPr>
        <w:t>: 1) commercial pellets</w:t>
      </w:r>
      <w:r w:rsidR="0048457C" w:rsidRPr="00246CE4">
        <w:rPr>
          <w:rFonts w:ascii="Times New Roman" w:hAnsi="Times New Roman" w:cs="Times New Roman"/>
        </w:rPr>
        <w:t xml:space="preserve"> (virgin PLA) as a </w:t>
      </w:r>
      <w:r w:rsidR="0048457C" w:rsidRPr="00246CE4">
        <w:rPr>
          <w:rFonts w:ascii="Times New Roman" w:hAnsi="Times New Roman" w:cs="Times New Roman"/>
        </w:rPr>
        <w:lastRenderedPageBreak/>
        <w:t>benchmark</w:t>
      </w:r>
      <w:r w:rsidR="00CF6879" w:rsidRPr="00246CE4">
        <w:rPr>
          <w:rFonts w:ascii="Times New Roman" w:hAnsi="Times New Roman" w:cs="Times New Roman"/>
        </w:rPr>
        <w:t xml:space="preserve">, 2) flakes directly shredded from water bottles, 3) shredder particles from previous </w:t>
      </w:r>
      <w:r w:rsidR="001D14B6" w:rsidRPr="00246CE4">
        <w:rPr>
          <w:rFonts w:ascii="Times New Roman" w:hAnsi="Times New Roman" w:cs="Times New Roman"/>
        </w:rPr>
        <w:t>3D</w:t>
      </w:r>
      <w:r w:rsidR="001D14B6">
        <w:rPr>
          <w:rFonts w:ascii="Times New Roman" w:hAnsi="Times New Roman" w:cs="Times New Roman"/>
        </w:rPr>
        <w:t>-</w:t>
      </w:r>
      <w:r w:rsidR="00CF6879" w:rsidRPr="00246CE4">
        <w:rPr>
          <w:rFonts w:ascii="Times New Roman" w:hAnsi="Times New Roman" w:cs="Times New Roman"/>
        </w:rPr>
        <w:t>print</w:t>
      </w:r>
      <w:r w:rsidR="0048457C" w:rsidRPr="00246CE4">
        <w:rPr>
          <w:rFonts w:ascii="Times New Roman" w:hAnsi="Times New Roman" w:cs="Times New Roman"/>
        </w:rPr>
        <w:t>ed parts</w:t>
      </w:r>
      <w:r w:rsidR="00CF6879" w:rsidRPr="00246CE4">
        <w:rPr>
          <w:rFonts w:ascii="Times New Roman" w:hAnsi="Times New Roman" w:cs="Times New Roman"/>
        </w:rPr>
        <w:t xml:space="preserve">, and 4) </w:t>
      </w:r>
      <w:r w:rsidR="00EE7207" w:rsidRPr="00246CE4">
        <w:rPr>
          <w:rFonts w:ascii="Times New Roman" w:hAnsi="Times New Roman" w:cs="Times New Roman"/>
        </w:rPr>
        <w:t>laborato</w:t>
      </w:r>
      <w:r w:rsidR="00DF3777" w:rsidRPr="00246CE4">
        <w:rPr>
          <w:rFonts w:ascii="Times New Roman" w:hAnsi="Times New Roman" w:cs="Times New Roman"/>
        </w:rPr>
        <w:t>r</w:t>
      </w:r>
      <w:r w:rsidR="00EE7207" w:rsidRPr="00246CE4">
        <w:rPr>
          <w:rFonts w:ascii="Times New Roman" w:hAnsi="Times New Roman" w:cs="Times New Roman"/>
        </w:rPr>
        <w:t>y</w:t>
      </w:r>
      <w:r w:rsidR="00CF6879" w:rsidRPr="00246CE4">
        <w:rPr>
          <w:rFonts w:ascii="Times New Roman" w:hAnsi="Times New Roman" w:cs="Times New Roman"/>
        </w:rPr>
        <w:t xml:space="preserve"> pellets (pelletized).</w:t>
      </w:r>
      <w:r w:rsidR="003646F3" w:rsidRPr="00246CE4">
        <w:rPr>
          <w:rFonts w:ascii="Times New Roman" w:hAnsi="Times New Roman" w:cs="Times New Roman"/>
        </w:rPr>
        <w:t xml:space="preserve"> </w:t>
      </w:r>
      <w:r w:rsidR="009046DB" w:rsidRPr="00246CE4">
        <w:rPr>
          <w:rFonts w:ascii="Times New Roman" w:hAnsi="Times New Roman" w:cs="Times New Roman"/>
        </w:rPr>
        <w:t>To</w:t>
      </w:r>
      <w:r w:rsidR="003646F3" w:rsidRPr="00246CE4">
        <w:rPr>
          <w:rFonts w:ascii="Times New Roman" w:hAnsi="Times New Roman" w:cs="Times New Roman"/>
        </w:rPr>
        <w:t xml:space="preserve"> </w:t>
      </w:r>
      <w:r w:rsidR="0033483E" w:rsidRPr="00246CE4">
        <w:rPr>
          <w:rFonts w:ascii="Times New Roman" w:hAnsi="Times New Roman" w:cs="Times New Roman"/>
        </w:rPr>
        <w:t>evaluate</w:t>
      </w:r>
      <w:r w:rsidR="003646F3" w:rsidRPr="00246CE4">
        <w:rPr>
          <w:rFonts w:ascii="Times New Roman" w:hAnsi="Times New Roman" w:cs="Times New Roman"/>
        </w:rPr>
        <w:t xml:space="preserve"> the flow inconsistency for each </w:t>
      </w:r>
      <w:r w:rsidR="0033483E" w:rsidRPr="00246CE4">
        <w:rPr>
          <w:rFonts w:ascii="Times New Roman" w:hAnsi="Times New Roman" w:cs="Times New Roman"/>
        </w:rPr>
        <w:t xml:space="preserve">particle </w:t>
      </w:r>
      <w:r w:rsidR="0048457C" w:rsidRPr="00246CE4">
        <w:rPr>
          <w:rFonts w:ascii="Times New Roman" w:hAnsi="Times New Roman" w:cs="Times New Roman"/>
        </w:rPr>
        <w:t>type</w:t>
      </w:r>
      <w:r w:rsidR="009046DB" w:rsidRPr="00246CE4">
        <w:rPr>
          <w:rFonts w:ascii="Times New Roman" w:hAnsi="Times New Roman" w:cs="Times New Roman"/>
        </w:rPr>
        <w:t>,</w:t>
      </w:r>
      <w:r w:rsidR="0033483E" w:rsidRPr="00246CE4">
        <w:rPr>
          <w:rFonts w:ascii="Times New Roman" w:hAnsi="Times New Roman" w:cs="Times New Roman"/>
        </w:rPr>
        <w:t xml:space="preserve"> a </w:t>
      </w:r>
      <w:r w:rsidR="0048457C" w:rsidRPr="00246CE4">
        <w:rPr>
          <w:rFonts w:ascii="Times New Roman" w:hAnsi="Times New Roman" w:cs="Times New Roman"/>
        </w:rPr>
        <w:t xml:space="preserve">3D </w:t>
      </w:r>
      <w:r w:rsidR="0033483E" w:rsidRPr="00246CE4">
        <w:rPr>
          <w:rFonts w:ascii="Times New Roman" w:hAnsi="Times New Roman" w:cs="Times New Roman"/>
        </w:rPr>
        <w:t>printing parameter know</w:t>
      </w:r>
      <w:r w:rsidR="009046DB" w:rsidRPr="00246CE4">
        <w:rPr>
          <w:rFonts w:ascii="Times New Roman" w:hAnsi="Times New Roman" w:cs="Times New Roman"/>
        </w:rPr>
        <w:t>n</w:t>
      </w:r>
      <w:r w:rsidR="0033483E" w:rsidRPr="00246CE4">
        <w:rPr>
          <w:rFonts w:ascii="Times New Roman" w:hAnsi="Times New Roman" w:cs="Times New Roman"/>
        </w:rPr>
        <w:t xml:space="preserve"> as </w:t>
      </w:r>
      <w:r w:rsidR="007C6988" w:rsidRPr="00246CE4">
        <w:rPr>
          <w:rFonts w:ascii="Times New Roman" w:hAnsi="Times New Roman" w:cs="Times New Roman"/>
        </w:rPr>
        <w:t xml:space="preserve">the </w:t>
      </w:r>
      <w:r w:rsidR="0033483E" w:rsidRPr="00246CE4">
        <w:rPr>
          <w:rFonts w:ascii="Times New Roman" w:hAnsi="Times New Roman" w:cs="Times New Roman"/>
        </w:rPr>
        <w:t>extrusion multiplier (EM) was employed.</w:t>
      </w:r>
    </w:p>
    <w:p w14:paraId="7E68E82B" w14:textId="573A1330" w:rsidR="00B8793C" w:rsidRPr="00246CE4" w:rsidRDefault="00B8793C" w:rsidP="00EA3A62">
      <w:pPr>
        <w:jc w:val="both"/>
        <w:rPr>
          <w:rFonts w:ascii="Times New Roman" w:hAnsi="Times New Roman" w:cs="Times New Roman"/>
        </w:rPr>
      </w:pPr>
      <w:r w:rsidRPr="00246CE4">
        <w:rPr>
          <w:rFonts w:ascii="Times New Roman" w:hAnsi="Times New Roman" w:cs="Times New Roman"/>
        </w:rPr>
        <w:t xml:space="preserve">Regarding the KPIs, </w:t>
      </w:r>
      <w:r w:rsidR="007813EB" w:rsidRPr="00246CE4">
        <w:rPr>
          <w:rFonts w:ascii="Times New Roman" w:hAnsi="Times New Roman" w:cs="Times New Roman"/>
        </w:rPr>
        <w:t>France demonstrates a lower average operational difficulty (ODI = 1.</w:t>
      </w:r>
      <w:r w:rsidR="00C10FF3" w:rsidRPr="00246CE4">
        <w:rPr>
          <w:rFonts w:ascii="Times New Roman" w:hAnsi="Times New Roman" w:cs="Times New Roman"/>
        </w:rPr>
        <w:t>6</w:t>
      </w:r>
      <w:r w:rsidR="007813EB" w:rsidRPr="00246CE4">
        <w:rPr>
          <w:rFonts w:ascii="Times New Roman" w:hAnsi="Times New Roman" w:cs="Times New Roman"/>
        </w:rPr>
        <w:t xml:space="preserve">) compared to North America (ODI = </w:t>
      </w:r>
      <w:ins w:id="834" w:author="Catalina Suescun Gonzalez" w:date="2026-08-12T01:12:00Z" w16du:dateUtc="2026-08-11T23:12:00Z">
        <w:r w:rsidR="00D10CD6" w:rsidRPr="00F466EA">
          <w:rPr>
            <w:rFonts w:ascii="Times New Roman" w:hAnsi="Times New Roman" w:cs="Times New Roman"/>
            <w:highlight w:val="cyan"/>
            <w:rPrChange w:id="835" w:author="Catalina Suescun Gonzalez" w:date="2026-08-26T11:26:00Z" w16du:dateUtc="2026-08-26T09:26:00Z">
              <w:rPr>
                <w:rFonts w:ascii="Times New Roman" w:hAnsi="Times New Roman" w:cs="Times New Roman"/>
              </w:rPr>
            </w:rPrChange>
          </w:rPr>
          <w:t>2</w:t>
        </w:r>
      </w:ins>
      <w:del w:id="836" w:author="Catalina Suescun Gonzalez" w:date="2026-08-12T01:12:00Z" w16du:dateUtc="2026-08-11T23:12:00Z">
        <w:r w:rsidR="00E33B7E" w:rsidRPr="00F466EA" w:rsidDel="00D10CD6">
          <w:rPr>
            <w:rFonts w:ascii="Times New Roman" w:hAnsi="Times New Roman" w:cs="Times New Roman"/>
            <w:highlight w:val="cyan"/>
            <w:rPrChange w:id="837" w:author="Catalina Suescun Gonzalez" w:date="2026-08-26T11:26:00Z" w16du:dateUtc="2026-08-26T09:26:00Z">
              <w:rPr>
                <w:rFonts w:ascii="Times New Roman" w:hAnsi="Times New Roman" w:cs="Times New Roman"/>
              </w:rPr>
            </w:rPrChange>
          </w:rPr>
          <w:delText>1</w:delText>
        </w:r>
      </w:del>
      <w:r w:rsidR="00E33B7E" w:rsidRPr="00F466EA">
        <w:rPr>
          <w:rFonts w:ascii="Times New Roman" w:hAnsi="Times New Roman" w:cs="Times New Roman"/>
          <w:highlight w:val="cyan"/>
          <w:rPrChange w:id="838" w:author="Catalina Suescun Gonzalez" w:date="2026-08-26T11:26:00Z" w16du:dateUtc="2026-08-26T09:26:00Z">
            <w:rPr>
              <w:rFonts w:ascii="Times New Roman" w:hAnsi="Times New Roman" w:cs="Times New Roman"/>
            </w:rPr>
          </w:rPrChange>
        </w:rPr>
        <w:t>.</w:t>
      </w:r>
      <w:ins w:id="839" w:author="Catalina Suescun Gonzalez" w:date="2026-08-12T01:12:00Z" w16du:dateUtc="2026-08-11T23:12:00Z">
        <w:r w:rsidR="00D10CD6" w:rsidRPr="00F466EA">
          <w:rPr>
            <w:rFonts w:ascii="Times New Roman" w:hAnsi="Times New Roman" w:cs="Times New Roman"/>
            <w:highlight w:val="cyan"/>
            <w:rPrChange w:id="840" w:author="Catalina Suescun Gonzalez" w:date="2026-08-26T11:26:00Z" w16du:dateUtc="2026-08-26T09:26:00Z">
              <w:rPr>
                <w:rFonts w:ascii="Times New Roman" w:hAnsi="Times New Roman" w:cs="Times New Roman"/>
              </w:rPr>
            </w:rPrChange>
          </w:rPr>
          <w:t>2</w:t>
        </w:r>
      </w:ins>
      <w:del w:id="841" w:author="Catalina Suescun Gonzalez" w:date="2026-08-12T01:12:00Z" w16du:dateUtc="2026-08-11T23:12:00Z">
        <w:r w:rsidR="00E33B7E" w:rsidRPr="00F466EA" w:rsidDel="00D10CD6">
          <w:rPr>
            <w:rFonts w:ascii="Times New Roman" w:hAnsi="Times New Roman" w:cs="Times New Roman"/>
            <w:highlight w:val="cyan"/>
            <w:rPrChange w:id="842" w:author="Catalina Suescun Gonzalez" w:date="2026-08-26T11:26:00Z" w16du:dateUtc="2026-08-26T09:26:00Z">
              <w:rPr>
                <w:rFonts w:ascii="Times New Roman" w:hAnsi="Times New Roman" w:cs="Times New Roman"/>
              </w:rPr>
            </w:rPrChange>
          </w:rPr>
          <w:delText>9</w:delText>
        </w:r>
      </w:del>
      <w:r w:rsidR="007813EB" w:rsidRPr="00246CE4">
        <w:rPr>
          <w:rFonts w:ascii="Times New Roman" w:hAnsi="Times New Roman" w:cs="Times New Roman"/>
        </w:rPr>
        <w:t>), suggesting that the process stages are generally more accessible, requiring less technical complexity and resource investment. Moreover, France presents no critical stages (CS = 0) defined as those classified with high difficulty (red level)—whereas North America displays three critical stages (CS = 3), indicating more significant implementation barriers, particularly in the collection, shredding, and 3D printing stages.</w:t>
      </w:r>
      <w:r w:rsidR="00E33B7E" w:rsidRPr="00246CE4">
        <w:rPr>
          <w:rFonts w:ascii="Times New Roman" w:hAnsi="Times New Roman" w:cs="Times New Roman"/>
        </w:rPr>
        <w:t xml:space="preserve"> This </w:t>
      </w:r>
      <w:r w:rsidR="007C6988" w:rsidRPr="00246CE4">
        <w:rPr>
          <w:rFonts w:ascii="Times New Roman" w:hAnsi="Times New Roman" w:cs="Times New Roman"/>
        </w:rPr>
        <w:t xml:space="preserve">result </w:t>
      </w:r>
      <w:r w:rsidR="00E33B7E" w:rsidRPr="00246CE4">
        <w:rPr>
          <w:rFonts w:ascii="Times New Roman" w:hAnsi="Times New Roman" w:cs="Times New Roman"/>
        </w:rPr>
        <w:t>suggests that technological solutions are more readily applicable or established in the French context.</w:t>
      </w:r>
    </w:p>
    <w:p w14:paraId="63F55365" w14:textId="5C561E46" w:rsidR="004B796B" w:rsidRPr="00246CE4" w:rsidRDefault="00FB6609" w:rsidP="00EA3A62">
      <w:pPr>
        <w:jc w:val="both"/>
        <w:rPr>
          <w:rFonts w:ascii="Times New Roman" w:hAnsi="Times New Roman" w:cs="Times New Roman"/>
        </w:rPr>
      </w:pPr>
      <w:r w:rsidRPr="00246CE4">
        <w:rPr>
          <w:rFonts w:ascii="Times New Roman" w:hAnsi="Times New Roman" w:cs="Times New Roman"/>
        </w:rPr>
        <w:t>In terms of adaptability</w:t>
      </w:r>
      <w:r w:rsidR="00311F3C" w:rsidRPr="00246CE4">
        <w:rPr>
          <w:rFonts w:ascii="Times New Roman" w:hAnsi="Times New Roman" w:cs="Times New Roman"/>
        </w:rPr>
        <w:t xml:space="preserve"> </w:t>
      </w:r>
      <w:r w:rsidR="00C16A9D" w:rsidRPr="00246CE4">
        <w:rPr>
          <w:rFonts w:ascii="Times New Roman" w:hAnsi="Times New Roman" w:cs="Times New Roman"/>
        </w:rPr>
        <w:t>across</w:t>
      </w:r>
      <w:r w:rsidR="00311F3C" w:rsidRPr="00246CE4">
        <w:rPr>
          <w:rFonts w:ascii="Times New Roman" w:hAnsi="Times New Roman" w:cs="Times New Roman"/>
        </w:rPr>
        <w:t xml:space="preserve"> </w:t>
      </w:r>
      <w:r w:rsidR="00CD0A3F" w:rsidRPr="00246CE4">
        <w:rPr>
          <w:rFonts w:ascii="Times New Roman" w:hAnsi="Times New Roman" w:cs="Times New Roman"/>
        </w:rPr>
        <w:t xml:space="preserve">the six </w:t>
      </w:r>
      <w:r w:rsidR="00C16A9D" w:rsidRPr="00246CE4">
        <w:rPr>
          <w:rFonts w:ascii="Times New Roman" w:hAnsi="Times New Roman" w:cs="Times New Roman"/>
        </w:rPr>
        <w:t xml:space="preserve">assessed </w:t>
      </w:r>
      <w:r w:rsidR="007C6988" w:rsidRPr="00246CE4">
        <w:rPr>
          <w:rFonts w:ascii="Times New Roman" w:hAnsi="Times New Roman" w:cs="Times New Roman"/>
        </w:rPr>
        <w:t>stages</w:t>
      </w:r>
      <w:r w:rsidR="00C84868" w:rsidRPr="00246CE4">
        <w:rPr>
          <w:rFonts w:ascii="Times New Roman" w:hAnsi="Times New Roman" w:cs="Times New Roman"/>
        </w:rPr>
        <w:t xml:space="preserve"> (</w:t>
      </w:r>
      <w:r w:rsidR="00DF3867" w:rsidRPr="00246CE4">
        <w:rPr>
          <w:rFonts w:ascii="Times New Roman" w:hAnsi="Times New Roman" w:cs="Times New Roman"/>
        </w:rPr>
        <w:t>collection, sorting, shredding, sifting, 3D printing</w:t>
      </w:r>
      <w:r w:rsidR="00311F3C" w:rsidRPr="00246CE4">
        <w:rPr>
          <w:rFonts w:ascii="Times New Roman" w:hAnsi="Times New Roman" w:cs="Times New Roman"/>
        </w:rPr>
        <w:t>,</w:t>
      </w:r>
      <w:r w:rsidR="00DF3867" w:rsidRPr="00246CE4">
        <w:rPr>
          <w:rFonts w:ascii="Times New Roman" w:hAnsi="Times New Roman" w:cs="Times New Roman"/>
        </w:rPr>
        <w:t xml:space="preserve"> and quality assessment</w:t>
      </w:r>
      <w:r w:rsidR="00C84868" w:rsidRPr="00246CE4">
        <w:rPr>
          <w:rFonts w:ascii="Times New Roman" w:hAnsi="Times New Roman" w:cs="Times New Roman"/>
        </w:rPr>
        <w:t>)</w:t>
      </w:r>
      <w:r w:rsidR="00311F3C" w:rsidRPr="00246CE4">
        <w:rPr>
          <w:rFonts w:ascii="Times New Roman" w:hAnsi="Times New Roman" w:cs="Times New Roman"/>
        </w:rPr>
        <w:t xml:space="preserve">, </w:t>
      </w:r>
      <w:r w:rsidR="00E655F3" w:rsidRPr="00246CE4">
        <w:rPr>
          <w:rFonts w:ascii="Times New Roman" w:hAnsi="Times New Roman" w:cs="Times New Roman"/>
        </w:rPr>
        <w:t xml:space="preserve">two stages were </w:t>
      </w:r>
      <w:r w:rsidR="00C84868" w:rsidRPr="00246CE4">
        <w:rPr>
          <w:rFonts w:ascii="Times New Roman" w:hAnsi="Times New Roman" w:cs="Times New Roman"/>
        </w:rPr>
        <w:t>classified</w:t>
      </w:r>
      <w:r w:rsidR="000E09D5" w:rsidRPr="00246CE4">
        <w:rPr>
          <w:rFonts w:ascii="Times New Roman" w:hAnsi="Times New Roman" w:cs="Times New Roman"/>
        </w:rPr>
        <w:t xml:space="preserve"> as low difficulty (green)</w:t>
      </w:r>
      <w:r w:rsidR="00B04707" w:rsidRPr="00246CE4">
        <w:rPr>
          <w:rFonts w:ascii="Times New Roman" w:hAnsi="Times New Roman" w:cs="Times New Roman"/>
        </w:rPr>
        <w:t xml:space="preserve"> in both contexts, corresponding to an adaptability rate of 33%.</w:t>
      </w:r>
      <w:r w:rsidR="007C6988" w:rsidRPr="00246CE4">
        <w:rPr>
          <w:rFonts w:ascii="Times New Roman" w:hAnsi="Times New Roman" w:cs="Times New Roman"/>
        </w:rPr>
        <w:t xml:space="preserve"> </w:t>
      </w:r>
      <w:r w:rsidR="00A61926" w:rsidRPr="00246CE4">
        <w:rPr>
          <w:rFonts w:ascii="Times New Roman" w:hAnsi="Times New Roman" w:cs="Times New Roman"/>
        </w:rPr>
        <w:t xml:space="preserve">For the full implementation and </w:t>
      </w:r>
      <w:r w:rsidR="007C6988" w:rsidRPr="00246CE4">
        <w:rPr>
          <w:rFonts w:ascii="Times New Roman" w:hAnsi="Times New Roman" w:cs="Times New Roman"/>
        </w:rPr>
        <w:t>increase</w:t>
      </w:r>
      <w:r w:rsidR="00A61926" w:rsidRPr="00246CE4">
        <w:rPr>
          <w:rFonts w:ascii="Times New Roman" w:hAnsi="Times New Roman" w:cs="Times New Roman"/>
        </w:rPr>
        <w:t xml:space="preserve"> in the percentage of adaptability, key factors must be addressed: securing a stable material supply, where community engagement is vital; ensuring reprocessing feasibility through accessible technologies</w:t>
      </w:r>
      <w:r w:rsidR="007C6988" w:rsidRPr="00246CE4">
        <w:rPr>
          <w:rFonts w:ascii="Times New Roman" w:hAnsi="Times New Roman" w:cs="Times New Roman"/>
        </w:rPr>
        <w:t>;</w:t>
      </w:r>
      <w:r w:rsidR="00A61926" w:rsidRPr="00246CE4">
        <w:rPr>
          <w:rFonts w:ascii="Times New Roman" w:hAnsi="Times New Roman" w:cs="Times New Roman"/>
        </w:rPr>
        <w:t xml:space="preserve"> and resolving technical challenges related to printability and material consistency.</w:t>
      </w:r>
    </w:p>
    <w:p w14:paraId="5412539F" w14:textId="5D6DC223" w:rsidR="006C3116" w:rsidRPr="00246CE4" w:rsidRDefault="006C3116" w:rsidP="00EA3A62">
      <w:pPr>
        <w:jc w:val="both"/>
        <w:rPr>
          <w:rFonts w:ascii="Times New Roman" w:hAnsi="Times New Roman" w:cs="Times New Roman"/>
        </w:rPr>
      </w:pPr>
      <w:r w:rsidRPr="00246CE4">
        <w:rPr>
          <w:rFonts w:ascii="Times New Roman" w:hAnsi="Times New Roman" w:cs="Times New Roman"/>
        </w:rPr>
        <w:t xml:space="preserve">The </w:t>
      </w:r>
      <w:r w:rsidR="00FB6609" w:rsidRPr="00246CE4">
        <w:rPr>
          <w:rFonts w:ascii="Times New Roman" w:hAnsi="Times New Roman" w:cs="Times New Roman"/>
        </w:rPr>
        <w:t xml:space="preserve">overall </w:t>
      </w:r>
      <w:r w:rsidRPr="00246CE4">
        <w:rPr>
          <w:rFonts w:ascii="Times New Roman" w:hAnsi="Times New Roman" w:cs="Times New Roman"/>
        </w:rPr>
        <w:t>results showed that the proposed methodology for reproducing the DRAM process of post-consumer water bottles has the potential to be replicated in a different context</w:t>
      </w:r>
      <w:r w:rsidR="007C6988" w:rsidRPr="00246CE4">
        <w:rPr>
          <w:rFonts w:ascii="Times New Roman" w:hAnsi="Times New Roman" w:cs="Times New Roman"/>
        </w:rPr>
        <w:t>.</w:t>
      </w:r>
      <w:r w:rsidRPr="00246CE4">
        <w:rPr>
          <w:rFonts w:ascii="Times New Roman" w:hAnsi="Times New Roman" w:cs="Times New Roman"/>
        </w:rPr>
        <w:t xml:space="preserve"> </w:t>
      </w:r>
      <w:r w:rsidR="007C6988" w:rsidRPr="00246CE4">
        <w:rPr>
          <w:rFonts w:ascii="Times New Roman" w:hAnsi="Times New Roman" w:cs="Times New Roman"/>
        </w:rPr>
        <w:t>According to the results,</w:t>
      </w:r>
      <w:r w:rsidRPr="00246CE4">
        <w:rPr>
          <w:rFonts w:ascii="Times New Roman" w:hAnsi="Times New Roman" w:cs="Times New Roman"/>
        </w:rPr>
        <w:t xml:space="preserve"> the </w:t>
      </w:r>
      <w:r w:rsidR="007C6988" w:rsidRPr="00246CE4">
        <w:rPr>
          <w:rFonts w:ascii="Times New Roman" w:hAnsi="Times New Roman" w:cs="Times New Roman"/>
        </w:rPr>
        <w:t xml:space="preserve">proposed </w:t>
      </w:r>
      <w:r w:rsidRPr="00246CE4">
        <w:rPr>
          <w:rFonts w:ascii="Times New Roman" w:hAnsi="Times New Roman" w:cs="Times New Roman"/>
        </w:rPr>
        <w:t xml:space="preserve">methodology </w:t>
      </w:r>
      <w:r w:rsidR="007C6988" w:rsidRPr="00246CE4">
        <w:rPr>
          <w:rFonts w:ascii="Times New Roman" w:hAnsi="Times New Roman" w:cs="Times New Roman"/>
        </w:rPr>
        <w:t>can be</w:t>
      </w:r>
      <w:r w:rsidRPr="00246CE4">
        <w:rPr>
          <w:rFonts w:ascii="Times New Roman" w:hAnsi="Times New Roman" w:cs="Times New Roman"/>
        </w:rPr>
        <w:t xml:space="preserve"> implemented within a local circuit and leverages open-source technologies that are easily adaptable.</w:t>
      </w:r>
      <w:ins w:id="843" w:author="Catalina Suescun Gonzalez" w:date="2026-08-26T11:05:00Z" w16du:dateUtc="2026-08-26T09:05:00Z">
        <w:r w:rsidR="00E76928">
          <w:rPr>
            <w:rFonts w:ascii="Times New Roman" w:hAnsi="Times New Roman" w:cs="Times New Roman"/>
          </w:rPr>
          <w:t xml:space="preserve"> </w:t>
        </w:r>
        <w:r w:rsidR="00E76928" w:rsidRPr="00E57FDD">
          <w:rPr>
            <w:rFonts w:ascii="Times New Roman" w:hAnsi="Times New Roman" w:cs="Times New Roman"/>
            <w:highlight w:val="cyan"/>
            <w:rPrChange w:id="844" w:author="Catalina Suescun Gonzalez" w:date="2026-08-26T11:29:00Z" w16du:dateUtc="2026-08-26T09:29:00Z">
              <w:rPr>
                <w:rFonts w:ascii="Times New Roman" w:hAnsi="Times New Roman" w:cs="Times New Roman"/>
              </w:rPr>
            </w:rPrChange>
          </w:rPr>
          <w:t xml:space="preserve">However, </w:t>
        </w:r>
        <w:r w:rsidR="00F56D8E" w:rsidRPr="00E57FDD">
          <w:rPr>
            <w:rFonts w:ascii="Times New Roman" w:hAnsi="Times New Roman" w:cs="Times New Roman"/>
            <w:highlight w:val="cyan"/>
            <w:rPrChange w:id="845" w:author="Catalina Suescun Gonzalez" w:date="2026-08-26T11:29:00Z" w16du:dateUtc="2026-08-26T09:29:00Z">
              <w:rPr>
                <w:rFonts w:ascii="Times New Roman" w:hAnsi="Times New Roman" w:cs="Times New Roman"/>
              </w:rPr>
            </w:rPrChange>
          </w:rPr>
          <w:t xml:space="preserve">scoring procedure </w:t>
        </w:r>
      </w:ins>
      <w:ins w:id="846" w:author="Catalina Suescun Gonzalez" w:date="2026-08-26T11:06:00Z" w16du:dateUtc="2026-08-26T09:06:00Z">
        <w:r w:rsidR="00F56D8E" w:rsidRPr="00E57FDD">
          <w:rPr>
            <w:rFonts w:ascii="Times New Roman" w:hAnsi="Times New Roman" w:cs="Times New Roman"/>
            <w:highlight w:val="cyan"/>
            <w:rPrChange w:id="847" w:author="Catalina Suescun Gonzalez" w:date="2026-08-26T11:29:00Z" w16du:dateUtc="2026-08-26T09:29:00Z">
              <w:rPr>
                <w:rFonts w:ascii="Times New Roman" w:hAnsi="Times New Roman" w:cs="Times New Roman"/>
              </w:rPr>
            </w:rPrChange>
          </w:rPr>
          <w:t>remains partially subjective</w:t>
        </w:r>
        <w:r w:rsidR="009771BB" w:rsidRPr="00E57FDD">
          <w:rPr>
            <w:rFonts w:ascii="Times New Roman" w:hAnsi="Times New Roman" w:cs="Times New Roman"/>
            <w:highlight w:val="cyan"/>
            <w:rPrChange w:id="848" w:author="Catalina Suescun Gonzalez" w:date="2026-08-26T11:29:00Z" w16du:dateUtc="2026-08-26T09:29:00Z">
              <w:rPr>
                <w:rFonts w:ascii="Times New Roman" w:hAnsi="Times New Roman" w:cs="Times New Roman"/>
              </w:rPr>
            </w:rPrChange>
          </w:rPr>
          <w:t xml:space="preserve">. </w:t>
        </w:r>
        <w:r w:rsidR="00181549" w:rsidRPr="00E57FDD">
          <w:rPr>
            <w:rFonts w:ascii="Times New Roman" w:hAnsi="Times New Roman" w:cs="Times New Roman"/>
            <w:highlight w:val="cyan"/>
            <w:rPrChange w:id="849" w:author="Catalina Suescun Gonzalez" w:date="2026-08-26T11:29:00Z" w16du:dateUtc="2026-08-26T09:29:00Z">
              <w:rPr>
                <w:rFonts w:ascii="Times New Roman" w:hAnsi="Times New Roman" w:cs="Times New Roman"/>
              </w:rPr>
            </w:rPrChange>
          </w:rPr>
          <w:t xml:space="preserve">Future applications could further strengthen the robustness of the ODI, CS, and </w:t>
        </w:r>
        <w:proofErr w:type="spellStart"/>
        <w:r w:rsidR="00181549" w:rsidRPr="00E57FDD">
          <w:rPr>
            <w:rFonts w:ascii="Times New Roman" w:hAnsi="Times New Roman" w:cs="Times New Roman"/>
            <w:highlight w:val="cyan"/>
            <w:rPrChange w:id="850" w:author="Catalina Suescun Gonzalez" w:date="2026-08-26T11:29:00Z" w16du:dateUtc="2026-08-26T09:29:00Z">
              <w:rPr>
                <w:rFonts w:ascii="Times New Roman" w:hAnsi="Times New Roman" w:cs="Times New Roman"/>
              </w:rPr>
            </w:rPrChange>
          </w:rPr>
          <w:t>AdI</w:t>
        </w:r>
        <w:proofErr w:type="spellEnd"/>
        <w:r w:rsidR="00181549" w:rsidRPr="00E57FDD">
          <w:rPr>
            <w:rFonts w:ascii="Times New Roman" w:hAnsi="Times New Roman" w:cs="Times New Roman"/>
            <w:highlight w:val="cyan"/>
            <w:rPrChange w:id="851" w:author="Catalina Suescun Gonzalez" w:date="2026-08-26T11:29:00Z" w16du:dateUtc="2026-08-26T09:29:00Z">
              <w:rPr>
                <w:rFonts w:ascii="Times New Roman" w:hAnsi="Times New Roman" w:cs="Times New Roman"/>
              </w:rPr>
            </w:rPrChange>
          </w:rPr>
          <w:t xml:space="preserve"> by involving multiple independent evaluators and assessing inter-rater agreement.</w:t>
        </w:r>
      </w:ins>
    </w:p>
    <w:p w14:paraId="4D93D0E2" w14:textId="1F8A4885" w:rsidR="001C4F7F" w:rsidRPr="00246CE4" w:rsidRDefault="001C4F7F" w:rsidP="001A62BE">
      <w:pPr>
        <w:pStyle w:val="Heading2"/>
        <w:numPr>
          <w:ilvl w:val="1"/>
          <w:numId w:val="30"/>
        </w:numPr>
        <w:ind w:left="1128" w:hanging="720"/>
        <w:jc w:val="both"/>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Granulometry and flow</w:t>
      </w:r>
    </w:p>
    <w:p w14:paraId="1B8BCA11" w14:textId="52002EE8" w:rsidR="00154A6E" w:rsidRDefault="00154A6E" w:rsidP="00154A6E">
      <w:pPr>
        <w:pStyle w:val="Heading2"/>
        <w:rPr>
          <w:rFonts w:ascii="Times New Roman" w:hAnsi="Times New Roman" w:cs="Times New Roman"/>
          <w:b/>
          <w:bCs/>
          <w:color w:val="000000" w:themeColor="text1"/>
          <w:sz w:val="24"/>
          <w:szCs w:val="24"/>
        </w:rPr>
      </w:pPr>
      <w:r w:rsidRPr="00246CE4">
        <w:rPr>
          <w:rFonts w:ascii="Times New Roman" w:hAnsi="Times New Roman" w:cs="Times New Roman"/>
          <w:b/>
          <w:bCs/>
          <w:sz w:val="24"/>
          <w:szCs w:val="24"/>
        </w:rPr>
        <w:t xml:space="preserve">  </w:t>
      </w:r>
      <w:r w:rsidRPr="00246CE4">
        <w:rPr>
          <w:rFonts w:ascii="Times New Roman" w:hAnsi="Times New Roman" w:cs="Times New Roman"/>
          <w:b/>
          <w:bCs/>
          <w:color w:val="000000" w:themeColor="text1"/>
          <w:sz w:val="24"/>
          <w:szCs w:val="24"/>
        </w:rPr>
        <w:t>3.2.1</w:t>
      </w:r>
      <w:r w:rsidRPr="00246CE4">
        <w:rPr>
          <w:rFonts w:ascii="Times New Roman" w:hAnsi="Times New Roman" w:cs="Times New Roman"/>
          <w:b/>
          <w:bCs/>
          <w:color w:val="000000" w:themeColor="text1"/>
          <w:sz w:val="24"/>
          <w:szCs w:val="24"/>
        </w:rPr>
        <w:tab/>
        <w:t>Granulometry</w:t>
      </w:r>
    </w:p>
    <w:p w14:paraId="7CC8F5FA" w14:textId="4E6DBF80" w:rsidR="00AD0DFB" w:rsidRPr="004E4E22" w:rsidRDefault="00AD0DFB" w:rsidP="00C126FE">
      <w:pPr>
        <w:jc w:val="both"/>
        <w:rPr>
          <w:rFonts w:ascii="Times New Roman" w:hAnsi="Times New Roman" w:cs="Times New Roman"/>
        </w:rPr>
      </w:pPr>
      <w:r w:rsidRPr="004E4E22">
        <w:rPr>
          <w:rFonts w:ascii="Times New Roman" w:hAnsi="Times New Roman" w:cs="Times New Roman"/>
        </w:rPr>
        <w:t>Previous studies reported that flakes of around 9 mm² are suitable for 3D printing with a crammer feeder</w:t>
      </w:r>
      <w:r w:rsidR="0083611B">
        <w:rPr>
          <w:rFonts w:ascii="Times New Roman" w:hAnsi="Times New Roman" w:cs="Times New Roman"/>
        </w:rPr>
        <w:t xml:space="preserve"> </w:t>
      </w:r>
      <w:r w:rsidR="0083611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{"citationID":"PIynjYTi","properties":{"formattedCitation":"(Suescun Gonzalez et al., 2024)","plainCitation":"(Suescun Gonzalez et al., 2024)","noteIndex":0},"citationItems":[{"id":222,"uris":["http://zotero.org/users/7033217/items/MWUKX9B6"],"itemData":{"id":222,"type":"article-journal","abstract":"The high volume of plastic waste and the extremely low recycling rate have created a serious challenge worldwide. Local distributed recycling and additive manufacturing (DRAM) offers a solution by economically incentivizing local recycling. One DRAM technology capable of processing large quantities of plastic waste is fused granular fabrication, where solid shredded plastic waste can be reused directly as 3D printing feedstock. This study presents an experimental assessment of multi-material recycling printability using two of the most common thermoplastics in the beverage industry, polyethylene terephthalate (PET) and high-density polyethylene (HDPE), and the feasibility of mixing PET and HDPE to be used as a feedstock material for large-scale 3-D printing. After the material collection, shredding, and cleaning, the characterization and optimization of parameters for 3D printing were performed. Results showed the feasibility of printing a large object from rPET/rHDPE flakes, reducing production costs by up to 88%. Highlights Study: multi-material recycling printability of PET-HDPE. Large-scale fused particle-based 3-D printing technically possible. Direct waste 3-D printing rPET/rHDPE flakes, reducing production costs up to 88%.","citation-key":"suescungonzalez2024a","container-title":"Polymer Engineering &amp; Science","DOI":"10.1002/pen.26643","ISSN":"1548-2634","issue":"n/a","language":"en","license":"© 2024 The Authors. Polymer Engineering &amp; Science published by Wiley Periodicals LLC on behalf of Society of Plastics Engineers.","note":"_eprint: https://onlinelibrary.wiley.com/doi/pdf/10.1002/pen.26643","source":"Wiley Online Library","title":"Multi-material distributed recycling via material extrusion: recycled high density polyethylene and poly (ethylene terephthalate) mixture","title-short":"Multi-material distributed recycling via material extrusion","URL":"https://onlinelibrary.wiley.com/doi/abs/10.1002/pen.26643","volume":"n/a","author":[{"family":"Suescun Gonzalez","given":"Catalina"},{"family":"Cruz Sanchez","given":"Fabio A."},{"family":"Boudaoud","given":"Hakim"},{"family":"Nouvel","given":"Cécile"},{"family":"Pearce","given":"Joshua M."}],"accessed":{"date-parts":[["2024",1,24]]},"issued":{"date-parts":[["2024"]]}}}],"schema":"https://github.com/citation-style-language/schema/raw/master/csl-citation.json"} </w:instrText>
      </w:r>
      <w:r w:rsidR="0083611B" w:rsidRPr="00246CE4">
        <w:rPr>
          <w:rFonts w:ascii="Times New Roman" w:hAnsi="Times New Roman" w:cs="Times New Roman"/>
        </w:rPr>
        <w:fldChar w:fldCharType="separate"/>
      </w:r>
      <w:r w:rsidR="00EE0ACE" w:rsidRPr="00EE0ACE">
        <w:rPr>
          <w:rFonts w:ascii="Times New Roman" w:hAnsi="Times New Roman" w:cs="Times New Roman"/>
        </w:rPr>
        <w:t>(Suescun Gonzalez et al., 2024)</w:t>
      </w:r>
      <w:r w:rsidR="0083611B" w:rsidRPr="00246CE4">
        <w:rPr>
          <w:rFonts w:ascii="Times New Roman" w:hAnsi="Times New Roman" w:cs="Times New Roman"/>
        </w:rPr>
        <w:fldChar w:fldCharType="end"/>
      </w:r>
      <w:r w:rsidRPr="004E4E22">
        <w:rPr>
          <w:rFonts w:ascii="Times New Roman" w:hAnsi="Times New Roman" w:cs="Times New Roman"/>
        </w:rPr>
        <w:t xml:space="preserve">, while particles below 22 mm² can be printed without jamming or under-extrusion issues, regardless of shape </w:t>
      </w:r>
      <w:r w:rsidR="0083611B"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{"citationID":"WNrEWGmL","properties":{"formattedCitation":"(Reich et al., 2019; Woern et al., 2018)","plainCitation":"(Reich et al., 2019; Woern et al., 2018)","noteIndex":0},"citationItems":[{"id":988,"uris":["http://zotero.org/users/7033217/items/RX4PFU4H"],"itemData":{"id":988,"type":"article-journal","abstract":"Fused particle fabrication (FPF) (or fused granular fabrication (FGF)) has potential for increasing recycled polymers in 3-D printing. Here, the open source Gigabot X is used to develop a new method to optimize FPF/FGF for recycled materials. Virgin polylactic acid (PLA) pellets and prints were analyzed and were then compared to four recycled polymers including the two most popular printing materials (PLA and acrylonitrile butadiene styrene (ABS)) as well as the two most common waste plastics (polyethylene terephthalate (PET) and polypropylene (PP)). The size characteristics of the various materials were quantified using digital image processing. Then, power and nozzle velocity matrices were used to optimize the print speed, and a print test was used to maximize the output for a two-temperature stage extruder for a given polymer feedstock. ASTM type 4 tensile tests were used to determine the mechanical properties of each plastic when they were printed with a particle drive extruder system and were compared with filament printing. The results showed that the Gigabot X can print materials 6.5&amp;times; to 13&amp;times; faster than conventional printers depending on the material, with no significant reduction in the mechanical properties. It was concluded that the Gigabot X and similar FPF/FGF printers can utilize a wide range of recycled polymer materials with minimal post processing.","citation-key":"woern2018a","container-title":"Materials","DOI":"10.3390/ma11081413","issue":"8","language":"en","license":"http://creativecommons.org/licenses/by/3.0/","note":"number: 8","page":"1413","publisher":"Multidisciplinary Digital Publishing Institute","source":"www.mdpi.com","title":"Fused Particle Fabrication 3-D Printing: Recycled Materials’ Optimization and Mechanical Properties","title-short":"Fused Particle Fabrication 3-D Printing","volume":"11","author":[{"family":"Woern","given":"Aubrey L."},{"family":"Byard","given":"Dennis J."},{"family":"Oakley","given":"Robert B."},{"family":"Fiedler","given":"Matthew J."},{"family":"Snabes","given":"Samantha L."},{"family":"Pearce","given":"Joshua M."}],"issued":{"date-parts":[["2018",8]]}}},{"id":992,"uris":["http://zotero.org/users/7033217/items/6MYS4PPB"],"itemData":{"id":992,"type":"article-journal","abstract":"Past work has shown that particle material extrusion (fused particle fabrication (FPF)/fused granular fabrication (FGF)) has the potential for increasing the use of recycled polymers in 3D printing. This study extends this potential to high-performance (high-mechanical-strength and heat-resistant) polymers using polycarbonate (PC). Recycled PC regrind of approximately 25 mm2 was 3D printed with an open-source Gigabot X and analyzed. A temperature and nozzle velocity matrix was used to find useful printing parameters, and a print test was used to maximize the output for a two-temperature stage extruder for PC. ASTM type 4 tensile test geometries as well as ASTM-approved compression tests were used to determine the mechanical properties of PC and were compared with filament printing and the bulk virgin material. The results showed the tensile strength of parts manufactured from the recycled PC particles (64.9 MPa) were comparable to that of the commercial filament printed on desktop (62.2 MPa) and large-format (66.3 MPa) 3D printers. Three case study applications were investigated: (i) using PC as a rapid molding technology for lower melting point thermoplastics, (ii) printed parts for high temperature applications, and (iii) printed parts for high-strength applications. The results show that recycled PC particle-based 3D printing can produce high-strength and heat-resistant products at low costs.","citation-key":"reich2019b","container-title":"Materials","DOI":"10.3390/ma12101642","issue":"10","language":"en","license":"http://creativecommons.org/licenses/by/3.0/","note":"number: 10","page":"1642","publisher":"Multidisciplinary Digital Publishing Institute","source":"www.mdpi.com","title":"Mechanical Properties and Applications of Recycled Polycarbonate Particle Material Extrusion-Based Additive Manufacturing","volume":"12","author":[{"family":"Reich","given":"Matthew J."},{"family":"Woern","given":"Aubrey L."},{"family":"Tanikella","given":"Nagendra G."},{"family":"Pearce","given":"Joshua M."}],"issued":{"date-parts":[["2019",1]]}}}],"schema":"https://github.com/citation-style-language/schema/raw/master/csl-citation.json"} </w:instrText>
      </w:r>
      <w:r w:rsidR="0083611B" w:rsidRPr="00246CE4">
        <w:rPr>
          <w:rFonts w:ascii="Times New Roman" w:hAnsi="Times New Roman" w:cs="Times New Roman"/>
        </w:rPr>
        <w:fldChar w:fldCharType="separate"/>
      </w:r>
      <w:r w:rsidR="00EE0ACE" w:rsidRPr="00EE0ACE">
        <w:rPr>
          <w:rFonts w:ascii="Times New Roman" w:hAnsi="Times New Roman" w:cs="Times New Roman"/>
        </w:rPr>
        <w:t>(Reich et al., 2019; Woern et al., 2018)</w:t>
      </w:r>
      <w:r w:rsidR="0083611B" w:rsidRPr="00246CE4">
        <w:rPr>
          <w:rFonts w:ascii="Times New Roman" w:hAnsi="Times New Roman" w:cs="Times New Roman"/>
        </w:rPr>
        <w:fldChar w:fldCharType="end"/>
      </w:r>
      <w:r w:rsidRPr="004E4E22">
        <w:rPr>
          <w:rFonts w:ascii="Times New Roman" w:hAnsi="Times New Roman" w:cs="Times New Roman"/>
        </w:rPr>
        <w:t>. However, flow inconsistencies observed during replication in a North American context highlight the need to further examine particle granulometry and flow behavior.</w:t>
      </w:r>
    </w:p>
    <w:p w14:paraId="449175A0" w14:textId="258163C0" w:rsidR="00AD0DFB" w:rsidRPr="004E4E22" w:rsidRDefault="00AD0DFB" w:rsidP="00C126FE">
      <w:pPr>
        <w:jc w:val="both"/>
        <w:rPr>
          <w:rFonts w:ascii="Times New Roman" w:hAnsi="Times New Roman" w:cs="Times New Roman"/>
        </w:rPr>
      </w:pPr>
      <w:r w:rsidRPr="004E4E22">
        <w:rPr>
          <w:rFonts w:ascii="Times New Roman" w:hAnsi="Times New Roman" w:cs="Times New Roman"/>
        </w:rPr>
        <w:t xml:space="preserve">The particle images and histograms show that processing method strongly affects size distribution and morphology (Fig. </w:t>
      </w:r>
      <w:r w:rsidR="003462B8">
        <w:rPr>
          <w:rFonts w:ascii="Times New Roman" w:hAnsi="Times New Roman" w:cs="Times New Roman"/>
        </w:rPr>
        <w:t>3</w:t>
      </w:r>
      <w:r w:rsidRPr="004E4E22">
        <w:rPr>
          <w:rFonts w:ascii="Times New Roman" w:hAnsi="Times New Roman" w:cs="Times New Roman"/>
        </w:rPr>
        <w:t>). Flakes and shredded particles presented broad distributions, with mean areas of 5.02 ± 2.4 mm² and 9.97 ± 4.19 mm², respectively. Their irregular morphology and high variability may hinder stable material flow during extrusion, increasing the risk of defects such as under/over-extrusion, inconsistent layer deposition, or incomplete parts.</w:t>
      </w:r>
    </w:p>
    <w:p w14:paraId="1B5A5411" w14:textId="4192923A" w:rsidR="00AD0DFB" w:rsidRPr="004E4E22" w:rsidRDefault="00AD0DFB" w:rsidP="00C126FE">
      <w:pPr>
        <w:jc w:val="both"/>
        <w:rPr>
          <w:rFonts w:ascii="Times New Roman" w:hAnsi="Times New Roman" w:cs="Times New Roman"/>
        </w:rPr>
      </w:pPr>
      <w:r w:rsidRPr="004E4E22">
        <w:rPr>
          <w:rFonts w:ascii="Times New Roman" w:hAnsi="Times New Roman" w:cs="Times New Roman"/>
        </w:rPr>
        <w:lastRenderedPageBreak/>
        <w:t xml:space="preserve">By contrast, pelletized particles showed a narrower distribution, mainly between 7 and 11 mm², with a mean of </w:t>
      </w:r>
      <w:ins w:id="852" w:author="Catalina Suescun Gonzalez" w:date="2026-09-05T08:52:00Z" w16du:dateUtc="2026-09-05T06:52:00Z">
        <w:r w:rsidR="00644393">
          <w:rPr>
            <w:rFonts w:ascii="Times New Roman" w:hAnsi="Times New Roman" w:cs="Times New Roman"/>
          </w:rPr>
          <w:t>8.9</w:t>
        </w:r>
      </w:ins>
      <w:del w:id="853" w:author="Catalina Suescun Gonzalez" w:date="2026-09-05T08:52:00Z" w16du:dateUtc="2026-09-05T06:52:00Z">
        <w:r w:rsidRPr="004E4E22" w:rsidDel="00644393">
          <w:rPr>
            <w:rFonts w:ascii="Times New Roman" w:hAnsi="Times New Roman" w:cs="Times New Roman"/>
          </w:rPr>
          <w:delText>9.5</w:delText>
        </w:r>
      </w:del>
      <w:r w:rsidRPr="004E4E22">
        <w:rPr>
          <w:rFonts w:ascii="Times New Roman" w:hAnsi="Times New Roman" w:cs="Times New Roman"/>
        </w:rPr>
        <w:t xml:space="preserve"> ± 1.</w:t>
      </w:r>
      <w:ins w:id="854" w:author="Catalina Suescun Gonzalez" w:date="2026-09-05T08:52:00Z" w16du:dateUtc="2026-09-05T06:52:00Z">
        <w:r w:rsidR="00644393">
          <w:rPr>
            <w:rFonts w:ascii="Times New Roman" w:hAnsi="Times New Roman" w:cs="Times New Roman"/>
          </w:rPr>
          <w:t>89</w:t>
        </w:r>
      </w:ins>
      <w:del w:id="855" w:author="Catalina Suescun Gonzalez" w:date="2026-09-05T08:52:00Z" w16du:dateUtc="2026-09-05T06:52:00Z">
        <w:r w:rsidRPr="004E4E22" w:rsidDel="00644393">
          <w:rPr>
            <w:rFonts w:ascii="Times New Roman" w:hAnsi="Times New Roman" w:cs="Times New Roman"/>
          </w:rPr>
          <w:delText>46</w:delText>
        </w:r>
      </w:del>
      <w:r w:rsidRPr="004E4E22">
        <w:rPr>
          <w:rFonts w:ascii="Times New Roman" w:hAnsi="Times New Roman" w:cs="Times New Roman"/>
        </w:rPr>
        <w:t xml:space="preserve"> mm². Commercial pellets were even more uniform, ranging mainly from 11 to 14 mm², with a mean of 12.6 ± 0.89 mm². This greater uniformity, together with the regular morphology of commercial pellets, likely improves flow through the extruder and supports more consistent material delivery </w:t>
      </w:r>
      <w:r w:rsidR="008D1F25"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{"citationID":"rZOUs4Cw","properties":{"formattedCitation":"(O Pozo Michelangelli et al., 2011)","plainCitation":"(O Pozo Michelangelli et al., 2011)","noteIndex":0},"citationItems":[{"id":160,"uris":["http://zotero.org/users/7033217/items/DQFZCDTI"],"itemData":{"id":160,"type":"article-journal","abstract":"Plasticating single screw extrusion involves the progressive compaction and heating of loose solid pellets that eventually melt, form a relatively homogenous stream and are subsequently pumped through a shaping tool. Traditional analyses of the solids conveying stage assume the sliding of an elastic solid plug due to differential wall friction coefficients. However, not only the corresponding predictions may fail considerably, but it is also well known that, at least in the initial screw turns, pellets are far from compact. This work follows previous efforts to model the flow of solids in the hopper and initial screw turns using the Discrete Element Method (DEM). The model considers the development of normal and tangential forces resulting from the inelastic collisions between the pellets and between them and the neighbouring metallic surfaces. As an example of the capability of the model to capture detailed features of granular flow, the effect of pellet size on flow is discussed.","citation-key":"michelangelli2011","language":"en","source":"Zotero","title":"Flow Dynamics and Structure of solid pellets along the channel of a single screw extruder","author":[{"family":"Michelangelli","given":"O Pozo"},{"family":"Yamanoi","given":"M"},{"family":"Gaspar-Cunha","given":"A"},{"family":"Covas","given":"J A"}],"issued":{"date-parts":[["2011"]]}}}],"schema":"https://github.com/citation-style-language/schema/raw/master/csl-citation.json"} </w:instrText>
      </w:r>
      <w:r w:rsidR="008D1F25" w:rsidRPr="00246CE4">
        <w:rPr>
          <w:rFonts w:ascii="Times New Roman" w:hAnsi="Times New Roman" w:cs="Times New Roman"/>
        </w:rPr>
        <w:fldChar w:fldCharType="separate"/>
      </w:r>
      <w:r w:rsidR="00EE0ACE" w:rsidRPr="00EE0ACE">
        <w:rPr>
          <w:rFonts w:ascii="Times New Roman" w:hAnsi="Times New Roman" w:cs="Times New Roman"/>
        </w:rPr>
        <w:t>(O Pozo Michelangelli et al., 2011)</w:t>
      </w:r>
      <w:r w:rsidR="008D1F25" w:rsidRPr="00246CE4">
        <w:rPr>
          <w:rFonts w:ascii="Times New Roman" w:hAnsi="Times New Roman" w:cs="Times New Roman"/>
        </w:rPr>
        <w:fldChar w:fldCharType="end"/>
      </w:r>
      <w:r w:rsidR="008D1F25" w:rsidRPr="00246CE4">
        <w:rPr>
          <w:rFonts w:ascii="Times New Roman" w:hAnsi="Times New Roman" w:cs="Times New Roman"/>
        </w:rPr>
        <w:t xml:space="preserve">, </w:t>
      </w:r>
      <w:r w:rsidR="008D1F25"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{"citationID":"XxSW3ygO","properties":{"formattedCitation":"(Wang et al., 2024)","plainCitation":"(Wang et al., 2024)","noteIndex":0},"citationItems":[{"id":158,"uris":["http://zotero.org/users/7033217/items/YQXQCYK9"],"itemData":{"id":158,"type":"article-journal","abstract":"Particle shape plays a crucial role in determining the mobility and impact characteristics of granular flows, yet analyses of the effects of particle shape are rare. In this study, three-dimensional (3D) printing technology is used to create rock-like materials with varying shapes. This approach enables the precise control of mechanical properties other than particle shape, eliminating potential confounding factors. Then, we construct particle flow samples with distinct shape characteristics, quantitatively assessing their shape variations according to their overall regularity (OR). Flume experiments are conducted, with the findings used to calibrate a discrete element numerical model. By integrating the numerical simulations and experimental data, we systematically investigate the flow, impact, and deposition behaviours of granular flows under diverse flume inclinations considering the influence of particle shape. The results demonstrate that the mobility and destructiveness of granular flows increases with higher OR values and steeper flume inclinations. The transition from pile-up to runup deposition is primarily controlled by the flume inclination, while within specific inclination ranges, changes in OR can also induce deposition mechanism transition. This study provides substantial insights into interactions between granular flows and protection structures, emphasizing the significance of particle shape and terrain characteristics within a source area.","citation-key":"wang2024a","container-title":"Computers and Geotechnics","DOI":"10.1016/j.compgeo.2023.106038","ISSN":"0266-352X","journalAbbreviation":"Computers and Geotechnics","page":"106038","source":"ScienceDirect","title":"3D printing-aided numerical study of particle shape effect on behaviours of dry granular flows interacting with rigid barriers","volume":"167","author":[{"family":"Wang","given":"Chenyang"},{"family":"Cui","given":"Yifei"},{"family":"Nie","given":"Jiayan"},{"family":"Hu","given":"Botao"},{"family":"Fang","given":"Jun"},{"family":"Cao","given":"Zijun"}],"issued":{"date-parts":[["2024",3,1]]}}}],"schema":"https://github.com/citation-style-language/schema/raw/master/csl-citation.json"} </w:instrText>
      </w:r>
      <w:r w:rsidR="008D1F25" w:rsidRPr="00246CE4">
        <w:rPr>
          <w:rFonts w:ascii="Times New Roman" w:hAnsi="Times New Roman" w:cs="Times New Roman"/>
        </w:rPr>
        <w:fldChar w:fldCharType="separate"/>
      </w:r>
      <w:r w:rsidR="00EE0ACE" w:rsidRPr="00EE0ACE">
        <w:rPr>
          <w:rFonts w:ascii="Times New Roman" w:hAnsi="Times New Roman" w:cs="Times New Roman"/>
        </w:rPr>
        <w:t>(Wang et al., 2024)</w:t>
      </w:r>
      <w:r w:rsidR="008D1F25" w:rsidRPr="00246CE4">
        <w:rPr>
          <w:rFonts w:ascii="Times New Roman" w:hAnsi="Times New Roman" w:cs="Times New Roman"/>
        </w:rPr>
        <w:fldChar w:fldCharType="end"/>
      </w:r>
      <w:r w:rsidRPr="004E4E22">
        <w:rPr>
          <w:rFonts w:ascii="Times New Roman" w:hAnsi="Times New Roman" w:cs="Times New Roman"/>
        </w:rPr>
        <w:t>. Thus, achieving uniform size distribution and morphology remains a key challenge for recycled FGF feedstocks.</w:t>
      </w:r>
    </w:p>
    <w:p w14:paraId="310450F2" w14:textId="19D0DF46" w:rsidR="00AD0DFB" w:rsidRPr="004E4E22" w:rsidRDefault="00AD0DFB" w:rsidP="00C126FE"/>
    <w:p w14:paraId="712B843E" w14:textId="38DC82F3" w:rsidR="00A75481" w:rsidRPr="00246CE4" w:rsidRDefault="00F026B4" w:rsidP="006E6F2C">
      <w:pPr>
        <w:jc w:val="center"/>
        <w:rPr>
          <w:rFonts w:ascii="Times New Roman" w:hAnsi="Times New Roman" w:cs="Times New Roman"/>
        </w:rPr>
      </w:pPr>
      <w:ins w:id="856" w:author="Catalina Suescun Gonzalez" w:date="2026-09-05T08:51:00Z" w16du:dateUtc="2026-09-05T06:51:00Z">
        <w:r>
          <w:rPr>
            <w:rFonts w:ascii="Times New Roman" w:hAnsi="Times New Roman" w:cs="Times New Roman"/>
            <w:noProof/>
          </w:rPr>
          <w:lastRenderedPageBreak/>
          <w:drawing>
            <wp:inline distT="0" distB="0" distL="0" distR="0" wp14:anchorId="7E98787E" wp14:editId="24FF9F1A">
              <wp:extent cx="5971310" cy="7963721"/>
              <wp:effectExtent l="0" t="0" r="0" b="0"/>
              <wp:docPr id="63082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4024" name="Picture 6308240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5436" cy="7969224"/>
                      </a:xfrm>
                      <a:prstGeom prst="rect">
                        <a:avLst/>
                      </a:prstGeom>
                    </pic:spPr>
                  </pic:pic>
                </a:graphicData>
              </a:graphic>
            </wp:inline>
          </w:drawing>
        </w:r>
      </w:ins>
      <w:del w:id="857" w:author="Catalina Suescun Gonzalez" w:date="2026-09-05T08:50:00Z" w16du:dateUtc="2026-09-05T06:50:00Z">
        <w:r w:rsidR="002C5EC4" w:rsidDel="00F026B4">
          <w:rPr>
            <w:rFonts w:ascii="Times New Roman" w:hAnsi="Times New Roman" w:cs="Times New Roman"/>
            <w:noProof/>
          </w:rPr>
          <w:lastRenderedPageBreak/>
          <w:drawing>
            <wp:inline distT="0" distB="0" distL="0" distR="0" wp14:anchorId="1E626E46" wp14:editId="3561965F">
              <wp:extent cx="4651836" cy="6579336"/>
              <wp:effectExtent l="0" t="0" r="0" b="0"/>
              <wp:docPr id="278223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3591" name="Picture 278223591"/>
                      <pic:cNvPicPr/>
                    </pic:nvPicPr>
                    <pic:blipFill>
                      <a:blip r:embed="rId23">
                        <a:extLst>
                          <a:ext uri="{28A0092B-C50C-407E-A947-70E740481C1C}">
                            <a14:useLocalDpi xmlns:a14="http://schemas.microsoft.com/office/drawing/2010/main" val="0"/>
                          </a:ext>
                        </a:extLst>
                      </a:blip>
                      <a:stretch>
                        <a:fillRect/>
                      </a:stretch>
                    </pic:blipFill>
                    <pic:spPr>
                      <a:xfrm>
                        <a:off x="0" y="0"/>
                        <a:ext cx="4689196" cy="6632176"/>
                      </a:xfrm>
                      <a:prstGeom prst="rect">
                        <a:avLst/>
                      </a:prstGeom>
                    </pic:spPr>
                  </pic:pic>
                </a:graphicData>
              </a:graphic>
            </wp:inline>
          </w:drawing>
        </w:r>
      </w:del>
    </w:p>
    <w:p w14:paraId="383C1C58" w14:textId="7E29B041" w:rsidR="002E277A" w:rsidRPr="00246CE4" w:rsidRDefault="00053F38" w:rsidP="002E277A">
      <w:pPr>
        <w:jc w:val="both"/>
        <w:rPr>
          <w:rFonts w:ascii="Times New Roman" w:hAnsi="Times New Roman" w:cs="Times New Roman"/>
        </w:rPr>
      </w:pPr>
      <w:r w:rsidRPr="00246CE4">
        <w:rPr>
          <w:rFonts w:ascii="Times New Roman" w:hAnsi="Times New Roman" w:cs="Times New Roman"/>
        </w:rPr>
        <w:t>Figure</w:t>
      </w:r>
      <w:r w:rsidR="005171E6" w:rsidRPr="00246CE4">
        <w:rPr>
          <w:rFonts w:ascii="Times New Roman" w:hAnsi="Times New Roman" w:cs="Times New Roman"/>
        </w:rPr>
        <w:t xml:space="preserve"> </w:t>
      </w:r>
      <w:r w:rsidR="007F1E9D">
        <w:rPr>
          <w:rFonts w:ascii="Times New Roman" w:hAnsi="Times New Roman" w:cs="Times New Roman"/>
        </w:rPr>
        <w:t>3</w:t>
      </w:r>
      <w:r w:rsidRPr="00246CE4">
        <w:rPr>
          <w:rFonts w:ascii="Times New Roman" w:hAnsi="Times New Roman" w:cs="Times New Roman"/>
        </w:rPr>
        <w:t xml:space="preserve">. </w:t>
      </w:r>
      <w:r w:rsidR="00241420" w:rsidRPr="00246CE4">
        <w:rPr>
          <w:rFonts w:ascii="Times New Roman" w:hAnsi="Times New Roman" w:cs="Times New Roman"/>
        </w:rPr>
        <w:t>Particles and histograms of</w:t>
      </w:r>
      <w:r w:rsidR="00EF0130" w:rsidRPr="00246CE4">
        <w:rPr>
          <w:rFonts w:ascii="Times New Roman" w:hAnsi="Times New Roman" w:cs="Times New Roman"/>
        </w:rPr>
        <w:t>:</w:t>
      </w:r>
      <w:r w:rsidR="00241420" w:rsidRPr="00246CE4">
        <w:rPr>
          <w:rFonts w:ascii="Times New Roman" w:hAnsi="Times New Roman" w:cs="Times New Roman"/>
        </w:rPr>
        <w:t xml:space="preserve"> </w:t>
      </w:r>
      <w:r w:rsidR="00EF0130" w:rsidRPr="00246CE4">
        <w:rPr>
          <w:rFonts w:ascii="Times New Roman" w:hAnsi="Times New Roman" w:cs="Times New Roman"/>
        </w:rPr>
        <w:t>(</w:t>
      </w:r>
      <w:r w:rsidR="003D65E2" w:rsidRPr="00246CE4">
        <w:rPr>
          <w:rFonts w:ascii="Times New Roman" w:hAnsi="Times New Roman" w:cs="Times New Roman"/>
        </w:rPr>
        <w:t xml:space="preserve">a) </w:t>
      </w:r>
      <w:r w:rsidR="00957F90" w:rsidRPr="00246CE4">
        <w:rPr>
          <w:rFonts w:ascii="Times New Roman" w:hAnsi="Times New Roman" w:cs="Times New Roman"/>
        </w:rPr>
        <w:t xml:space="preserve">plastic </w:t>
      </w:r>
      <w:r w:rsidR="003D65E2" w:rsidRPr="00246CE4">
        <w:rPr>
          <w:rFonts w:ascii="Times New Roman" w:hAnsi="Times New Roman" w:cs="Times New Roman"/>
        </w:rPr>
        <w:t>bottles directly shredded (flakes)</w:t>
      </w:r>
      <w:r w:rsidR="00EF0130" w:rsidRPr="00246CE4">
        <w:rPr>
          <w:rFonts w:ascii="Times New Roman" w:hAnsi="Times New Roman" w:cs="Times New Roman"/>
        </w:rPr>
        <w:t>;</w:t>
      </w:r>
      <w:r w:rsidR="003D65E2" w:rsidRPr="00246CE4">
        <w:rPr>
          <w:rFonts w:ascii="Times New Roman" w:hAnsi="Times New Roman" w:cs="Times New Roman"/>
        </w:rPr>
        <w:t xml:space="preserve"> </w:t>
      </w:r>
      <w:r w:rsidR="00EF0130" w:rsidRPr="00246CE4">
        <w:rPr>
          <w:rFonts w:ascii="Times New Roman" w:hAnsi="Times New Roman" w:cs="Times New Roman"/>
        </w:rPr>
        <w:t>(</w:t>
      </w:r>
      <w:r w:rsidR="003D65E2" w:rsidRPr="00246CE4">
        <w:rPr>
          <w:rFonts w:ascii="Times New Roman" w:hAnsi="Times New Roman" w:cs="Times New Roman"/>
        </w:rPr>
        <w:t xml:space="preserve">b) </w:t>
      </w:r>
      <w:r w:rsidR="00957F90" w:rsidRPr="00246CE4">
        <w:rPr>
          <w:rFonts w:ascii="Times New Roman" w:hAnsi="Times New Roman" w:cs="Times New Roman"/>
        </w:rPr>
        <w:t xml:space="preserve">plastics </w:t>
      </w:r>
      <w:r w:rsidR="003D65E2" w:rsidRPr="00246CE4">
        <w:rPr>
          <w:rFonts w:ascii="Times New Roman" w:hAnsi="Times New Roman" w:cs="Times New Roman"/>
        </w:rPr>
        <w:t xml:space="preserve">shredded </w:t>
      </w:r>
      <w:r w:rsidR="000C3109" w:rsidRPr="00246CE4">
        <w:rPr>
          <w:rFonts w:ascii="Times New Roman" w:hAnsi="Times New Roman" w:cs="Times New Roman"/>
        </w:rPr>
        <w:t xml:space="preserve">from </w:t>
      </w:r>
      <w:r w:rsidR="00957F90" w:rsidRPr="00246CE4">
        <w:rPr>
          <w:rFonts w:ascii="Times New Roman" w:hAnsi="Times New Roman" w:cs="Times New Roman"/>
        </w:rPr>
        <w:t xml:space="preserve">3D printed </w:t>
      </w:r>
      <w:r w:rsidR="000C3109" w:rsidRPr="00246CE4">
        <w:rPr>
          <w:rFonts w:ascii="Times New Roman" w:hAnsi="Times New Roman" w:cs="Times New Roman"/>
        </w:rPr>
        <w:t>waste p</w:t>
      </w:r>
      <w:r w:rsidR="00957F90" w:rsidRPr="00246CE4">
        <w:rPr>
          <w:rFonts w:ascii="Times New Roman" w:hAnsi="Times New Roman" w:cs="Times New Roman"/>
        </w:rPr>
        <w:t>arts</w:t>
      </w:r>
      <w:r w:rsidR="000C3109" w:rsidRPr="00246CE4">
        <w:rPr>
          <w:rFonts w:ascii="Times New Roman" w:hAnsi="Times New Roman" w:cs="Times New Roman"/>
        </w:rPr>
        <w:t xml:space="preserve"> (shredded)</w:t>
      </w:r>
      <w:r w:rsidR="00EF0130" w:rsidRPr="00246CE4">
        <w:rPr>
          <w:rFonts w:ascii="Times New Roman" w:hAnsi="Times New Roman" w:cs="Times New Roman"/>
        </w:rPr>
        <w:t>;</w:t>
      </w:r>
      <w:r w:rsidR="000C3109" w:rsidRPr="00246CE4">
        <w:rPr>
          <w:rFonts w:ascii="Times New Roman" w:hAnsi="Times New Roman" w:cs="Times New Roman"/>
        </w:rPr>
        <w:t xml:space="preserve"> </w:t>
      </w:r>
      <w:r w:rsidR="00EF0130" w:rsidRPr="00246CE4">
        <w:rPr>
          <w:rFonts w:ascii="Times New Roman" w:hAnsi="Times New Roman" w:cs="Times New Roman"/>
        </w:rPr>
        <w:t>(</w:t>
      </w:r>
      <w:r w:rsidR="000C3109" w:rsidRPr="00246CE4">
        <w:rPr>
          <w:rFonts w:ascii="Times New Roman" w:hAnsi="Times New Roman" w:cs="Times New Roman"/>
        </w:rPr>
        <w:t xml:space="preserve">c) </w:t>
      </w:r>
      <w:r w:rsidR="008C2B9A" w:rsidRPr="00246CE4">
        <w:rPr>
          <w:rFonts w:ascii="Times New Roman" w:hAnsi="Times New Roman" w:cs="Times New Roman"/>
        </w:rPr>
        <w:t>homemade pellets</w:t>
      </w:r>
      <w:r w:rsidR="00957F90" w:rsidRPr="00246CE4">
        <w:rPr>
          <w:rFonts w:ascii="Times New Roman" w:hAnsi="Times New Roman" w:cs="Times New Roman"/>
        </w:rPr>
        <w:t xml:space="preserve"> from shredded plastic bottles</w:t>
      </w:r>
      <w:r w:rsidR="00EF0130" w:rsidRPr="00246CE4">
        <w:rPr>
          <w:rFonts w:ascii="Times New Roman" w:hAnsi="Times New Roman" w:cs="Times New Roman"/>
        </w:rPr>
        <w:t>; and</w:t>
      </w:r>
      <w:r w:rsidR="008C2B9A" w:rsidRPr="00246CE4">
        <w:rPr>
          <w:rFonts w:ascii="Times New Roman" w:hAnsi="Times New Roman" w:cs="Times New Roman"/>
        </w:rPr>
        <w:t xml:space="preserve"> </w:t>
      </w:r>
      <w:r w:rsidR="00EF0130" w:rsidRPr="00246CE4">
        <w:rPr>
          <w:rFonts w:ascii="Times New Roman" w:hAnsi="Times New Roman" w:cs="Times New Roman"/>
        </w:rPr>
        <w:t>(</w:t>
      </w:r>
      <w:r w:rsidR="008C2B9A" w:rsidRPr="00246CE4">
        <w:rPr>
          <w:rFonts w:ascii="Times New Roman" w:hAnsi="Times New Roman" w:cs="Times New Roman"/>
        </w:rPr>
        <w:t>d)</w:t>
      </w:r>
      <w:r w:rsidR="00EF0130" w:rsidRPr="00246CE4">
        <w:rPr>
          <w:rFonts w:ascii="Times New Roman" w:hAnsi="Times New Roman" w:cs="Times New Roman"/>
        </w:rPr>
        <w:t xml:space="preserve"> </w:t>
      </w:r>
      <w:r w:rsidR="00525D81" w:rsidRPr="00246CE4">
        <w:rPr>
          <w:rFonts w:ascii="Times New Roman" w:hAnsi="Times New Roman" w:cs="Times New Roman"/>
        </w:rPr>
        <w:t xml:space="preserve">commercial </w:t>
      </w:r>
      <w:r w:rsidR="00957F90" w:rsidRPr="00246CE4">
        <w:rPr>
          <w:rFonts w:ascii="Times New Roman" w:hAnsi="Times New Roman" w:cs="Times New Roman"/>
        </w:rPr>
        <w:t xml:space="preserve">virgin PLA pellets as a benchmark </w:t>
      </w:r>
      <w:r w:rsidR="00525D81" w:rsidRPr="00246CE4">
        <w:rPr>
          <w:rFonts w:ascii="Times New Roman" w:hAnsi="Times New Roman" w:cs="Times New Roman"/>
        </w:rPr>
        <w:t>(</w:t>
      </w:r>
      <w:proofErr w:type="spellStart"/>
      <w:r w:rsidR="00525D81" w:rsidRPr="00246CE4">
        <w:rPr>
          <w:rFonts w:ascii="Times New Roman" w:hAnsi="Times New Roman" w:cs="Times New Roman"/>
        </w:rPr>
        <w:t>vPellets</w:t>
      </w:r>
      <w:proofErr w:type="spellEnd"/>
      <w:r w:rsidR="00525D81" w:rsidRPr="00246CE4">
        <w:rPr>
          <w:rFonts w:ascii="Times New Roman" w:hAnsi="Times New Roman" w:cs="Times New Roman"/>
        </w:rPr>
        <w:t xml:space="preserve">). </w:t>
      </w:r>
    </w:p>
    <w:p w14:paraId="5A93207A" w14:textId="37F9E98A" w:rsidR="00087373" w:rsidRDefault="00087373" w:rsidP="004E4E22">
      <w:pPr>
        <w:pStyle w:val="Heading2"/>
        <w:numPr>
          <w:ilvl w:val="2"/>
          <w:numId w:val="30"/>
        </w:numPr>
        <w:rPr>
          <w:rFonts w:ascii="Times New Roman" w:hAnsi="Times New Roman" w:cs="Times New Roman"/>
          <w:b/>
          <w:bCs/>
          <w:color w:val="000000" w:themeColor="text1"/>
          <w:sz w:val="24"/>
          <w:szCs w:val="24"/>
        </w:rPr>
      </w:pPr>
      <w:r w:rsidRPr="00246CE4">
        <w:rPr>
          <w:rFonts w:ascii="Times New Roman" w:hAnsi="Times New Roman" w:cs="Times New Roman"/>
          <w:b/>
          <w:bCs/>
          <w:color w:val="000000" w:themeColor="text1"/>
          <w:sz w:val="24"/>
          <w:szCs w:val="24"/>
        </w:rPr>
        <w:lastRenderedPageBreak/>
        <w:t>Flow</w:t>
      </w:r>
    </w:p>
    <w:p w14:paraId="56E41FF4" w14:textId="1C2CAC87" w:rsidR="0004026B" w:rsidRPr="00431D87" w:rsidRDefault="0004026B" w:rsidP="0004026B">
      <w:pPr>
        <w:pStyle w:val="Heading4"/>
        <w:jc w:val="both"/>
        <w:rPr>
          <w:rFonts w:ascii="Times New Roman" w:hAnsi="Times New Roman" w:cs="Times New Roman"/>
          <w:i w:val="0"/>
          <w:iCs w:val="0"/>
          <w:color w:val="000000" w:themeColor="text1"/>
        </w:rPr>
      </w:pPr>
      <w:r w:rsidRPr="00431D87">
        <w:rPr>
          <w:rFonts w:ascii="Times New Roman" w:hAnsi="Times New Roman" w:cs="Times New Roman"/>
          <w:i w:val="0"/>
          <w:iCs w:val="0"/>
          <w:color w:val="000000" w:themeColor="text1"/>
        </w:rPr>
        <w:t>Previous studies have shown that increasing the extrusion multiplier (EM) can reduce void content</w:t>
      </w:r>
      <w:r w:rsidR="007F118F" w:rsidRPr="00431D87">
        <w:rPr>
          <w:rFonts w:ascii="Times New Roman" w:hAnsi="Times New Roman" w:cs="Times New Roman"/>
          <w:i w:val="0"/>
          <w:iCs w:val="0"/>
          <w:color w:val="000000" w:themeColor="text1"/>
        </w:rPr>
        <w:t xml:space="preserve"> </w:t>
      </w:r>
      <w:r w:rsidR="007F118F" w:rsidRPr="00431D87">
        <w:rPr>
          <w:rFonts w:ascii="Times New Roman" w:hAnsi="Times New Roman" w:cs="Times New Roman"/>
          <w:i w:val="0"/>
          <w:iCs w:val="0"/>
          <w:color w:val="000000" w:themeColor="text1"/>
        </w:rPr>
        <w:fldChar w:fldCharType="begin"/>
      </w:r>
      <w:r w:rsidR="00EE0ACE" w:rsidRPr="00431D87">
        <w:rPr>
          <w:rFonts w:ascii="Times New Roman" w:hAnsi="Times New Roman" w:cs="Times New Roman"/>
          <w:i w:val="0"/>
          <w:iCs w:val="0"/>
          <w:color w:val="000000" w:themeColor="text1"/>
        </w:rPr>
        <w:instrText xml:space="preserve"> ADDIN ZOTERO_ITEM CSL_CITATION {"citationID":"k5iT7X65","properties":{"formattedCitation":"(Gordeev et al., 2018)","plainCitation":"(Gordeev et al., 2018)","noteIndex":0},"citationItems":[{"id":176,"uris":["http://zotero.org/users/7033217/items/4Q6GIJ4S"],"itemData":{"id":176,"type":"article-journal","abstract":"Additive manufacturing with fused deposition modeling (FDM) is currently optimized for a wide range of research and commercial applications. The major disadvantage of FDM-created products is their low quality and structural defects (porosity), which impose an obstacle to utilizing them in functional prototyping and direct digital manufacturing of objects intended to contact with gases and liquids. This article describes a simple and efficient approach for assessing the quality of 3D printed objects. Using this approach it was shown that the wall permeability of a printed object depends on its geometric shape and is gradually reduced in a following series: cylinder &gt; cube &gt; pyramid &gt; sphere &gt; cone. Filament feed rate, wall geometry and G-code-defined wall structure were found as primary parameters that influence the quality of 3D-printed products. Optimization of these parameters led to an overall increase in quality and improvement of sealing properties. It was demonstrated that high quality of 3D printed objects can be achieved using routinely available printers and standard filaments.","citation-key":"gordeev2018","container-title":"PLOS ONE","DOI":"10.1371/journal.pone.0198370","ISSN":"1932-6203","issue":"6","journalAbbreviation":"PLOS ONE","language":"en","page":"e0198370","publisher":"Public Library of Science","source":"PLoS Journals","title":"Improvement of quality of 3D printed objects by elimination of microscopic structural defects in fused deposition modeling","volume":"13","author":[{"family":"Gordeev","given":"Evgeniy G."},{"family":"Galushko","given":"Alexey S."},{"family":"Ananikov","given":"Valentine P."}],"issued":{"date-parts":[["2018"]],"season":"juin"}}}],"schema":"https://github.com/citation-style-language/schema/raw/master/csl-citation.json"} </w:instrText>
      </w:r>
      <w:r w:rsidR="007F118F" w:rsidRPr="00431D87">
        <w:rPr>
          <w:rFonts w:ascii="Times New Roman" w:hAnsi="Times New Roman" w:cs="Times New Roman"/>
          <w:i w:val="0"/>
          <w:iCs w:val="0"/>
          <w:color w:val="000000" w:themeColor="text1"/>
        </w:rPr>
        <w:fldChar w:fldCharType="separate"/>
      </w:r>
      <w:r w:rsidR="00EE0ACE" w:rsidRPr="00431D87">
        <w:rPr>
          <w:rFonts w:ascii="Times New Roman" w:hAnsi="Times New Roman" w:cs="Times New Roman"/>
          <w:i w:val="0"/>
          <w:iCs w:val="0"/>
          <w:color w:val="000000" w:themeColor="text1"/>
          <w:rPrChange w:id="858" w:author="Catalina Suescun Gonzalez" w:date="2026-09-04T11:41:00Z" w16du:dateUtc="2026-09-04T09:41:00Z">
            <w:rPr>
              <w:rFonts w:ascii="Times New Roman" w:hAnsi="Times New Roman" w:cs="Times New Roman"/>
            </w:rPr>
          </w:rPrChange>
        </w:rPr>
        <w:t>(Gordeev et al., 2018)</w:t>
      </w:r>
      <w:r w:rsidR="007F118F" w:rsidRPr="00431D87">
        <w:rPr>
          <w:rFonts w:ascii="Times New Roman" w:hAnsi="Times New Roman" w:cs="Times New Roman"/>
          <w:i w:val="0"/>
          <w:iCs w:val="0"/>
          <w:color w:val="000000" w:themeColor="text1"/>
        </w:rPr>
        <w:fldChar w:fldCharType="end"/>
      </w:r>
      <w:r w:rsidRPr="00431D87">
        <w:rPr>
          <w:rFonts w:ascii="Times New Roman" w:hAnsi="Times New Roman" w:cs="Times New Roman"/>
          <w:i w:val="0"/>
          <w:iCs w:val="0"/>
          <w:color w:val="000000" w:themeColor="text1"/>
        </w:rPr>
        <w:t xml:space="preserve">, improve inter-layer and inter-raster adhesion </w:t>
      </w:r>
      <w:r w:rsidR="007F118F" w:rsidRPr="00431D87">
        <w:rPr>
          <w:rFonts w:ascii="Times New Roman" w:hAnsi="Times New Roman" w:cs="Times New Roman"/>
          <w:i w:val="0"/>
          <w:iCs w:val="0"/>
          <w:color w:val="000000" w:themeColor="text1"/>
        </w:rPr>
        <w:fldChar w:fldCharType="begin"/>
      </w:r>
      <w:r w:rsidR="00EE0ACE" w:rsidRPr="00431D87">
        <w:rPr>
          <w:rFonts w:ascii="Times New Roman" w:hAnsi="Times New Roman" w:cs="Times New Roman"/>
          <w:i w:val="0"/>
          <w:iCs w:val="0"/>
          <w:color w:val="000000" w:themeColor="text1"/>
        </w:rPr>
        <w:instrText xml:space="preserve"> ADDIN ZOTERO_ITEM CSL_CITATION {"citationID":"5lhKhlHQ","properties":{"formattedCitation":"(Ariel Leong et al., 2022)","plainCitation":"(Ariel Leong et al., 2022)","noteIndex":0},"citationItems":[{"id":6313,"uris":["http://zotero.org/groups/5518993/items/7GEMIFBN"],"itemData":{"id":6313,"type":"article-journal","citation-key":"arielleongCompositeFilamentMade2022","container-title":"Journal of Natural Fibers","DOI":"10.1080/15440478.2021.1941488","ISSN":"1544-0478, 1544-046X","issue":"13","journalAbbreviation":"Journal of Natural Fibers","language":"en","page":"7033-7048","source":"DOI.org (Crossref)","title":"Composite Filament Made from Post-used Styrofoam and Corn Husk Fiber for Fuse Deposition Modeling","volume":"19","author":[{"family":"Ariel Leong","given":"J. J."},{"family":"Koay","given":"S. C."},{"family":"Chan","given":"M. Y."},{"family":"Choo","given":"H. L."},{"family":"Tshai","given":"K. Y."},{"family":"Ong","given":"T. K."}],"issued":{"date-parts":[["2022",12,1]]}}}],"schema":"https://github.com/citation-style-language/schema/raw/master/csl-citation.json"} </w:instrText>
      </w:r>
      <w:r w:rsidR="007F118F" w:rsidRPr="00431D87">
        <w:rPr>
          <w:rFonts w:ascii="Times New Roman" w:hAnsi="Times New Roman" w:cs="Times New Roman"/>
          <w:i w:val="0"/>
          <w:iCs w:val="0"/>
          <w:color w:val="000000" w:themeColor="text1"/>
        </w:rPr>
        <w:fldChar w:fldCharType="separate"/>
      </w:r>
      <w:r w:rsidR="00EE0ACE" w:rsidRPr="00431D87">
        <w:rPr>
          <w:rFonts w:ascii="Times New Roman" w:hAnsi="Times New Roman" w:cs="Times New Roman"/>
          <w:i w:val="0"/>
          <w:iCs w:val="0"/>
          <w:color w:val="000000" w:themeColor="text1"/>
          <w:rPrChange w:id="859" w:author="Catalina Suescun Gonzalez" w:date="2026-09-04T11:41:00Z" w16du:dateUtc="2026-09-04T09:41:00Z">
            <w:rPr>
              <w:rFonts w:ascii="Times New Roman" w:hAnsi="Times New Roman" w:cs="Times New Roman"/>
            </w:rPr>
          </w:rPrChange>
        </w:rPr>
        <w:t>(Ariel Leong et al., 2022)</w:t>
      </w:r>
      <w:r w:rsidR="007F118F" w:rsidRPr="00431D87">
        <w:rPr>
          <w:rFonts w:ascii="Times New Roman" w:hAnsi="Times New Roman" w:cs="Times New Roman"/>
          <w:i w:val="0"/>
          <w:iCs w:val="0"/>
          <w:color w:val="000000" w:themeColor="text1"/>
        </w:rPr>
        <w:fldChar w:fldCharType="end"/>
      </w:r>
      <w:r w:rsidRPr="00431D87">
        <w:rPr>
          <w:rFonts w:ascii="Times New Roman" w:hAnsi="Times New Roman" w:cs="Times New Roman"/>
          <w:i w:val="0"/>
          <w:iCs w:val="0"/>
          <w:color w:val="000000" w:themeColor="text1"/>
        </w:rPr>
        <w:t>, and enhance the tensile properties of FFF parts</w:t>
      </w:r>
      <w:r w:rsidR="007F118F" w:rsidRPr="00431D87">
        <w:rPr>
          <w:rFonts w:ascii="Times New Roman" w:hAnsi="Times New Roman" w:cs="Times New Roman"/>
          <w:i w:val="0"/>
          <w:iCs w:val="0"/>
          <w:color w:val="000000" w:themeColor="text1"/>
        </w:rPr>
        <w:t xml:space="preserve"> </w:t>
      </w:r>
      <w:r w:rsidR="007F118F" w:rsidRPr="00431D87">
        <w:rPr>
          <w:rFonts w:ascii="Times New Roman" w:hAnsi="Times New Roman" w:cs="Times New Roman"/>
          <w:i w:val="0"/>
          <w:iCs w:val="0"/>
          <w:color w:val="000000" w:themeColor="text1"/>
        </w:rPr>
        <w:fldChar w:fldCharType="begin"/>
      </w:r>
      <w:r w:rsidR="00EE0ACE" w:rsidRPr="00431D87">
        <w:rPr>
          <w:rFonts w:ascii="Times New Roman" w:hAnsi="Times New Roman" w:cs="Times New Roman"/>
          <w:i w:val="0"/>
          <w:iCs w:val="0"/>
          <w:color w:val="000000" w:themeColor="text1"/>
        </w:rPr>
        <w:instrText xml:space="preserve"> ADDIN ZOTERO_ITEM CSL_CITATION {"citationID":"7LaQoVjs","properties":{"formattedCitation":"(Ghorbani et al., 2022)","plainCitation":"(Ghorbani et al., 2022)","noteIndex":0},"citationItems":[{"id":334,"uris":["http://zotero.org/users/7033217/items/9VD4SQGI"],"itemData":{"id":334,"type":"article-journal","abstract":"Fused filament fabrication (FFF) is one of the most common additive manufacturing (AM) processes due to its simplicity and low cost. However, weak interlayer interfaces, high porosity, and mechanical anisotropy limit FFF applications. This paper investigates the effects of an FFF process parameter, i.e., extrusion multiplier, on the structure and interlayer strength of FFF parts made from acrylonitrile butadiene styrene (ABS). Increasing the extrusion multiplier over its predefined standard value improved the tensile strength in the print direction (X-orientation) and build direction (Z-orientation) by up to 10% and 50%, respectively, resulting in entirely void-free parts with nearly isotropic strength. These improvements are explained via finite element analysis (FEA) and bonding mechanisms in FFF. Finally, the effects of extrusion rate on various AM features in a benchmark part are investigated. This study shows that mechanical anisotropy is not inherent to FFF and, despite the common belief, voids can be eliminated entirely in FFF parts. Complex isotropic parts can be made via FFF, opening new applications for this technology and allowing it to compete with other AM processes.","citation-key":"ghorbani2022","container-title":"Journal of Manufacturing Processes","DOI":"10.1016/j.jmapro.2022.06.026","ISSN":"1526-6125","journalAbbreviation":"Journal of Manufacturing Processes","page":"651-658","source":"ScienceDirect","title":"Eliminating voids and reducing mechanical anisotropy in fused filament fabrication parts by adjusting the filament extrusion rate","volume":"80","author":[{"family":"Ghorbani","given":"Jafar"},{"family":"Koirala","given":"Pratik"},{"family":"Shen","given":"Yu-Lin"},{"family":"Tehrani","given":"Mehran"}],"issued":{"date-parts":[["2022",8,1]]}}}],"schema":"https://github.com/citation-style-language/schema/raw/master/csl-citation.json"} </w:instrText>
      </w:r>
      <w:r w:rsidR="007F118F" w:rsidRPr="00431D87">
        <w:rPr>
          <w:rFonts w:ascii="Times New Roman" w:hAnsi="Times New Roman" w:cs="Times New Roman"/>
          <w:i w:val="0"/>
          <w:iCs w:val="0"/>
          <w:color w:val="000000" w:themeColor="text1"/>
        </w:rPr>
        <w:fldChar w:fldCharType="separate"/>
      </w:r>
      <w:r w:rsidR="00EE0ACE" w:rsidRPr="00431D87">
        <w:rPr>
          <w:rFonts w:ascii="Times New Roman" w:hAnsi="Times New Roman" w:cs="Times New Roman"/>
          <w:i w:val="0"/>
          <w:iCs w:val="0"/>
          <w:color w:val="000000" w:themeColor="text1"/>
          <w:rPrChange w:id="860" w:author="Catalina Suescun Gonzalez" w:date="2026-09-04T11:41:00Z" w16du:dateUtc="2026-09-04T09:41:00Z">
            <w:rPr>
              <w:rFonts w:ascii="Times New Roman" w:hAnsi="Times New Roman" w:cs="Times New Roman"/>
            </w:rPr>
          </w:rPrChange>
        </w:rPr>
        <w:t>(Ghorbani et al., 2022)</w:t>
      </w:r>
      <w:r w:rsidR="007F118F" w:rsidRPr="00431D87">
        <w:rPr>
          <w:rFonts w:ascii="Times New Roman" w:hAnsi="Times New Roman" w:cs="Times New Roman"/>
          <w:i w:val="0"/>
          <w:iCs w:val="0"/>
          <w:color w:val="000000" w:themeColor="text1"/>
        </w:rPr>
        <w:fldChar w:fldCharType="end"/>
      </w:r>
      <w:r w:rsidR="007F118F" w:rsidRPr="00431D87">
        <w:rPr>
          <w:rFonts w:ascii="Times New Roman" w:hAnsi="Times New Roman" w:cs="Times New Roman"/>
          <w:i w:val="0"/>
          <w:iCs w:val="0"/>
          <w:color w:val="000000" w:themeColor="text1"/>
        </w:rPr>
        <w:t>.</w:t>
      </w:r>
      <w:r w:rsidRPr="00431D87">
        <w:rPr>
          <w:rFonts w:ascii="Times New Roman" w:hAnsi="Times New Roman" w:cs="Times New Roman"/>
          <w:i w:val="0"/>
          <w:iCs w:val="0"/>
          <w:color w:val="000000" w:themeColor="text1"/>
        </w:rPr>
        <w:t xml:space="preserve"> However, its role in flow regulation with respect to pellet granulometry and particle size remains underexplored. Therefore, two geometries were used to assess flow consistency: a snake-shaped specimen to evaluate width variation with increasing EM, and a square specimen for qualitative and dimensional assessment.</w:t>
      </w:r>
    </w:p>
    <w:p w14:paraId="08AAB44D" w14:textId="77777777" w:rsidR="0004026B" w:rsidRPr="00A6041B" w:rsidRDefault="0004026B" w:rsidP="0004026B">
      <w:pPr>
        <w:pStyle w:val="Heading4"/>
        <w:jc w:val="both"/>
        <w:rPr>
          <w:rFonts w:ascii="Times New Roman" w:hAnsi="Times New Roman" w:cs="Times New Roman"/>
          <w:i w:val="0"/>
          <w:iCs w:val="0"/>
          <w:color w:val="000000" w:themeColor="text1"/>
        </w:rPr>
      </w:pPr>
      <w:r w:rsidRPr="00A6041B">
        <w:rPr>
          <w:rFonts w:ascii="Times New Roman" w:hAnsi="Times New Roman" w:cs="Times New Roman"/>
          <w:i w:val="0"/>
          <w:iCs w:val="0"/>
          <w:color w:val="000000" w:themeColor="text1"/>
        </w:rPr>
        <w:t>Flow experiments were conducted using four particle types: commercial virgin PLA pellets as a benchmark, bottle flakes, shredded particles from previous 3D printed parts, and laboratory-made pellets. The results showed under-extrusion when irregular particles were used, confirming the need to consider EM as a key process parameter. In FGF printing, EM regulates material flow by adjusting the screw rotation speed in the conveying mechanism.</w:t>
      </w:r>
    </w:p>
    <w:p w14:paraId="256FCA10" w14:textId="77777777" w:rsidR="0004026B" w:rsidRPr="00C76B04" w:rsidRDefault="0004026B" w:rsidP="002162E5">
      <w:pPr>
        <w:pStyle w:val="ListParagraph"/>
        <w:ind w:left="908"/>
        <w:rPr>
          <w:color w:val="000000" w:themeColor="text1"/>
        </w:rPr>
      </w:pPr>
    </w:p>
    <w:p w14:paraId="17D32BD2" w14:textId="30BEFD3A" w:rsidR="008324D1" w:rsidRPr="00246CE4" w:rsidRDefault="00781060" w:rsidP="00781060">
      <w:pPr>
        <w:pStyle w:val="Heading4"/>
        <w:rPr>
          <w:rFonts w:ascii="Times New Roman" w:hAnsi="Times New Roman" w:cs="Times New Roman"/>
          <w:b/>
          <w:bCs/>
          <w:i w:val="0"/>
          <w:iCs w:val="0"/>
          <w:color w:val="auto"/>
        </w:rPr>
      </w:pPr>
      <w:r w:rsidRPr="00246CE4">
        <w:rPr>
          <w:rFonts w:ascii="Times New Roman" w:hAnsi="Times New Roman" w:cs="Times New Roman"/>
          <w:b/>
          <w:bCs/>
          <w:i w:val="0"/>
          <w:iCs w:val="0"/>
          <w:color w:val="auto"/>
        </w:rPr>
        <w:t>3</w:t>
      </w:r>
      <w:r w:rsidR="008324D1" w:rsidRPr="00246CE4">
        <w:rPr>
          <w:rFonts w:ascii="Times New Roman" w:hAnsi="Times New Roman" w:cs="Times New Roman"/>
          <w:b/>
          <w:bCs/>
          <w:i w:val="0"/>
          <w:iCs w:val="0"/>
          <w:color w:val="auto"/>
        </w:rPr>
        <w:t>.</w:t>
      </w:r>
      <w:r w:rsidR="00EA6DF7" w:rsidRPr="00246CE4">
        <w:rPr>
          <w:rFonts w:ascii="Times New Roman" w:hAnsi="Times New Roman" w:cs="Times New Roman"/>
          <w:b/>
          <w:bCs/>
          <w:i w:val="0"/>
          <w:iCs w:val="0"/>
          <w:color w:val="auto"/>
        </w:rPr>
        <w:t>2</w:t>
      </w:r>
      <w:r w:rsidR="008324D1" w:rsidRPr="00246CE4">
        <w:rPr>
          <w:rFonts w:ascii="Times New Roman" w:hAnsi="Times New Roman" w:cs="Times New Roman"/>
          <w:b/>
          <w:bCs/>
          <w:i w:val="0"/>
          <w:iCs w:val="0"/>
          <w:color w:val="auto"/>
        </w:rPr>
        <w:t>.</w:t>
      </w:r>
      <w:r w:rsidR="00154A6E" w:rsidRPr="00246CE4">
        <w:rPr>
          <w:rFonts w:ascii="Times New Roman" w:hAnsi="Times New Roman" w:cs="Times New Roman"/>
          <w:b/>
          <w:bCs/>
          <w:i w:val="0"/>
          <w:iCs w:val="0"/>
          <w:color w:val="auto"/>
        </w:rPr>
        <w:t>2</w:t>
      </w:r>
      <w:r w:rsidR="008324D1" w:rsidRPr="00246CE4">
        <w:rPr>
          <w:rFonts w:ascii="Times New Roman" w:hAnsi="Times New Roman" w:cs="Times New Roman"/>
          <w:b/>
          <w:bCs/>
          <w:i w:val="0"/>
          <w:iCs w:val="0"/>
          <w:color w:val="auto"/>
        </w:rPr>
        <w:t>.</w:t>
      </w:r>
      <w:r w:rsidRPr="00246CE4">
        <w:rPr>
          <w:rFonts w:ascii="Times New Roman" w:hAnsi="Times New Roman" w:cs="Times New Roman"/>
          <w:b/>
          <w:bCs/>
          <w:i w:val="0"/>
          <w:iCs w:val="0"/>
          <w:color w:val="auto"/>
        </w:rPr>
        <w:t>1</w:t>
      </w:r>
      <w:r w:rsidR="008324D1" w:rsidRPr="00246CE4">
        <w:rPr>
          <w:rFonts w:ascii="Times New Roman" w:hAnsi="Times New Roman" w:cs="Times New Roman"/>
          <w:b/>
          <w:bCs/>
          <w:i w:val="0"/>
          <w:iCs w:val="0"/>
          <w:color w:val="auto"/>
        </w:rPr>
        <w:t xml:space="preserve"> Snake</w:t>
      </w:r>
      <w:r w:rsidR="00444134" w:rsidRPr="00246CE4">
        <w:rPr>
          <w:rFonts w:ascii="Times New Roman" w:hAnsi="Times New Roman" w:cs="Times New Roman"/>
          <w:b/>
          <w:bCs/>
          <w:i w:val="0"/>
          <w:iCs w:val="0"/>
          <w:color w:val="auto"/>
        </w:rPr>
        <w:t>-shaped geometry</w:t>
      </w:r>
    </w:p>
    <w:p w14:paraId="3C994298" w14:textId="2DAD2BE0" w:rsidR="001950DD" w:rsidRPr="00246CE4" w:rsidRDefault="009104D6" w:rsidP="001950DD">
      <w:pPr>
        <w:jc w:val="both"/>
        <w:rPr>
          <w:rFonts w:ascii="Times New Roman" w:hAnsi="Times New Roman" w:cs="Times New Roman"/>
        </w:rPr>
      </w:pPr>
      <w:r w:rsidRPr="00444A48">
        <w:rPr>
          <w:rFonts w:ascii="Times New Roman" w:hAnsi="Times New Roman" w:cs="Times New Roman"/>
          <w:highlight w:val="yellow"/>
          <w:rPrChange w:id="861" w:author="Catalina Suescun Gonzalez" w:date="2026-09-04T12:08:00Z" w16du:dateUtc="2026-09-04T10:08:00Z">
            <w:rPr>
              <w:rFonts w:ascii="Times New Roman" w:hAnsi="Times New Roman" w:cs="Times New Roman"/>
            </w:rPr>
          </w:rPrChange>
        </w:rPr>
        <w:t>Th</w:t>
      </w:r>
      <w:r w:rsidR="00205D9B" w:rsidRPr="00444A48">
        <w:rPr>
          <w:rFonts w:ascii="Times New Roman" w:hAnsi="Times New Roman" w:cs="Times New Roman"/>
          <w:highlight w:val="yellow"/>
          <w:rPrChange w:id="862" w:author="Catalina Suescun Gonzalez" w:date="2026-09-04T12:08:00Z" w16du:dateUtc="2026-09-04T10:08:00Z">
            <w:rPr>
              <w:rFonts w:ascii="Times New Roman" w:hAnsi="Times New Roman" w:cs="Times New Roman"/>
            </w:rPr>
          </w:rPrChange>
        </w:rPr>
        <w:t xml:space="preserve">e </w:t>
      </w:r>
      <w:r w:rsidR="00444134" w:rsidRPr="00444A48">
        <w:rPr>
          <w:rFonts w:ascii="Times New Roman" w:hAnsi="Times New Roman" w:cs="Times New Roman"/>
          <w:highlight w:val="yellow"/>
          <w:rPrChange w:id="863" w:author="Catalina Suescun Gonzalez" w:date="2026-09-04T12:08:00Z" w16du:dateUtc="2026-09-04T10:08:00Z">
            <w:rPr>
              <w:rFonts w:ascii="Times New Roman" w:hAnsi="Times New Roman" w:cs="Times New Roman"/>
            </w:rPr>
          </w:rPrChange>
        </w:rPr>
        <w:t xml:space="preserve">testing area of the </w:t>
      </w:r>
      <w:r w:rsidR="00D77F0E" w:rsidRPr="00444A48">
        <w:rPr>
          <w:rFonts w:ascii="Times New Roman" w:hAnsi="Times New Roman" w:cs="Times New Roman"/>
          <w:highlight w:val="yellow"/>
          <w:rPrChange w:id="864" w:author="Catalina Suescun Gonzalez" w:date="2026-09-04T12:08:00Z" w16du:dateUtc="2026-09-04T10:08:00Z">
            <w:rPr>
              <w:rFonts w:ascii="Times New Roman" w:hAnsi="Times New Roman" w:cs="Times New Roman"/>
            </w:rPr>
          </w:rPrChange>
        </w:rPr>
        <w:t>snake-shaped</w:t>
      </w:r>
      <w:r w:rsidR="00444134" w:rsidRPr="00444A48">
        <w:rPr>
          <w:rFonts w:ascii="Times New Roman" w:hAnsi="Times New Roman" w:cs="Times New Roman"/>
          <w:highlight w:val="yellow"/>
          <w:rPrChange w:id="865" w:author="Catalina Suescun Gonzalez" w:date="2026-09-04T12:08:00Z" w16du:dateUtc="2026-09-04T10:08:00Z">
            <w:rPr>
              <w:rFonts w:ascii="Times New Roman" w:hAnsi="Times New Roman" w:cs="Times New Roman"/>
            </w:rPr>
          </w:rPrChange>
        </w:rPr>
        <w:t xml:space="preserve"> geometry </w:t>
      </w:r>
      <w:r w:rsidRPr="00444A48">
        <w:rPr>
          <w:rFonts w:ascii="Times New Roman" w:hAnsi="Times New Roman" w:cs="Times New Roman"/>
          <w:highlight w:val="yellow"/>
          <w:rPrChange w:id="866" w:author="Catalina Suescun Gonzalez" w:date="2026-09-04T12:08:00Z" w16du:dateUtc="2026-09-04T10:08:00Z">
            <w:rPr>
              <w:rFonts w:ascii="Times New Roman" w:hAnsi="Times New Roman" w:cs="Times New Roman"/>
            </w:rPr>
          </w:rPrChange>
        </w:rPr>
        <w:t>was conceived</w:t>
      </w:r>
      <w:r w:rsidR="00D77F0E" w:rsidRPr="00444A48">
        <w:rPr>
          <w:rFonts w:ascii="Times New Roman" w:hAnsi="Times New Roman" w:cs="Times New Roman"/>
          <w:highlight w:val="yellow"/>
          <w:rPrChange w:id="867" w:author="Catalina Suescun Gonzalez" w:date="2026-09-04T12:08:00Z" w16du:dateUtc="2026-09-04T10:08:00Z">
            <w:rPr>
              <w:rFonts w:ascii="Times New Roman" w:hAnsi="Times New Roman" w:cs="Times New Roman"/>
            </w:rPr>
          </w:rPrChange>
        </w:rPr>
        <w:t>,</w:t>
      </w:r>
      <w:r w:rsidRPr="00444A48">
        <w:rPr>
          <w:rFonts w:ascii="Times New Roman" w:hAnsi="Times New Roman" w:cs="Times New Roman"/>
          <w:highlight w:val="yellow"/>
          <w:rPrChange w:id="868" w:author="Catalina Suescun Gonzalez" w:date="2026-09-04T12:08:00Z" w16du:dateUtc="2026-09-04T10:08:00Z">
            <w:rPr>
              <w:rFonts w:ascii="Times New Roman" w:hAnsi="Times New Roman" w:cs="Times New Roman"/>
            </w:rPr>
          </w:rPrChange>
        </w:rPr>
        <w:t xml:space="preserve"> taking t</w:t>
      </w:r>
      <w:r w:rsidR="001950DD" w:rsidRPr="00444A48">
        <w:rPr>
          <w:rFonts w:ascii="Times New Roman" w:hAnsi="Times New Roman" w:cs="Times New Roman"/>
          <w:highlight w:val="yellow"/>
          <w:rPrChange w:id="869" w:author="Catalina Suescun Gonzalez" w:date="2026-09-04T12:08:00Z" w16du:dateUtc="2026-09-04T10:08:00Z">
            <w:rPr>
              <w:rFonts w:ascii="Times New Roman" w:hAnsi="Times New Roman" w:cs="Times New Roman"/>
            </w:rPr>
          </w:rPrChange>
        </w:rPr>
        <w:t>he extrusion multiplier from 100</w:t>
      </w:r>
      <w:r w:rsidR="00715EF8" w:rsidRPr="00444A48">
        <w:rPr>
          <w:rFonts w:ascii="Times New Roman" w:hAnsi="Times New Roman" w:cs="Times New Roman"/>
          <w:highlight w:val="yellow"/>
          <w:rPrChange w:id="870" w:author="Catalina Suescun Gonzalez" w:date="2026-09-04T12:08:00Z" w16du:dateUtc="2026-09-04T10:08:00Z">
            <w:rPr>
              <w:rFonts w:ascii="Times New Roman" w:hAnsi="Times New Roman" w:cs="Times New Roman"/>
            </w:rPr>
          </w:rPrChange>
        </w:rPr>
        <w:t>%</w:t>
      </w:r>
      <w:r w:rsidR="001950DD" w:rsidRPr="00444A48">
        <w:rPr>
          <w:rFonts w:ascii="Times New Roman" w:hAnsi="Times New Roman" w:cs="Times New Roman"/>
          <w:highlight w:val="yellow"/>
          <w:rPrChange w:id="871" w:author="Catalina Suescun Gonzalez" w:date="2026-09-04T12:08:00Z" w16du:dateUtc="2026-09-04T10:08:00Z">
            <w:rPr>
              <w:rFonts w:ascii="Times New Roman" w:hAnsi="Times New Roman" w:cs="Times New Roman"/>
            </w:rPr>
          </w:rPrChange>
        </w:rPr>
        <w:t xml:space="preserve"> to 350</w:t>
      </w:r>
      <w:r w:rsidR="00715EF8" w:rsidRPr="00444A48">
        <w:rPr>
          <w:rFonts w:ascii="Times New Roman" w:hAnsi="Times New Roman" w:cs="Times New Roman"/>
          <w:highlight w:val="yellow"/>
          <w:rPrChange w:id="872" w:author="Catalina Suescun Gonzalez" w:date="2026-09-04T12:08:00Z" w16du:dateUtc="2026-09-04T10:08:00Z">
            <w:rPr>
              <w:rFonts w:ascii="Times New Roman" w:hAnsi="Times New Roman" w:cs="Times New Roman"/>
            </w:rPr>
          </w:rPrChange>
        </w:rPr>
        <w:t>%</w:t>
      </w:r>
      <w:r w:rsidR="001950DD" w:rsidRPr="00444A48">
        <w:rPr>
          <w:rFonts w:ascii="Times New Roman" w:hAnsi="Times New Roman" w:cs="Times New Roman"/>
          <w:highlight w:val="yellow"/>
          <w:rPrChange w:id="873" w:author="Catalina Suescun Gonzalez" w:date="2026-09-04T12:08:00Z" w16du:dateUtc="2026-09-04T10:08:00Z">
            <w:rPr>
              <w:rFonts w:ascii="Times New Roman" w:hAnsi="Times New Roman" w:cs="Times New Roman"/>
            </w:rPr>
          </w:rPrChange>
        </w:rPr>
        <w:t xml:space="preserve"> with increments of 50</w:t>
      </w:r>
      <w:r w:rsidRPr="00444A48">
        <w:rPr>
          <w:rFonts w:ascii="Times New Roman" w:hAnsi="Times New Roman" w:cs="Times New Roman"/>
          <w:highlight w:val="yellow"/>
          <w:rPrChange w:id="874" w:author="Catalina Suescun Gonzalez" w:date="2026-09-04T12:08:00Z" w16du:dateUtc="2026-09-04T10:08:00Z">
            <w:rPr>
              <w:rFonts w:ascii="Times New Roman" w:hAnsi="Times New Roman" w:cs="Times New Roman"/>
            </w:rPr>
          </w:rPrChange>
        </w:rPr>
        <w:t>.</w:t>
      </w:r>
      <w:r w:rsidR="001950DD" w:rsidRPr="00246CE4">
        <w:rPr>
          <w:rFonts w:ascii="Times New Roman" w:hAnsi="Times New Roman" w:cs="Times New Roman"/>
        </w:rPr>
        <w:t xml:space="preserve"> </w:t>
      </w:r>
      <w:r w:rsidRPr="004763CC">
        <w:rPr>
          <w:rFonts w:ascii="Times New Roman" w:hAnsi="Times New Roman" w:cs="Times New Roman"/>
          <w:highlight w:val="yellow"/>
          <w:rPrChange w:id="875" w:author="Catalina Suescun Gonzalez" w:date="2026-08-31T15:11:00Z" w16du:dateUtc="2026-08-31T13:11:00Z">
            <w:rPr>
              <w:rFonts w:ascii="Times New Roman" w:hAnsi="Times New Roman" w:cs="Times New Roman"/>
            </w:rPr>
          </w:rPrChange>
        </w:rPr>
        <w:t xml:space="preserve">This </w:t>
      </w:r>
      <w:r w:rsidR="001950DD" w:rsidRPr="004763CC">
        <w:rPr>
          <w:rFonts w:ascii="Times New Roman" w:hAnsi="Times New Roman" w:cs="Times New Roman"/>
          <w:highlight w:val="yellow"/>
          <w:rPrChange w:id="876" w:author="Catalina Suescun Gonzalez" w:date="2026-08-31T15:11:00Z" w16du:dateUtc="2026-08-31T13:11:00Z">
            <w:rPr>
              <w:rFonts w:ascii="Times New Roman" w:hAnsi="Times New Roman" w:cs="Times New Roman"/>
            </w:rPr>
          </w:rPrChange>
        </w:rPr>
        <w:t xml:space="preserve">parameter </w:t>
      </w:r>
      <w:r w:rsidR="00D77F0E" w:rsidRPr="004763CC">
        <w:rPr>
          <w:rFonts w:ascii="Times New Roman" w:hAnsi="Times New Roman" w:cs="Times New Roman"/>
          <w:highlight w:val="yellow"/>
          <w:rPrChange w:id="877" w:author="Catalina Suescun Gonzalez" w:date="2026-08-31T15:11:00Z" w16du:dateUtc="2026-08-31T13:11:00Z">
            <w:rPr>
              <w:rFonts w:ascii="Times New Roman" w:hAnsi="Times New Roman" w:cs="Times New Roman"/>
            </w:rPr>
          </w:rPrChange>
        </w:rPr>
        <w:t>was manually changed</w:t>
      </w:r>
      <w:r w:rsidR="001950DD" w:rsidRPr="004763CC">
        <w:rPr>
          <w:rFonts w:ascii="Times New Roman" w:hAnsi="Times New Roman" w:cs="Times New Roman"/>
          <w:highlight w:val="yellow"/>
          <w:rPrChange w:id="878" w:author="Catalina Suescun Gonzalez" w:date="2026-08-31T15:11:00Z" w16du:dateUtc="2026-08-31T13:11:00Z">
            <w:rPr>
              <w:rFonts w:ascii="Times New Roman" w:hAnsi="Times New Roman" w:cs="Times New Roman"/>
            </w:rPr>
          </w:rPrChange>
        </w:rPr>
        <w:t xml:space="preserve"> </w:t>
      </w:r>
      <w:r w:rsidR="000A03D8" w:rsidRPr="004763CC">
        <w:rPr>
          <w:rFonts w:ascii="Times New Roman" w:hAnsi="Times New Roman" w:cs="Times New Roman"/>
          <w:highlight w:val="yellow"/>
          <w:rPrChange w:id="879" w:author="Catalina Suescun Gonzalez" w:date="2026-08-31T15:11:00Z" w16du:dateUtc="2026-08-31T13:11:00Z">
            <w:rPr>
              <w:rFonts w:ascii="Times New Roman" w:hAnsi="Times New Roman" w:cs="Times New Roman"/>
            </w:rPr>
          </w:rPrChange>
        </w:rPr>
        <w:t xml:space="preserve">directly from the </w:t>
      </w:r>
      <w:r w:rsidR="00D50294" w:rsidRPr="004763CC">
        <w:rPr>
          <w:rFonts w:ascii="Times New Roman" w:hAnsi="Times New Roman" w:cs="Times New Roman"/>
          <w:highlight w:val="yellow"/>
          <w:rPrChange w:id="880" w:author="Catalina Suescun Gonzalez" w:date="2026-08-31T15:11:00Z" w16du:dateUtc="2026-08-31T13:11:00Z">
            <w:rPr>
              <w:rFonts w:ascii="Times New Roman" w:hAnsi="Times New Roman" w:cs="Times New Roman"/>
            </w:rPr>
          </w:rPrChange>
        </w:rPr>
        <w:t>w</w:t>
      </w:r>
      <w:r w:rsidR="00233465" w:rsidRPr="004763CC">
        <w:rPr>
          <w:rFonts w:ascii="Times New Roman" w:hAnsi="Times New Roman" w:cs="Times New Roman"/>
          <w:highlight w:val="yellow"/>
          <w:rPrChange w:id="881" w:author="Catalina Suescun Gonzalez" w:date="2026-08-31T15:11:00Z" w16du:dateUtc="2026-08-31T13:11:00Z">
            <w:rPr>
              <w:rFonts w:ascii="Times New Roman" w:hAnsi="Times New Roman" w:cs="Times New Roman"/>
            </w:rPr>
          </w:rPrChange>
        </w:rPr>
        <w:t xml:space="preserve">eb </w:t>
      </w:r>
      <w:r w:rsidR="00D50294" w:rsidRPr="004763CC">
        <w:rPr>
          <w:rFonts w:ascii="Times New Roman" w:hAnsi="Times New Roman" w:cs="Times New Roman"/>
          <w:highlight w:val="yellow"/>
          <w:rPrChange w:id="882" w:author="Catalina Suescun Gonzalez" w:date="2026-08-31T15:11:00Z" w16du:dateUtc="2026-08-31T13:11:00Z">
            <w:rPr>
              <w:rFonts w:ascii="Times New Roman" w:hAnsi="Times New Roman" w:cs="Times New Roman"/>
            </w:rPr>
          </w:rPrChange>
        </w:rPr>
        <w:t>c</w:t>
      </w:r>
      <w:r w:rsidR="00233465" w:rsidRPr="004763CC">
        <w:rPr>
          <w:rFonts w:ascii="Times New Roman" w:hAnsi="Times New Roman" w:cs="Times New Roman"/>
          <w:highlight w:val="yellow"/>
          <w:rPrChange w:id="883" w:author="Catalina Suescun Gonzalez" w:date="2026-08-31T15:11:00Z" w16du:dateUtc="2026-08-31T13:11:00Z">
            <w:rPr>
              <w:rFonts w:ascii="Times New Roman" w:hAnsi="Times New Roman" w:cs="Times New Roman"/>
            </w:rPr>
          </w:rPrChange>
        </w:rPr>
        <w:t xml:space="preserve">ontrol </w:t>
      </w:r>
      <w:r w:rsidR="006725C9" w:rsidRPr="004763CC">
        <w:rPr>
          <w:rFonts w:ascii="Times New Roman" w:hAnsi="Times New Roman" w:cs="Times New Roman"/>
          <w:highlight w:val="yellow"/>
          <w:rPrChange w:id="884" w:author="Catalina Suescun Gonzalez" w:date="2026-08-31T15:11:00Z" w16du:dateUtc="2026-08-31T13:11:00Z">
            <w:rPr>
              <w:rFonts w:ascii="Times New Roman" w:hAnsi="Times New Roman" w:cs="Times New Roman"/>
            </w:rPr>
          </w:rPrChange>
        </w:rPr>
        <w:t xml:space="preserve">during the 3D printing process </w:t>
      </w:r>
      <w:r w:rsidRPr="004763CC">
        <w:rPr>
          <w:rFonts w:ascii="Times New Roman" w:hAnsi="Times New Roman" w:cs="Times New Roman"/>
          <w:highlight w:val="yellow"/>
          <w:rPrChange w:id="885" w:author="Catalina Suescun Gonzalez" w:date="2026-08-31T15:11:00Z" w16du:dateUtc="2026-08-31T13:11:00Z">
            <w:rPr>
              <w:rFonts w:ascii="Times New Roman" w:hAnsi="Times New Roman" w:cs="Times New Roman"/>
            </w:rPr>
          </w:rPrChange>
        </w:rPr>
        <w:t xml:space="preserve">with the </w:t>
      </w:r>
      <w:r w:rsidR="001950DD" w:rsidRPr="004763CC">
        <w:rPr>
          <w:rFonts w:ascii="Times New Roman" w:hAnsi="Times New Roman" w:cs="Times New Roman"/>
          <w:highlight w:val="yellow"/>
          <w:rPrChange w:id="886" w:author="Catalina Suescun Gonzalez" w:date="2026-08-31T15:11:00Z" w16du:dateUtc="2026-08-31T13:11:00Z">
            <w:rPr>
              <w:rFonts w:ascii="Times New Roman" w:hAnsi="Times New Roman" w:cs="Times New Roman"/>
            </w:rPr>
          </w:rPrChange>
        </w:rPr>
        <w:t>M221</w:t>
      </w:r>
      <w:r w:rsidR="00233465" w:rsidRPr="004763CC">
        <w:rPr>
          <w:rFonts w:ascii="Times New Roman" w:hAnsi="Times New Roman" w:cs="Times New Roman"/>
          <w:highlight w:val="yellow"/>
          <w:rPrChange w:id="887" w:author="Catalina Suescun Gonzalez" w:date="2026-08-31T15:11:00Z" w16du:dateUtc="2026-08-31T13:11:00Z">
            <w:rPr>
              <w:rFonts w:ascii="Times New Roman" w:hAnsi="Times New Roman" w:cs="Times New Roman"/>
            </w:rPr>
          </w:rPrChange>
        </w:rPr>
        <w:t xml:space="preserve"> </w:t>
      </w:r>
      <w:proofErr w:type="spellStart"/>
      <w:r w:rsidR="00233465" w:rsidRPr="004763CC">
        <w:rPr>
          <w:rFonts w:ascii="Times New Roman" w:hAnsi="Times New Roman" w:cs="Times New Roman"/>
          <w:highlight w:val="yellow"/>
          <w:rPrChange w:id="888" w:author="Catalina Suescun Gonzalez" w:date="2026-08-31T15:11:00Z" w16du:dateUtc="2026-08-31T13:11:00Z">
            <w:rPr>
              <w:rFonts w:ascii="Times New Roman" w:hAnsi="Times New Roman" w:cs="Times New Roman"/>
            </w:rPr>
          </w:rPrChange>
        </w:rPr>
        <w:t>gcode</w:t>
      </w:r>
      <w:proofErr w:type="spellEnd"/>
      <w:r w:rsidR="001E0816" w:rsidRPr="004763CC">
        <w:rPr>
          <w:rFonts w:ascii="Times New Roman" w:hAnsi="Times New Roman" w:cs="Times New Roman"/>
          <w:highlight w:val="yellow"/>
          <w:rPrChange w:id="889" w:author="Catalina Suescun Gonzalez" w:date="2026-08-31T15:11:00Z" w16du:dateUtc="2026-08-31T13:11:00Z">
            <w:rPr>
              <w:rFonts w:ascii="Times New Roman" w:hAnsi="Times New Roman" w:cs="Times New Roman"/>
            </w:rPr>
          </w:rPrChange>
        </w:rPr>
        <w:t>.</w:t>
      </w:r>
    </w:p>
    <w:p w14:paraId="301CE0F2" w14:textId="69176818" w:rsidR="00F322E7" w:rsidRPr="00246CE4" w:rsidRDefault="0075377C" w:rsidP="007A1483">
      <w:pPr>
        <w:jc w:val="both"/>
        <w:rPr>
          <w:rFonts w:ascii="Times New Roman" w:hAnsi="Times New Roman" w:cs="Times New Roman"/>
        </w:rPr>
      </w:pPr>
      <w:r w:rsidRPr="00246CE4">
        <w:rPr>
          <w:rFonts w:ascii="Times New Roman" w:hAnsi="Times New Roman" w:cs="Times New Roman"/>
        </w:rPr>
        <w:t>T</w:t>
      </w:r>
      <w:r w:rsidR="001950DD" w:rsidRPr="00246CE4">
        <w:rPr>
          <w:rFonts w:ascii="Times New Roman" w:hAnsi="Times New Roman" w:cs="Times New Roman"/>
        </w:rPr>
        <w:t xml:space="preserve">he relation between the percentage of EM and the </w:t>
      </w:r>
      <w:r w:rsidRPr="00246CE4">
        <w:rPr>
          <w:rFonts w:ascii="Times New Roman" w:hAnsi="Times New Roman" w:cs="Times New Roman"/>
        </w:rPr>
        <w:t xml:space="preserve">line </w:t>
      </w:r>
      <w:r w:rsidR="001950DD" w:rsidRPr="00246CE4">
        <w:rPr>
          <w:rFonts w:ascii="Times New Roman" w:hAnsi="Times New Roman" w:cs="Times New Roman"/>
        </w:rPr>
        <w:t xml:space="preserve">width of the </w:t>
      </w:r>
      <w:r w:rsidRPr="00246CE4">
        <w:rPr>
          <w:rFonts w:ascii="Times New Roman" w:hAnsi="Times New Roman" w:cs="Times New Roman"/>
        </w:rPr>
        <w:t xml:space="preserve">four 3D </w:t>
      </w:r>
      <w:r w:rsidR="001950DD" w:rsidRPr="00246CE4">
        <w:rPr>
          <w:rFonts w:ascii="Times New Roman" w:hAnsi="Times New Roman" w:cs="Times New Roman"/>
        </w:rPr>
        <w:t xml:space="preserve">printed </w:t>
      </w:r>
      <w:r w:rsidRPr="00246CE4">
        <w:rPr>
          <w:rFonts w:ascii="Times New Roman" w:hAnsi="Times New Roman" w:cs="Times New Roman"/>
        </w:rPr>
        <w:t>particle</w:t>
      </w:r>
      <w:r w:rsidR="001950DD" w:rsidRPr="00246CE4">
        <w:rPr>
          <w:rFonts w:ascii="Times New Roman" w:hAnsi="Times New Roman" w:cs="Times New Roman"/>
        </w:rPr>
        <w:t xml:space="preserve"> types</w:t>
      </w:r>
      <w:r w:rsidR="007B303D" w:rsidRPr="00246CE4">
        <w:rPr>
          <w:rFonts w:ascii="Times New Roman" w:hAnsi="Times New Roman" w:cs="Times New Roman"/>
        </w:rPr>
        <w:t>, i.e.,</w:t>
      </w:r>
      <w:r w:rsidR="001950DD" w:rsidRPr="00246CE4">
        <w:rPr>
          <w:rFonts w:ascii="Times New Roman" w:hAnsi="Times New Roman" w:cs="Times New Roman"/>
        </w:rPr>
        <w:t xml:space="preserve"> </w:t>
      </w:r>
      <w:proofErr w:type="spellStart"/>
      <w:r w:rsidR="001950DD" w:rsidRPr="00246CE4">
        <w:rPr>
          <w:rFonts w:ascii="Times New Roman" w:hAnsi="Times New Roman" w:cs="Times New Roman"/>
        </w:rPr>
        <w:t>vPellet</w:t>
      </w:r>
      <w:r w:rsidR="007B303D" w:rsidRPr="00246CE4">
        <w:rPr>
          <w:rFonts w:ascii="Times New Roman" w:hAnsi="Times New Roman" w:cs="Times New Roman"/>
        </w:rPr>
        <w:t>s</w:t>
      </w:r>
      <w:proofErr w:type="spellEnd"/>
      <w:r w:rsidR="001950DD" w:rsidRPr="00246CE4">
        <w:rPr>
          <w:rFonts w:ascii="Times New Roman" w:hAnsi="Times New Roman" w:cs="Times New Roman"/>
        </w:rPr>
        <w:t xml:space="preserve">, flakes, </w:t>
      </w:r>
      <w:r w:rsidR="003C3087" w:rsidRPr="00246CE4">
        <w:rPr>
          <w:rFonts w:ascii="Times New Roman" w:hAnsi="Times New Roman" w:cs="Times New Roman"/>
        </w:rPr>
        <w:t>shredded</w:t>
      </w:r>
      <w:r w:rsidR="00DB0265" w:rsidRPr="00246CE4">
        <w:rPr>
          <w:rFonts w:ascii="Times New Roman" w:hAnsi="Times New Roman" w:cs="Times New Roman"/>
        </w:rPr>
        <w:t xml:space="preserve">, </w:t>
      </w:r>
      <w:r w:rsidR="0089077E" w:rsidRPr="00246CE4">
        <w:rPr>
          <w:rFonts w:ascii="Times New Roman" w:hAnsi="Times New Roman" w:cs="Times New Roman"/>
        </w:rPr>
        <w:t xml:space="preserve">and </w:t>
      </w:r>
      <w:r w:rsidR="00B81D7D" w:rsidRPr="00246CE4">
        <w:rPr>
          <w:rFonts w:ascii="Times New Roman" w:hAnsi="Times New Roman" w:cs="Times New Roman"/>
        </w:rPr>
        <w:t>pelletized</w:t>
      </w:r>
      <w:r w:rsidR="007B303D" w:rsidRPr="00246CE4">
        <w:rPr>
          <w:rFonts w:ascii="Times New Roman" w:hAnsi="Times New Roman" w:cs="Times New Roman"/>
        </w:rPr>
        <w:t>,</w:t>
      </w:r>
      <w:r w:rsidR="003C3087" w:rsidRPr="00246CE4">
        <w:rPr>
          <w:rFonts w:ascii="Times New Roman" w:hAnsi="Times New Roman" w:cs="Times New Roman"/>
        </w:rPr>
        <w:t xml:space="preserve"> </w:t>
      </w:r>
      <w:r w:rsidRPr="00246CE4">
        <w:rPr>
          <w:rFonts w:ascii="Times New Roman" w:hAnsi="Times New Roman" w:cs="Times New Roman"/>
        </w:rPr>
        <w:t>is</w:t>
      </w:r>
      <w:r w:rsidR="00D77F0E" w:rsidRPr="00246CE4">
        <w:rPr>
          <w:rFonts w:ascii="Times New Roman" w:hAnsi="Times New Roman" w:cs="Times New Roman"/>
        </w:rPr>
        <w:t xml:space="preserve"> </w:t>
      </w:r>
      <w:r w:rsidR="00901CA6" w:rsidRPr="00246CE4">
        <w:rPr>
          <w:rFonts w:ascii="Times New Roman" w:hAnsi="Times New Roman" w:cs="Times New Roman"/>
        </w:rPr>
        <w:t>presented</w:t>
      </w:r>
      <w:r w:rsidRPr="00246CE4">
        <w:rPr>
          <w:rFonts w:ascii="Times New Roman" w:hAnsi="Times New Roman" w:cs="Times New Roman"/>
        </w:rPr>
        <w:t xml:space="preserve"> in Fig. </w:t>
      </w:r>
      <w:r w:rsidR="00A65F77">
        <w:rPr>
          <w:rFonts w:ascii="Times New Roman" w:hAnsi="Times New Roman" w:cs="Times New Roman"/>
        </w:rPr>
        <w:t>4</w:t>
      </w:r>
      <w:r w:rsidR="001950DD" w:rsidRPr="00246CE4">
        <w:rPr>
          <w:rFonts w:ascii="Times New Roman" w:hAnsi="Times New Roman" w:cs="Times New Roman"/>
        </w:rPr>
        <w:t xml:space="preserve">. </w:t>
      </w:r>
      <w:r w:rsidR="00C34161" w:rsidRPr="00246CE4">
        <w:rPr>
          <w:rFonts w:ascii="Times New Roman" w:hAnsi="Times New Roman" w:cs="Times New Roman"/>
        </w:rPr>
        <w:t xml:space="preserve">The results </w:t>
      </w:r>
      <w:r w:rsidR="00D77F0E" w:rsidRPr="00246CE4">
        <w:rPr>
          <w:rFonts w:ascii="Times New Roman" w:hAnsi="Times New Roman" w:cs="Times New Roman"/>
        </w:rPr>
        <w:t>show</w:t>
      </w:r>
      <w:r w:rsidR="00C34161" w:rsidRPr="00246CE4">
        <w:rPr>
          <w:rFonts w:ascii="Times New Roman" w:hAnsi="Times New Roman" w:cs="Times New Roman"/>
        </w:rPr>
        <w:t xml:space="preserve"> </w:t>
      </w:r>
      <w:r w:rsidR="001950DD" w:rsidRPr="00246CE4">
        <w:rPr>
          <w:rFonts w:ascii="Times New Roman" w:hAnsi="Times New Roman" w:cs="Times New Roman"/>
        </w:rPr>
        <w:t xml:space="preserve">that the </w:t>
      </w:r>
      <w:r w:rsidR="007B303D" w:rsidRPr="00246CE4">
        <w:rPr>
          <w:rFonts w:ascii="Times New Roman" w:hAnsi="Times New Roman" w:cs="Times New Roman"/>
        </w:rPr>
        <w:t xml:space="preserve">line </w:t>
      </w:r>
      <w:r w:rsidR="001950DD" w:rsidRPr="00246CE4">
        <w:rPr>
          <w:rFonts w:ascii="Times New Roman" w:hAnsi="Times New Roman" w:cs="Times New Roman"/>
        </w:rPr>
        <w:t>width</w:t>
      </w:r>
      <w:r w:rsidR="005609DF" w:rsidRPr="00246CE4">
        <w:rPr>
          <w:rFonts w:ascii="Times New Roman" w:hAnsi="Times New Roman" w:cs="Times New Roman"/>
        </w:rPr>
        <w:t xml:space="preserve"> </w:t>
      </w:r>
      <w:r w:rsidR="00D77F0E" w:rsidRPr="00246CE4">
        <w:rPr>
          <w:rFonts w:ascii="Times New Roman" w:hAnsi="Times New Roman" w:cs="Times New Roman"/>
        </w:rPr>
        <w:t xml:space="preserve">is </w:t>
      </w:r>
      <w:r w:rsidR="005609DF" w:rsidRPr="00246CE4">
        <w:rPr>
          <w:rFonts w:ascii="Times New Roman" w:hAnsi="Times New Roman" w:cs="Times New Roman"/>
        </w:rPr>
        <w:t xml:space="preserve">augmented </w:t>
      </w:r>
      <w:r w:rsidR="00BF077B" w:rsidRPr="00246CE4">
        <w:rPr>
          <w:rFonts w:ascii="Times New Roman" w:hAnsi="Times New Roman" w:cs="Times New Roman"/>
        </w:rPr>
        <w:t xml:space="preserve">in all </w:t>
      </w:r>
      <w:r w:rsidR="007B303D" w:rsidRPr="00246CE4">
        <w:rPr>
          <w:rFonts w:ascii="Times New Roman" w:hAnsi="Times New Roman" w:cs="Times New Roman"/>
        </w:rPr>
        <w:t xml:space="preserve">four </w:t>
      </w:r>
      <w:r w:rsidR="00BF077B" w:rsidRPr="00246CE4">
        <w:rPr>
          <w:rFonts w:ascii="Times New Roman" w:hAnsi="Times New Roman" w:cs="Times New Roman"/>
        </w:rPr>
        <w:t xml:space="preserve">cases. However, </w:t>
      </w:r>
      <w:r w:rsidR="001950DD" w:rsidRPr="00246CE4">
        <w:rPr>
          <w:rFonts w:ascii="Times New Roman" w:hAnsi="Times New Roman" w:cs="Times New Roman"/>
        </w:rPr>
        <w:t>commercial pellets</w:t>
      </w:r>
      <w:r w:rsidR="00BF077B" w:rsidRPr="00246CE4">
        <w:rPr>
          <w:rFonts w:ascii="Times New Roman" w:hAnsi="Times New Roman" w:cs="Times New Roman"/>
        </w:rPr>
        <w:t xml:space="preserve"> ha</w:t>
      </w:r>
      <w:r w:rsidR="007B303D" w:rsidRPr="00246CE4">
        <w:rPr>
          <w:rFonts w:ascii="Times New Roman" w:hAnsi="Times New Roman" w:cs="Times New Roman"/>
        </w:rPr>
        <w:t>ve</w:t>
      </w:r>
      <w:r w:rsidR="00BF077B" w:rsidRPr="00246CE4">
        <w:rPr>
          <w:rFonts w:ascii="Times New Roman" w:hAnsi="Times New Roman" w:cs="Times New Roman"/>
        </w:rPr>
        <w:t xml:space="preserve"> the largest </w:t>
      </w:r>
      <w:r w:rsidR="002C4164" w:rsidRPr="00246CE4">
        <w:rPr>
          <w:rFonts w:ascii="Times New Roman" w:hAnsi="Times New Roman" w:cs="Times New Roman"/>
        </w:rPr>
        <w:t>and</w:t>
      </w:r>
      <w:r w:rsidR="001950DD" w:rsidRPr="00246CE4">
        <w:rPr>
          <w:rFonts w:ascii="Times New Roman" w:hAnsi="Times New Roman" w:cs="Times New Roman"/>
        </w:rPr>
        <w:t xml:space="preserve"> </w:t>
      </w:r>
      <w:r w:rsidR="006177B2" w:rsidRPr="00246CE4">
        <w:rPr>
          <w:rFonts w:ascii="Times New Roman" w:hAnsi="Times New Roman" w:cs="Times New Roman"/>
        </w:rPr>
        <w:t xml:space="preserve">most </w:t>
      </w:r>
      <w:r w:rsidR="001950DD" w:rsidRPr="00246CE4">
        <w:rPr>
          <w:rFonts w:ascii="Times New Roman" w:hAnsi="Times New Roman" w:cs="Times New Roman"/>
        </w:rPr>
        <w:t xml:space="preserve">consistent </w:t>
      </w:r>
      <w:r w:rsidR="006177B2" w:rsidRPr="00246CE4">
        <w:rPr>
          <w:rFonts w:ascii="Times New Roman" w:hAnsi="Times New Roman" w:cs="Times New Roman"/>
        </w:rPr>
        <w:t>growth</w:t>
      </w:r>
      <w:r w:rsidR="001950DD" w:rsidRPr="00246CE4">
        <w:rPr>
          <w:rFonts w:ascii="Times New Roman" w:hAnsi="Times New Roman" w:cs="Times New Roman"/>
        </w:rPr>
        <w:t xml:space="preserve"> </w:t>
      </w:r>
      <w:r w:rsidR="007B303D" w:rsidRPr="00246CE4">
        <w:rPr>
          <w:rFonts w:ascii="Times New Roman" w:hAnsi="Times New Roman" w:cs="Times New Roman"/>
        </w:rPr>
        <w:t>when increasing the EM</w:t>
      </w:r>
      <w:r w:rsidR="001950DD" w:rsidRPr="00246CE4">
        <w:rPr>
          <w:rFonts w:ascii="Times New Roman" w:hAnsi="Times New Roman" w:cs="Times New Roman"/>
        </w:rPr>
        <w:t>, showing a steady upward trend</w:t>
      </w:r>
      <w:r w:rsidR="00525700" w:rsidRPr="00246CE4">
        <w:rPr>
          <w:rFonts w:ascii="Times New Roman" w:hAnsi="Times New Roman" w:cs="Times New Roman"/>
        </w:rPr>
        <w:t xml:space="preserve"> of </w:t>
      </w:r>
      <w:r w:rsidR="00483E85" w:rsidRPr="00246CE4">
        <w:rPr>
          <w:rFonts w:ascii="Times New Roman" w:hAnsi="Times New Roman" w:cs="Times New Roman"/>
        </w:rPr>
        <w:t>roughly 20%</w:t>
      </w:r>
      <w:r w:rsidR="001400DC" w:rsidRPr="00246CE4">
        <w:rPr>
          <w:rFonts w:ascii="Times New Roman" w:hAnsi="Times New Roman" w:cs="Times New Roman"/>
        </w:rPr>
        <w:t xml:space="preserve"> </w:t>
      </w:r>
      <w:r w:rsidR="00817390" w:rsidRPr="00246CE4">
        <w:rPr>
          <w:rFonts w:ascii="Times New Roman" w:hAnsi="Times New Roman" w:cs="Times New Roman"/>
        </w:rPr>
        <w:t>with each increment</w:t>
      </w:r>
      <w:r w:rsidR="001950DD" w:rsidRPr="00246CE4">
        <w:rPr>
          <w:rFonts w:ascii="Times New Roman" w:hAnsi="Times New Roman" w:cs="Times New Roman"/>
        </w:rPr>
        <w:t xml:space="preserve">. This growth </w:t>
      </w:r>
      <w:r w:rsidR="00D2095E" w:rsidRPr="00246CE4">
        <w:rPr>
          <w:rFonts w:ascii="Times New Roman" w:hAnsi="Times New Roman" w:cs="Times New Roman"/>
        </w:rPr>
        <w:t xml:space="preserve">might </w:t>
      </w:r>
      <w:r w:rsidR="00D77F0E" w:rsidRPr="00246CE4">
        <w:rPr>
          <w:rFonts w:ascii="Times New Roman" w:hAnsi="Times New Roman" w:cs="Times New Roman"/>
        </w:rPr>
        <w:t>suggest</w:t>
      </w:r>
      <w:r w:rsidR="00D2095E" w:rsidRPr="00246CE4">
        <w:rPr>
          <w:rFonts w:ascii="Times New Roman" w:hAnsi="Times New Roman" w:cs="Times New Roman"/>
        </w:rPr>
        <w:t xml:space="preserve"> that </w:t>
      </w:r>
      <w:proofErr w:type="spellStart"/>
      <w:r w:rsidR="00D2095E" w:rsidRPr="00246CE4">
        <w:rPr>
          <w:rFonts w:ascii="Times New Roman" w:hAnsi="Times New Roman" w:cs="Times New Roman"/>
        </w:rPr>
        <w:t>vPellets</w:t>
      </w:r>
      <w:proofErr w:type="spellEnd"/>
      <w:r w:rsidR="00D2095E" w:rsidRPr="00246CE4">
        <w:rPr>
          <w:rFonts w:ascii="Times New Roman" w:hAnsi="Times New Roman" w:cs="Times New Roman"/>
        </w:rPr>
        <w:t xml:space="preserve"> respond strongly to changes in </w:t>
      </w:r>
      <w:r w:rsidR="007B303D" w:rsidRPr="00246CE4">
        <w:rPr>
          <w:rFonts w:ascii="Times New Roman" w:hAnsi="Times New Roman" w:cs="Times New Roman"/>
        </w:rPr>
        <w:t>EM for</w:t>
      </w:r>
      <w:r w:rsidR="004F2720" w:rsidRPr="00246CE4">
        <w:rPr>
          <w:rFonts w:ascii="Times New Roman" w:hAnsi="Times New Roman" w:cs="Times New Roman"/>
        </w:rPr>
        <w:t xml:space="preserve"> their uniformity and spherical shape, which facilitates smoother flow in the extruder</w:t>
      </w:r>
      <w:r w:rsidR="00C34161" w:rsidRPr="00246CE4">
        <w:rPr>
          <w:rFonts w:ascii="Times New Roman" w:hAnsi="Times New Roman" w:cs="Times New Roman"/>
        </w:rPr>
        <w:t xml:space="preserve"> </w:t>
      </w:r>
      <w:r w:rsidR="008C25B0"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{"citationID":"jTpaLg5p","properties":{"formattedCitation":"(O. P. Michelangelli et al., 2011)","plainCitation":"(O. P. Michelangelli et al., 2011)","noteIndex":0},"citationItems":[{"id":140,"uris":["http://zotero.org/users/7033217/items/KLUBPN6P"],"itemData":{"id":140,"type":"article-journal","abstract":"Plasticating single-screw extrusion involves the continuous conversion of loose solid\npellets into a pressurized homogeneous melt that is pumped through a shaping tool. Traditional\nanalyses of the solids conveying stage assume the movement of an elastic solid plug at a fixed\nspeed. However, not only the corresponding predictions fail considerably, but it is also well\nknown that, at least in the initial screw turns, the flow of loose individual pellets takes place.\nThis study follows previous efforts to predict the characteristics of such a flow using the discrete\nelement method. The model considers the development of normal and tangential forces resulting\nfrom the inelastic collisions between the pellets and between them and the neighbouring metallic\nsurfaces. The algorithm proposed here is shown to be capable of capturing detailed features of the\ngranular flow. The predictions of velocities in the cross- and down-channel directions and of the\ncoordination number are in good agreement with equivalent reported results. The effect of pellet\nsize on the flow features is also discussed.","citation-key":"michelangelli2011d","DOI":"10.1177/0954408911418159","ISSN":"0954-4089","language":"eng","license":"openAccess","note":"Accepted: 2011-12-14T12:00:02Z","publisher":"SAGE Publications","source":"repositorium.sdum.uminho.pt","title":"Modelling pellet flow in single extrusion with DEM","URL":"https://repositorium.sdum.uminho.pt/handle/1822/15179","author":[{"family":"Michelangelli","given":"O. P."},{"family":"Yamanoi","given":"Masayuki"},{"family":"Gaspar-Cunha","given":"A."},{"family":"Covas","given":"J. A."}],"accessed":{"date-parts":[["2025",2,17]]},"issued":{"date-parts":[["2011"]]}}}],"schema":"https://github.com/citation-style-language/schema/raw/master/csl-citation.json"} </w:instrText>
      </w:r>
      <w:r w:rsidR="008C25B0" w:rsidRPr="00246CE4">
        <w:rPr>
          <w:rFonts w:ascii="Times New Roman" w:hAnsi="Times New Roman" w:cs="Times New Roman"/>
        </w:rPr>
        <w:fldChar w:fldCharType="separate"/>
      </w:r>
      <w:r w:rsidR="00EE0ACE" w:rsidRPr="00EE0ACE">
        <w:rPr>
          <w:rFonts w:ascii="Times New Roman" w:hAnsi="Times New Roman" w:cs="Times New Roman"/>
        </w:rPr>
        <w:t>(O. P. Michelangelli et al., 2011)</w:t>
      </w:r>
      <w:r w:rsidR="008C25B0" w:rsidRPr="00246CE4">
        <w:rPr>
          <w:rFonts w:ascii="Times New Roman" w:hAnsi="Times New Roman" w:cs="Times New Roman"/>
        </w:rPr>
        <w:fldChar w:fldCharType="end"/>
      </w:r>
      <w:r w:rsidR="0080055B" w:rsidRPr="00246CE4">
        <w:rPr>
          <w:rFonts w:ascii="Times New Roman" w:hAnsi="Times New Roman" w:cs="Times New Roman"/>
        </w:rPr>
        <w:t>.</w:t>
      </w:r>
      <w:r w:rsidR="00C55F15" w:rsidRPr="00246CE4">
        <w:rPr>
          <w:rFonts w:ascii="Times New Roman" w:hAnsi="Times New Roman" w:cs="Times New Roman"/>
        </w:rPr>
        <w:t xml:space="preserve"> </w:t>
      </w:r>
      <w:r w:rsidR="00AA43E1" w:rsidRPr="00246CE4">
        <w:rPr>
          <w:rFonts w:ascii="Times New Roman" w:hAnsi="Times New Roman" w:cs="Times New Roman"/>
        </w:rPr>
        <w:t xml:space="preserve">Pelletized materials also exhibit a relatively smooth response, though to a lesser extent than </w:t>
      </w:r>
      <w:proofErr w:type="spellStart"/>
      <w:r w:rsidR="00AA43E1" w:rsidRPr="00246CE4">
        <w:rPr>
          <w:rFonts w:ascii="Times New Roman" w:hAnsi="Times New Roman" w:cs="Times New Roman"/>
        </w:rPr>
        <w:t>vPellets</w:t>
      </w:r>
      <w:proofErr w:type="spellEnd"/>
      <w:r w:rsidR="00AA43E1" w:rsidRPr="00246CE4">
        <w:rPr>
          <w:rFonts w:ascii="Times New Roman" w:hAnsi="Times New Roman" w:cs="Times New Roman"/>
        </w:rPr>
        <w:t>.</w:t>
      </w:r>
      <w:r w:rsidR="006E7A71" w:rsidRPr="00246CE4">
        <w:rPr>
          <w:rFonts w:ascii="Times New Roman" w:hAnsi="Times New Roman" w:cs="Times New Roman"/>
        </w:rPr>
        <w:t xml:space="preserve"> </w:t>
      </w:r>
      <w:r w:rsidR="00AA43E1" w:rsidRPr="00246CE4">
        <w:rPr>
          <w:rFonts w:ascii="Times New Roman" w:hAnsi="Times New Roman" w:cs="Times New Roman"/>
        </w:rPr>
        <w:t xml:space="preserve">This </w:t>
      </w:r>
      <w:r w:rsidR="002A5914" w:rsidRPr="00246CE4">
        <w:rPr>
          <w:rFonts w:ascii="Times New Roman" w:hAnsi="Times New Roman" w:cs="Times New Roman"/>
        </w:rPr>
        <w:t xml:space="preserve">behavior </w:t>
      </w:r>
      <w:r w:rsidR="00AA43E1" w:rsidRPr="00246CE4">
        <w:rPr>
          <w:rFonts w:ascii="Times New Roman" w:hAnsi="Times New Roman" w:cs="Times New Roman"/>
        </w:rPr>
        <w:t xml:space="preserve">indicates a relatively controlled response to </w:t>
      </w:r>
      <w:r w:rsidR="00A707A9" w:rsidRPr="00246CE4">
        <w:rPr>
          <w:rFonts w:ascii="Times New Roman" w:hAnsi="Times New Roman" w:cs="Times New Roman"/>
        </w:rPr>
        <w:t>EM</w:t>
      </w:r>
      <w:r w:rsidR="00AA43E1" w:rsidRPr="00246CE4">
        <w:rPr>
          <w:rFonts w:ascii="Times New Roman" w:hAnsi="Times New Roman" w:cs="Times New Roman"/>
        </w:rPr>
        <w:t xml:space="preserve"> changes, likely due to the </w:t>
      </w:r>
      <w:r w:rsidR="00A707A9" w:rsidRPr="00246CE4">
        <w:rPr>
          <w:rFonts w:ascii="Times New Roman" w:hAnsi="Times New Roman" w:cs="Times New Roman"/>
        </w:rPr>
        <w:t xml:space="preserve">uniform morphology </w:t>
      </w:r>
      <w:r w:rsidR="00AA43E1" w:rsidRPr="00246CE4">
        <w:rPr>
          <w:rFonts w:ascii="Times New Roman" w:hAnsi="Times New Roman" w:cs="Times New Roman"/>
        </w:rPr>
        <w:t xml:space="preserve">of the pelletized particles. </w:t>
      </w:r>
      <w:r w:rsidR="00A707A9" w:rsidRPr="00246CE4">
        <w:rPr>
          <w:rFonts w:ascii="Times New Roman" w:hAnsi="Times New Roman" w:cs="Times New Roman"/>
        </w:rPr>
        <w:t xml:space="preserve">Contrarily, some </w:t>
      </w:r>
      <w:r w:rsidR="00F322E7" w:rsidRPr="00246CE4">
        <w:rPr>
          <w:rFonts w:ascii="Times New Roman" w:hAnsi="Times New Roman" w:cs="Times New Roman"/>
        </w:rPr>
        <w:t>inconsistenc</w:t>
      </w:r>
      <w:r w:rsidR="00C34161" w:rsidRPr="00246CE4">
        <w:rPr>
          <w:rFonts w:ascii="Times New Roman" w:hAnsi="Times New Roman" w:cs="Times New Roman"/>
        </w:rPr>
        <w:t xml:space="preserve">ies </w:t>
      </w:r>
      <w:r w:rsidR="00F322E7" w:rsidRPr="00246CE4">
        <w:rPr>
          <w:rFonts w:ascii="Times New Roman" w:hAnsi="Times New Roman" w:cs="Times New Roman"/>
        </w:rPr>
        <w:t xml:space="preserve">in </w:t>
      </w:r>
      <w:r w:rsidR="00C34161" w:rsidRPr="00246CE4">
        <w:rPr>
          <w:rFonts w:ascii="Times New Roman" w:hAnsi="Times New Roman" w:cs="Times New Roman"/>
        </w:rPr>
        <w:t xml:space="preserve">the </w:t>
      </w:r>
      <w:r w:rsidR="00A707A9" w:rsidRPr="00246CE4">
        <w:rPr>
          <w:rFonts w:ascii="Times New Roman" w:hAnsi="Times New Roman" w:cs="Times New Roman"/>
        </w:rPr>
        <w:t xml:space="preserve">EM increase </w:t>
      </w:r>
      <w:r w:rsidR="00F322E7" w:rsidRPr="00246CE4">
        <w:rPr>
          <w:rFonts w:ascii="Times New Roman" w:hAnsi="Times New Roman" w:cs="Times New Roman"/>
        </w:rPr>
        <w:t>response</w:t>
      </w:r>
      <w:r w:rsidR="00A707A9" w:rsidRPr="00246CE4">
        <w:rPr>
          <w:rFonts w:ascii="Times New Roman" w:hAnsi="Times New Roman" w:cs="Times New Roman"/>
        </w:rPr>
        <w:t xml:space="preserve"> were found when extruding shredded particles</w:t>
      </w:r>
      <w:r w:rsidR="00D77F0E" w:rsidRPr="00246CE4">
        <w:rPr>
          <w:rFonts w:ascii="Times New Roman" w:hAnsi="Times New Roman" w:cs="Times New Roman"/>
        </w:rPr>
        <w:t>,</w:t>
      </w:r>
      <w:r w:rsidR="00F322E7" w:rsidRPr="00246CE4">
        <w:rPr>
          <w:rFonts w:ascii="Times New Roman" w:hAnsi="Times New Roman" w:cs="Times New Roman"/>
        </w:rPr>
        <w:t xml:space="preserve"> indicating that their less uniform shape </w:t>
      </w:r>
      <w:r w:rsidR="00C34161" w:rsidRPr="00246CE4">
        <w:rPr>
          <w:rFonts w:ascii="Times New Roman" w:hAnsi="Times New Roman" w:cs="Times New Roman"/>
        </w:rPr>
        <w:t xml:space="preserve">might </w:t>
      </w:r>
      <w:r w:rsidR="00D77F0E" w:rsidRPr="00246CE4">
        <w:rPr>
          <w:rFonts w:ascii="Times New Roman" w:hAnsi="Times New Roman" w:cs="Times New Roman"/>
        </w:rPr>
        <w:t>cause</w:t>
      </w:r>
      <w:r w:rsidR="00F322E7" w:rsidRPr="00246CE4">
        <w:rPr>
          <w:rFonts w:ascii="Times New Roman" w:hAnsi="Times New Roman" w:cs="Times New Roman"/>
        </w:rPr>
        <w:t xml:space="preserve"> more variability in </w:t>
      </w:r>
      <w:r w:rsidR="00C34161" w:rsidRPr="00246CE4">
        <w:rPr>
          <w:rFonts w:ascii="Times New Roman" w:hAnsi="Times New Roman" w:cs="Times New Roman"/>
        </w:rPr>
        <w:t xml:space="preserve">the </w:t>
      </w:r>
      <w:r w:rsidR="00F322E7" w:rsidRPr="00246CE4">
        <w:rPr>
          <w:rFonts w:ascii="Times New Roman" w:hAnsi="Times New Roman" w:cs="Times New Roman"/>
        </w:rPr>
        <w:t xml:space="preserve">flow. Lastly, </w:t>
      </w:r>
      <w:r w:rsidR="00C34161" w:rsidRPr="00246CE4">
        <w:rPr>
          <w:rFonts w:ascii="Times New Roman" w:hAnsi="Times New Roman" w:cs="Times New Roman"/>
        </w:rPr>
        <w:t xml:space="preserve">concerning the </w:t>
      </w:r>
      <w:r w:rsidR="00F322E7" w:rsidRPr="00246CE4">
        <w:rPr>
          <w:rFonts w:ascii="Times New Roman" w:hAnsi="Times New Roman" w:cs="Times New Roman"/>
        </w:rPr>
        <w:t>flakes</w:t>
      </w:r>
      <w:r w:rsidR="00C34161" w:rsidRPr="00246CE4">
        <w:rPr>
          <w:rFonts w:ascii="Times New Roman" w:hAnsi="Times New Roman" w:cs="Times New Roman"/>
        </w:rPr>
        <w:t xml:space="preserve">, the results </w:t>
      </w:r>
      <w:r w:rsidR="00F322E7" w:rsidRPr="00246CE4">
        <w:rPr>
          <w:rFonts w:ascii="Times New Roman" w:hAnsi="Times New Roman" w:cs="Times New Roman"/>
        </w:rPr>
        <w:t>show</w:t>
      </w:r>
      <w:r w:rsidR="00C34161" w:rsidRPr="00246CE4">
        <w:rPr>
          <w:rFonts w:ascii="Times New Roman" w:hAnsi="Times New Roman" w:cs="Times New Roman"/>
        </w:rPr>
        <w:t>ed</w:t>
      </w:r>
      <w:r w:rsidR="00F322E7" w:rsidRPr="00246CE4">
        <w:rPr>
          <w:rFonts w:ascii="Times New Roman" w:hAnsi="Times New Roman" w:cs="Times New Roman"/>
        </w:rPr>
        <w:t xml:space="preserve"> the smallest and most </w:t>
      </w:r>
      <w:r w:rsidR="0073747C" w:rsidRPr="00246CE4">
        <w:rPr>
          <w:rFonts w:ascii="Times New Roman" w:hAnsi="Times New Roman" w:cs="Times New Roman"/>
        </w:rPr>
        <w:t>varia</w:t>
      </w:r>
      <w:r w:rsidR="00FC178C" w:rsidRPr="00246CE4">
        <w:rPr>
          <w:rFonts w:ascii="Times New Roman" w:hAnsi="Times New Roman" w:cs="Times New Roman"/>
        </w:rPr>
        <w:t>ble</w:t>
      </w:r>
      <w:r w:rsidR="0073747C" w:rsidRPr="00246CE4">
        <w:rPr>
          <w:rFonts w:ascii="Times New Roman" w:hAnsi="Times New Roman" w:cs="Times New Roman"/>
        </w:rPr>
        <w:t xml:space="preserve"> </w:t>
      </w:r>
      <w:r w:rsidR="00F322E7" w:rsidRPr="00246CE4">
        <w:rPr>
          <w:rFonts w:ascii="Times New Roman" w:hAnsi="Times New Roman" w:cs="Times New Roman"/>
        </w:rPr>
        <w:t xml:space="preserve">response to changes in the </w:t>
      </w:r>
      <w:r w:rsidR="00A707A9" w:rsidRPr="00246CE4">
        <w:rPr>
          <w:rFonts w:ascii="Times New Roman" w:hAnsi="Times New Roman" w:cs="Times New Roman"/>
        </w:rPr>
        <w:t>EM</w:t>
      </w:r>
      <w:r w:rsidR="00F322E7" w:rsidRPr="00246CE4">
        <w:rPr>
          <w:rFonts w:ascii="Times New Roman" w:hAnsi="Times New Roman" w:cs="Times New Roman"/>
        </w:rPr>
        <w:t xml:space="preserve">. The </w:t>
      </w:r>
      <w:r w:rsidR="00A707A9" w:rsidRPr="00246CE4">
        <w:rPr>
          <w:rFonts w:ascii="Times New Roman" w:hAnsi="Times New Roman" w:cs="Times New Roman"/>
        </w:rPr>
        <w:t xml:space="preserve">line </w:t>
      </w:r>
      <w:r w:rsidR="00F322E7" w:rsidRPr="00246CE4">
        <w:rPr>
          <w:rFonts w:ascii="Times New Roman" w:hAnsi="Times New Roman" w:cs="Times New Roman"/>
        </w:rPr>
        <w:t xml:space="preserve">width </w:t>
      </w:r>
      <w:r w:rsidR="00A707A9" w:rsidRPr="00246CE4">
        <w:rPr>
          <w:rFonts w:ascii="Times New Roman" w:hAnsi="Times New Roman" w:cs="Times New Roman"/>
        </w:rPr>
        <w:t xml:space="preserve">is </w:t>
      </w:r>
      <w:r w:rsidR="00F322E7" w:rsidRPr="00246CE4">
        <w:rPr>
          <w:rFonts w:ascii="Times New Roman" w:hAnsi="Times New Roman" w:cs="Times New Roman"/>
        </w:rPr>
        <w:t xml:space="preserve">relatively </w:t>
      </w:r>
      <w:r w:rsidR="00FC178C" w:rsidRPr="00246CE4">
        <w:rPr>
          <w:rFonts w:ascii="Times New Roman" w:hAnsi="Times New Roman" w:cs="Times New Roman"/>
        </w:rPr>
        <w:t>constant</w:t>
      </w:r>
      <w:r w:rsidR="00A707A9" w:rsidRPr="00246CE4">
        <w:rPr>
          <w:rFonts w:ascii="Times New Roman" w:hAnsi="Times New Roman" w:cs="Times New Roman"/>
        </w:rPr>
        <w:t xml:space="preserve"> despite changing the EM</w:t>
      </w:r>
      <w:r w:rsidR="00F322E7" w:rsidRPr="00246CE4">
        <w:rPr>
          <w:rFonts w:ascii="Times New Roman" w:hAnsi="Times New Roman" w:cs="Times New Roman"/>
        </w:rPr>
        <w:t xml:space="preserve">, </w:t>
      </w:r>
      <w:r w:rsidR="007D21C4" w:rsidRPr="00246CE4">
        <w:rPr>
          <w:rFonts w:ascii="Times New Roman" w:hAnsi="Times New Roman" w:cs="Times New Roman"/>
        </w:rPr>
        <w:t xml:space="preserve">showing no significant </w:t>
      </w:r>
      <w:r w:rsidR="00321C7E" w:rsidRPr="00246CE4">
        <w:rPr>
          <w:rFonts w:ascii="Times New Roman" w:hAnsi="Times New Roman" w:cs="Times New Roman"/>
        </w:rPr>
        <w:t>variation</w:t>
      </w:r>
      <w:r w:rsidR="007D21C4" w:rsidRPr="00246CE4">
        <w:rPr>
          <w:rFonts w:ascii="Times New Roman" w:hAnsi="Times New Roman" w:cs="Times New Roman"/>
        </w:rPr>
        <w:t xml:space="preserve"> compared to the </w:t>
      </w:r>
      <w:r w:rsidR="00EF722A" w:rsidRPr="00246CE4">
        <w:rPr>
          <w:rFonts w:ascii="Times New Roman" w:hAnsi="Times New Roman" w:cs="Times New Roman"/>
        </w:rPr>
        <w:t>other particle types</w:t>
      </w:r>
      <w:r w:rsidR="00DB244C" w:rsidRPr="00246CE4">
        <w:rPr>
          <w:rFonts w:ascii="Times New Roman" w:hAnsi="Times New Roman" w:cs="Times New Roman"/>
        </w:rPr>
        <w:t>.</w:t>
      </w:r>
      <w:r w:rsidR="00CC57EA" w:rsidRPr="00246CE4">
        <w:rPr>
          <w:rFonts w:ascii="Times New Roman" w:hAnsi="Times New Roman" w:cs="Times New Roman"/>
        </w:rPr>
        <w:t xml:space="preserve"> </w:t>
      </w:r>
      <w:r w:rsidR="00F322E7" w:rsidRPr="00246CE4">
        <w:rPr>
          <w:rFonts w:ascii="Times New Roman" w:hAnsi="Times New Roman" w:cs="Times New Roman"/>
        </w:rPr>
        <w:t xml:space="preserve">This </w:t>
      </w:r>
      <w:r w:rsidR="00A707A9" w:rsidRPr="00246CE4">
        <w:rPr>
          <w:rFonts w:ascii="Times New Roman" w:hAnsi="Times New Roman" w:cs="Times New Roman"/>
        </w:rPr>
        <w:t xml:space="preserve">result </w:t>
      </w:r>
      <w:r w:rsidR="00F322E7" w:rsidRPr="00246CE4">
        <w:rPr>
          <w:rFonts w:ascii="Times New Roman" w:hAnsi="Times New Roman" w:cs="Times New Roman"/>
        </w:rPr>
        <w:t xml:space="preserve">suggests that flakes </w:t>
      </w:r>
      <w:r w:rsidR="00956CBA" w:rsidRPr="00246CE4">
        <w:rPr>
          <w:rFonts w:ascii="Times New Roman" w:hAnsi="Times New Roman" w:cs="Times New Roman"/>
        </w:rPr>
        <w:t xml:space="preserve">exhibit lower flowability, resulting in </w:t>
      </w:r>
      <w:r w:rsidR="00A707A9" w:rsidRPr="00246CE4">
        <w:rPr>
          <w:rFonts w:ascii="Times New Roman" w:hAnsi="Times New Roman" w:cs="Times New Roman"/>
        </w:rPr>
        <w:t xml:space="preserve">inconsistent </w:t>
      </w:r>
      <w:r w:rsidR="00956CBA" w:rsidRPr="00246CE4">
        <w:rPr>
          <w:rFonts w:ascii="Times New Roman" w:hAnsi="Times New Roman" w:cs="Times New Roman"/>
        </w:rPr>
        <w:t xml:space="preserve">material extrusion from the nozzle and, consequently, minimal </w:t>
      </w:r>
      <w:r w:rsidR="00F322E7" w:rsidRPr="00246CE4">
        <w:rPr>
          <w:rFonts w:ascii="Times New Roman" w:hAnsi="Times New Roman" w:cs="Times New Roman"/>
        </w:rPr>
        <w:t xml:space="preserve">change in width despite </w:t>
      </w:r>
      <w:r w:rsidR="003979CD" w:rsidRPr="00246CE4">
        <w:rPr>
          <w:rFonts w:ascii="Times New Roman" w:hAnsi="Times New Roman" w:cs="Times New Roman"/>
        </w:rPr>
        <w:t xml:space="preserve">an </w:t>
      </w:r>
      <w:r w:rsidR="00F322E7" w:rsidRPr="00246CE4">
        <w:rPr>
          <w:rFonts w:ascii="Times New Roman" w:hAnsi="Times New Roman" w:cs="Times New Roman"/>
        </w:rPr>
        <w:t>increas</w:t>
      </w:r>
      <w:r w:rsidR="003979CD" w:rsidRPr="00246CE4">
        <w:rPr>
          <w:rFonts w:ascii="Times New Roman" w:hAnsi="Times New Roman" w:cs="Times New Roman"/>
        </w:rPr>
        <w:t>ed</w:t>
      </w:r>
      <w:r w:rsidR="00F322E7" w:rsidRPr="00246CE4">
        <w:rPr>
          <w:rFonts w:ascii="Times New Roman" w:hAnsi="Times New Roman" w:cs="Times New Roman"/>
        </w:rPr>
        <w:t xml:space="preserve"> </w:t>
      </w:r>
      <w:r w:rsidR="00A707A9" w:rsidRPr="00246CE4">
        <w:rPr>
          <w:rFonts w:ascii="Times New Roman" w:hAnsi="Times New Roman" w:cs="Times New Roman"/>
        </w:rPr>
        <w:t>EM</w:t>
      </w:r>
      <w:r w:rsidR="00F322E7" w:rsidRPr="00246CE4">
        <w:rPr>
          <w:rFonts w:ascii="Times New Roman" w:hAnsi="Times New Roman" w:cs="Times New Roman"/>
        </w:rPr>
        <w:t xml:space="preserve">. This </w:t>
      </w:r>
      <w:r w:rsidR="0063072A" w:rsidRPr="00246CE4">
        <w:rPr>
          <w:rFonts w:ascii="Times New Roman" w:hAnsi="Times New Roman" w:cs="Times New Roman"/>
        </w:rPr>
        <w:t>behavior</w:t>
      </w:r>
      <w:r w:rsidR="003979CD" w:rsidRPr="00246CE4">
        <w:rPr>
          <w:rFonts w:ascii="Times New Roman" w:hAnsi="Times New Roman" w:cs="Times New Roman"/>
        </w:rPr>
        <w:t xml:space="preserve"> </w:t>
      </w:r>
      <w:r w:rsidR="00F322E7" w:rsidRPr="00246CE4">
        <w:rPr>
          <w:rFonts w:ascii="Times New Roman" w:hAnsi="Times New Roman" w:cs="Times New Roman"/>
        </w:rPr>
        <w:t xml:space="preserve">could be due to the irregular </w:t>
      </w:r>
      <w:r w:rsidR="00A707A9" w:rsidRPr="00246CE4">
        <w:rPr>
          <w:rFonts w:ascii="Times New Roman" w:hAnsi="Times New Roman" w:cs="Times New Roman"/>
        </w:rPr>
        <w:t xml:space="preserve">morphology </w:t>
      </w:r>
      <w:r w:rsidR="00F322E7" w:rsidRPr="00246CE4">
        <w:rPr>
          <w:rFonts w:ascii="Times New Roman" w:hAnsi="Times New Roman" w:cs="Times New Roman"/>
        </w:rPr>
        <w:t xml:space="preserve">and </w:t>
      </w:r>
      <w:r w:rsidR="00F97226" w:rsidRPr="00246CE4">
        <w:rPr>
          <w:rFonts w:ascii="Times New Roman" w:hAnsi="Times New Roman" w:cs="Times New Roman"/>
        </w:rPr>
        <w:t>b</w:t>
      </w:r>
      <w:r w:rsidR="00A707A9" w:rsidRPr="00246CE4">
        <w:rPr>
          <w:rFonts w:ascii="Times New Roman" w:hAnsi="Times New Roman" w:cs="Times New Roman"/>
        </w:rPr>
        <w:t>r</w:t>
      </w:r>
      <w:r w:rsidR="00F97226" w:rsidRPr="00246CE4">
        <w:rPr>
          <w:rFonts w:ascii="Times New Roman" w:hAnsi="Times New Roman" w:cs="Times New Roman"/>
        </w:rPr>
        <w:t xml:space="preserve">oad </w:t>
      </w:r>
      <w:r w:rsidR="00F322E7" w:rsidRPr="00246CE4">
        <w:rPr>
          <w:rFonts w:ascii="Times New Roman" w:hAnsi="Times New Roman" w:cs="Times New Roman"/>
        </w:rPr>
        <w:t>size distribution of the flakes</w:t>
      </w:r>
      <w:r w:rsidR="00A707A9" w:rsidRPr="00246CE4">
        <w:rPr>
          <w:rFonts w:ascii="Times New Roman" w:hAnsi="Times New Roman" w:cs="Times New Roman"/>
        </w:rPr>
        <w:t xml:space="preserve"> compared to pellets</w:t>
      </w:r>
      <w:r w:rsidR="00F322E7" w:rsidRPr="00246CE4">
        <w:rPr>
          <w:rFonts w:ascii="Times New Roman" w:hAnsi="Times New Roman" w:cs="Times New Roman"/>
        </w:rPr>
        <w:t>.</w:t>
      </w:r>
    </w:p>
    <w:p w14:paraId="6228B9F9" w14:textId="77777777" w:rsidR="00EA1B7E" w:rsidRPr="00246CE4" w:rsidRDefault="00EA1B7E" w:rsidP="007A1483">
      <w:pPr>
        <w:jc w:val="both"/>
        <w:rPr>
          <w:rFonts w:ascii="Times New Roman" w:hAnsi="Times New Roman" w:cs="Times New Roman"/>
        </w:rPr>
      </w:pPr>
    </w:p>
    <w:p w14:paraId="7F08AC1B" w14:textId="4D88C7FE" w:rsidR="00EA1B7E" w:rsidRPr="00246CE4" w:rsidRDefault="0025300E" w:rsidP="007A1483">
      <w:pPr>
        <w:jc w:val="both"/>
        <w:rPr>
          <w:rFonts w:ascii="Times New Roman" w:hAnsi="Times New Roman" w:cs="Times New Roman"/>
        </w:rPr>
      </w:pPr>
      <w:del w:id="890" w:author="Catalina Suescun Gonzalez" w:date="2026-09-05T09:26:00Z" w16du:dateUtc="2026-09-05T07:26:00Z">
        <w:r w:rsidDel="00090F6F">
          <w:rPr>
            <w:rFonts w:ascii="Times New Roman" w:hAnsi="Times New Roman" w:cs="Times New Roman"/>
            <w:noProof/>
          </w:rPr>
          <w:lastRenderedPageBreak/>
          <w:drawing>
            <wp:inline distT="0" distB="0" distL="0" distR="0" wp14:anchorId="55DE9244" wp14:editId="136D4899">
              <wp:extent cx="5868928" cy="2549796"/>
              <wp:effectExtent l="0" t="0" r="0" b="3175"/>
              <wp:docPr id="439848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48821" name="Picture 439848821"/>
                      <pic:cNvPicPr/>
                    </pic:nvPicPr>
                    <pic:blipFill rotWithShape="1">
                      <a:blip r:embed="rId24" cstate="print">
                        <a:extLst>
                          <a:ext uri="{28A0092B-C50C-407E-A947-70E740481C1C}">
                            <a14:useLocalDpi xmlns:a14="http://schemas.microsoft.com/office/drawing/2010/main" val="0"/>
                          </a:ext>
                        </a:extLst>
                      </a:blip>
                      <a:srcRect l="8763"/>
                      <a:stretch>
                        <a:fillRect/>
                      </a:stretch>
                    </pic:blipFill>
                    <pic:spPr bwMode="auto">
                      <a:xfrm>
                        <a:off x="0" y="0"/>
                        <a:ext cx="5879379" cy="2554336"/>
                      </a:xfrm>
                      <a:prstGeom prst="rect">
                        <a:avLst/>
                      </a:prstGeom>
                      <a:ln>
                        <a:noFill/>
                      </a:ln>
                      <a:extLst>
                        <a:ext uri="{53640926-AAD7-44D8-BBD7-CCE9431645EC}">
                          <a14:shadowObscured xmlns:a14="http://schemas.microsoft.com/office/drawing/2010/main"/>
                        </a:ext>
                      </a:extLst>
                    </pic:spPr>
                  </pic:pic>
                </a:graphicData>
              </a:graphic>
            </wp:inline>
          </w:drawing>
        </w:r>
      </w:del>
      <w:ins w:id="891" w:author="Catalina Suescun Gonzalez" w:date="2026-09-05T09:22:00Z" w16du:dateUtc="2026-09-05T07:22:00Z">
        <w:r w:rsidR="001271ED">
          <w:rPr>
            <w:rFonts w:ascii="Times New Roman" w:hAnsi="Times New Roman" w:cs="Times New Roman"/>
            <w:noProof/>
          </w:rPr>
          <w:drawing>
            <wp:inline distT="0" distB="0" distL="0" distR="0" wp14:anchorId="20B9063C" wp14:editId="67BD5D5C">
              <wp:extent cx="6025516" cy="3010768"/>
              <wp:effectExtent l="0" t="0" r="0" b="0"/>
              <wp:docPr id="1133503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03346"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44244" cy="3020126"/>
                      </a:xfrm>
                      <a:prstGeom prst="rect">
                        <a:avLst/>
                      </a:prstGeom>
                    </pic:spPr>
                  </pic:pic>
                </a:graphicData>
              </a:graphic>
            </wp:inline>
          </w:drawing>
        </w:r>
      </w:ins>
    </w:p>
    <w:p w14:paraId="0757A26B" w14:textId="6BAC8F5A" w:rsidR="000E6C7D" w:rsidRPr="00246CE4" w:rsidRDefault="00781060" w:rsidP="006B7DD4">
      <w:pPr>
        <w:jc w:val="center"/>
        <w:rPr>
          <w:rFonts w:ascii="Times New Roman" w:hAnsi="Times New Roman" w:cs="Times New Roman"/>
        </w:rPr>
      </w:pPr>
      <w:r w:rsidRPr="00246CE4">
        <w:rPr>
          <w:rFonts w:ascii="Times New Roman" w:hAnsi="Times New Roman" w:cs="Times New Roman"/>
        </w:rPr>
        <w:t xml:space="preserve">Figure </w:t>
      </w:r>
      <w:r w:rsidR="00A65F77">
        <w:rPr>
          <w:rFonts w:ascii="Times New Roman" w:hAnsi="Times New Roman" w:cs="Times New Roman"/>
        </w:rPr>
        <w:t>4</w:t>
      </w:r>
      <w:r w:rsidRPr="00246CE4">
        <w:rPr>
          <w:rFonts w:ascii="Times New Roman" w:hAnsi="Times New Roman" w:cs="Times New Roman"/>
        </w:rPr>
        <w:t xml:space="preserve">. </w:t>
      </w:r>
      <w:r w:rsidR="00B46BB6" w:rsidRPr="00246CE4">
        <w:rPr>
          <w:rFonts w:ascii="Times New Roman" w:hAnsi="Times New Roman" w:cs="Times New Roman"/>
        </w:rPr>
        <w:t xml:space="preserve">Flow </w:t>
      </w:r>
      <w:r w:rsidR="006B7DD4" w:rsidRPr="00246CE4">
        <w:rPr>
          <w:rFonts w:ascii="Times New Roman" w:hAnsi="Times New Roman" w:cs="Times New Roman"/>
        </w:rPr>
        <w:t>assessment</w:t>
      </w:r>
      <w:r w:rsidR="00B46BB6" w:rsidRPr="00246CE4">
        <w:rPr>
          <w:rFonts w:ascii="Times New Roman" w:hAnsi="Times New Roman" w:cs="Times New Roman"/>
        </w:rPr>
        <w:t xml:space="preserve"> by </w:t>
      </w:r>
      <w:r w:rsidR="00751B5B" w:rsidRPr="00246CE4">
        <w:rPr>
          <w:rFonts w:ascii="Times New Roman" w:hAnsi="Times New Roman" w:cs="Times New Roman"/>
        </w:rPr>
        <w:t xml:space="preserve">different particle types: </w:t>
      </w:r>
      <w:proofErr w:type="spellStart"/>
      <w:r w:rsidR="00751B5B" w:rsidRPr="00246CE4">
        <w:rPr>
          <w:rFonts w:ascii="Times New Roman" w:hAnsi="Times New Roman" w:cs="Times New Roman"/>
        </w:rPr>
        <w:t>vPellets</w:t>
      </w:r>
      <w:proofErr w:type="spellEnd"/>
      <w:r w:rsidR="00BA32CD" w:rsidRPr="00246CE4">
        <w:rPr>
          <w:rFonts w:ascii="Times New Roman" w:hAnsi="Times New Roman" w:cs="Times New Roman"/>
        </w:rPr>
        <w:t xml:space="preserve"> (commercial PLA)</w:t>
      </w:r>
      <w:r w:rsidR="00751B5B" w:rsidRPr="00246CE4">
        <w:rPr>
          <w:rFonts w:ascii="Times New Roman" w:hAnsi="Times New Roman" w:cs="Times New Roman"/>
        </w:rPr>
        <w:t xml:space="preserve">, flakes, shredded, </w:t>
      </w:r>
      <w:r w:rsidR="00BA32CD" w:rsidRPr="00246CE4">
        <w:rPr>
          <w:rFonts w:ascii="Times New Roman" w:hAnsi="Times New Roman" w:cs="Times New Roman"/>
        </w:rPr>
        <w:t xml:space="preserve">and </w:t>
      </w:r>
      <w:r w:rsidR="00751B5B" w:rsidRPr="00246CE4">
        <w:rPr>
          <w:rFonts w:ascii="Times New Roman" w:hAnsi="Times New Roman" w:cs="Times New Roman"/>
        </w:rPr>
        <w:t>pelletized</w:t>
      </w:r>
      <w:r w:rsidR="00BA32CD" w:rsidRPr="00246CE4">
        <w:rPr>
          <w:rFonts w:ascii="Times New Roman" w:hAnsi="Times New Roman" w:cs="Times New Roman"/>
        </w:rPr>
        <w:t xml:space="preserve"> (from plastic bottles)</w:t>
      </w:r>
      <w:r w:rsidR="00824ADD" w:rsidRPr="00246CE4">
        <w:rPr>
          <w:rFonts w:ascii="Times New Roman" w:hAnsi="Times New Roman" w:cs="Times New Roman"/>
        </w:rPr>
        <w:t>.</w:t>
      </w:r>
    </w:p>
    <w:p w14:paraId="103AD00C" w14:textId="64121B07" w:rsidR="00781060" w:rsidRDefault="00781060" w:rsidP="00781060">
      <w:pPr>
        <w:pStyle w:val="Heading4"/>
        <w:rPr>
          <w:rFonts w:ascii="Times New Roman" w:hAnsi="Times New Roman" w:cs="Times New Roman"/>
          <w:b/>
          <w:bCs/>
          <w:i w:val="0"/>
          <w:iCs w:val="0"/>
          <w:color w:val="auto"/>
        </w:rPr>
      </w:pPr>
      <w:r w:rsidRPr="00246CE4">
        <w:rPr>
          <w:rFonts w:ascii="Times New Roman" w:hAnsi="Times New Roman" w:cs="Times New Roman"/>
          <w:b/>
          <w:bCs/>
          <w:i w:val="0"/>
          <w:iCs w:val="0"/>
          <w:color w:val="auto"/>
        </w:rPr>
        <w:t>3.</w:t>
      </w:r>
      <w:r w:rsidR="00EA6DF7" w:rsidRPr="00246CE4">
        <w:rPr>
          <w:rFonts w:ascii="Times New Roman" w:hAnsi="Times New Roman" w:cs="Times New Roman"/>
          <w:b/>
          <w:bCs/>
          <w:i w:val="0"/>
          <w:iCs w:val="0"/>
          <w:color w:val="auto"/>
        </w:rPr>
        <w:t>2</w:t>
      </w:r>
      <w:r w:rsidRPr="00246CE4">
        <w:rPr>
          <w:rFonts w:ascii="Times New Roman" w:hAnsi="Times New Roman" w:cs="Times New Roman"/>
          <w:b/>
          <w:bCs/>
          <w:i w:val="0"/>
          <w:iCs w:val="0"/>
          <w:color w:val="auto"/>
        </w:rPr>
        <w:t>.</w:t>
      </w:r>
      <w:r w:rsidR="00154A6E" w:rsidRPr="00246CE4">
        <w:rPr>
          <w:rFonts w:ascii="Times New Roman" w:hAnsi="Times New Roman" w:cs="Times New Roman"/>
          <w:b/>
          <w:bCs/>
          <w:i w:val="0"/>
          <w:iCs w:val="0"/>
          <w:color w:val="auto"/>
        </w:rPr>
        <w:t>2</w:t>
      </w:r>
      <w:r w:rsidRPr="00246CE4">
        <w:rPr>
          <w:rFonts w:ascii="Times New Roman" w:hAnsi="Times New Roman" w:cs="Times New Roman"/>
          <w:b/>
          <w:bCs/>
          <w:i w:val="0"/>
          <w:iCs w:val="0"/>
          <w:color w:val="auto"/>
        </w:rPr>
        <w:t>.2 Square</w:t>
      </w:r>
      <w:r w:rsidR="000B39A6" w:rsidRPr="00246CE4">
        <w:rPr>
          <w:rFonts w:ascii="Times New Roman" w:hAnsi="Times New Roman" w:cs="Times New Roman"/>
          <w:b/>
          <w:bCs/>
          <w:i w:val="0"/>
          <w:iCs w:val="0"/>
          <w:color w:val="auto"/>
        </w:rPr>
        <w:t>s</w:t>
      </w:r>
    </w:p>
    <w:p w14:paraId="15C62CFC" w14:textId="31F17B6B" w:rsidR="00E27E79" w:rsidRPr="00021284" w:rsidRDefault="00E27E79" w:rsidP="00021284">
      <w:pPr>
        <w:jc w:val="both"/>
        <w:rPr>
          <w:rFonts w:ascii="Times New Roman" w:hAnsi="Times New Roman" w:cs="Times New Roman"/>
        </w:rPr>
      </w:pPr>
      <w:r w:rsidRPr="00021284">
        <w:rPr>
          <w:rFonts w:ascii="Times New Roman" w:hAnsi="Times New Roman" w:cs="Times New Roman"/>
        </w:rPr>
        <w:t xml:space="preserve">The effect of the extrusion multiplier (EM) was qualitatively assessed using 3D printed square specimens. As shown in Fig. </w:t>
      </w:r>
      <w:r w:rsidR="00A65F77" w:rsidRPr="00021284">
        <w:rPr>
          <w:rFonts w:ascii="Times New Roman" w:hAnsi="Times New Roman" w:cs="Times New Roman"/>
        </w:rPr>
        <w:t>5</w:t>
      </w:r>
      <w:r w:rsidRPr="00021284">
        <w:rPr>
          <w:rFonts w:ascii="Times New Roman" w:hAnsi="Times New Roman" w:cs="Times New Roman"/>
        </w:rPr>
        <w:t>, print quality improved as EM increased from 100% to 300%, suggesting that higher EM values can partially compensate for flow limitations associated with irregular particle size and morphology.</w:t>
      </w:r>
    </w:p>
    <w:p w14:paraId="6EB87EC9" w14:textId="445929EC" w:rsidR="00E27E79" w:rsidRPr="00021284" w:rsidRDefault="00E27E79" w:rsidP="00021284">
      <w:pPr>
        <w:jc w:val="both"/>
        <w:rPr>
          <w:rFonts w:ascii="Times New Roman" w:hAnsi="Times New Roman" w:cs="Times New Roman"/>
        </w:rPr>
      </w:pPr>
      <w:r w:rsidRPr="00021284">
        <w:rPr>
          <w:rFonts w:ascii="Times New Roman" w:hAnsi="Times New Roman" w:cs="Times New Roman"/>
        </w:rPr>
        <w:t xml:space="preserve">Flakes, shredded particles, and pelletized feedstocks exhibited under-extrusion at 100% and 200% EM, whereas over-extrusion appeared at 300% EM, indicating that the optimal value likely lies between 200% and 300%. Processing shredded and pelletized materials was particularly challenging due to their brittleness, which may result from repeated thermomechanical and thermo-oxidative degradation cycles causing chain scission and branching </w:t>
      </w:r>
      <w:r w:rsidR="00021284"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{"citationID":"WXwYEcpN","properties":{"formattedCitation":"(Pinheiro et al., 2004)","plainCitation":"(Pinheiro et al., 2004)","noteIndex":0},"citationItems":[{"id":202,"uris":["http://zotero.org/users/7033217/items/QM4DCNSI"],"itemData":{"id":202,"type":"article-journal","abstract":"The mechanical and thermo-oxidative degradation of high density polyethylene (HDPE) was measured in a twin-screw extruder using various processing conditions. Two types of HDPE, Phillips and Ziegler-Natta, having different levels of terminal vinyl unsaturation were analysed. Mild screw profiles, having mainly conveying elements, have short mean residence times then profiles with kneading discs and left hand elements. Carbonyl and trans-vinylene group concentrations increased, whereas vinyl group concentration decreased with number of extrusions. Higher temperature profiles intensified these effects. The thermo-mechanical degradation mechanism begins with chain scission in the longer chains due to their higher probability of entanglements. These macroradicals then react with the vinyl terminal unsaturations of other chains producing chain branching. Shorter chains are more mobile, not suffering scission but instead are used for grafting the macroradicals, increasing the molecular weight. Increase in the levels of extrusion temperature, shear and vinyl end groups content facilitates the thermo-mechanical degradation reducing the amount of both, longer chains via chain scission and shorter chains via chain branching, narrowing the polydispersity. Phillips HDPE produces a higher level of chain branching than does the Ziegler-Natta type.","citation-key":"pinheiro2004","container-title":"Polymer Degradation and Stability","DOI":"10.1016/j.polymdegradstab.2004.05.016","ISSN":"0141-3910","issue":"3","journalAbbreviation":"Polymer Degradation and Stability","page":"445-453","source":"ScienceDirect","title":"The role of chain scission and chain branching in high density polyethylene during thermo-mechanical degradation","volume":"86","author":[{"family":"Pinheiro","given":"L. A."},{"family":"Chinelatto","given":"M. A."},{"family":"Canevarolo","given":"S. V."}],"issued":{"date-parts":[["2004",12,1]]}}}],"schema":"https://github.com/citation-style-language/schema/raw/master/csl-citation.json"} </w:instrText>
      </w:r>
      <w:r w:rsidR="00021284" w:rsidRPr="00246CE4">
        <w:rPr>
          <w:rFonts w:ascii="Times New Roman" w:hAnsi="Times New Roman" w:cs="Times New Roman"/>
        </w:rPr>
        <w:fldChar w:fldCharType="separate"/>
      </w:r>
      <w:r w:rsidR="00EE0ACE" w:rsidRPr="00EE0ACE">
        <w:rPr>
          <w:rFonts w:ascii="Times New Roman" w:hAnsi="Times New Roman" w:cs="Times New Roman"/>
        </w:rPr>
        <w:t>(Pinheiro et al., 2004)</w:t>
      </w:r>
      <w:r w:rsidR="00021284" w:rsidRPr="00246CE4">
        <w:rPr>
          <w:rFonts w:ascii="Times New Roman" w:hAnsi="Times New Roman" w:cs="Times New Roman"/>
        </w:rPr>
        <w:fldChar w:fldCharType="end"/>
      </w:r>
      <w:r w:rsidR="00021284">
        <w:rPr>
          <w:rFonts w:ascii="Times New Roman" w:hAnsi="Times New Roman" w:cs="Times New Roman"/>
        </w:rPr>
        <w:t>.</w:t>
      </w:r>
      <w:r w:rsidRPr="00021284">
        <w:rPr>
          <w:rFonts w:ascii="Times New Roman" w:hAnsi="Times New Roman" w:cs="Times New Roman"/>
        </w:rPr>
        <w:t xml:space="preserve">The heterogeneous size and shape of these particles further </w:t>
      </w:r>
      <w:r w:rsidRPr="00021284">
        <w:rPr>
          <w:rFonts w:ascii="Times New Roman" w:hAnsi="Times New Roman" w:cs="Times New Roman"/>
        </w:rPr>
        <w:lastRenderedPageBreak/>
        <w:t>contributed to inconsistent material flow and reduced print quality. Additional reprocessing through a second 3D printing cycle likely exacerbated material degradation and brittleness.</w:t>
      </w:r>
    </w:p>
    <w:p w14:paraId="36E4CA8C" w14:textId="77777777" w:rsidR="00E27E79" w:rsidRPr="00021284" w:rsidRDefault="00E27E79" w:rsidP="00021284">
      <w:pPr>
        <w:jc w:val="both"/>
        <w:rPr>
          <w:rFonts w:ascii="Times New Roman" w:hAnsi="Times New Roman" w:cs="Times New Roman"/>
        </w:rPr>
      </w:pPr>
      <w:r w:rsidRPr="00021284">
        <w:rPr>
          <w:rFonts w:ascii="Times New Roman" w:hAnsi="Times New Roman" w:cs="Times New Roman"/>
        </w:rPr>
        <w:t>Commercial virgin PLA pellets showed more favorable behavior. At 100% EM, only minor under-extrusion was observed, while 200% and 300% EM resulted in over-extrusion, suggesting that an intermediate value (e.g., 150% EM) would provide optimal print quality.</w:t>
      </w:r>
    </w:p>
    <w:p w14:paraId="023B3B7F" w14:textId="77777777" w:rsidR="00E27E79" w:rsidRPr="00021284" w:rsidRDefault="00E27E79" w:rsidP="00021284">
      <w:pPr>
        <w:jc w:val="both"/>
        <w:rPr>
          <w:rFonts w:ascii="Times New Roman" w:hAnsi="Times New Roman" w:cs="Times New Roman"/>
        </w:rPr>
      </w:pPr>
      <w:r w:rsidRPr="00021284">
        <w:rPr>
          <w:rFonts w:ascii="Times New Roman" w:hAnsi="Times New Roman" w:cs="Times New Roman"/>
        </w:rPr>
        <w:t>Overall, the results demonstrate that particle granulometry and morphology strongly influence extrusion behavior and print quality. Feedstocks with heterogeneous particles require higher EM values to compensate for flow irregularities and maintain consistent material deposition. Therefore, EM should be adjusted according to feedstock characteristics to achieve stable extrusion and improved 3D printing performance.</w:t>
      </w:r>
    </w:p>
    <w:p w14:paraId="64D470E2" w14:textId="77777777" w:rsidR="00E27E79" w:rsidRPr="004E4E22" w:rsidRDefault="00E27E79" w:rsidP="00021284"/>
    <w:p w14:paraId="28F643B9" w14:textId="1D36C612" w:rsidR="00C5363E" w:rsidRPr="00246CE4" w:rsidRDefault="00AF7F55" w:rsidP="001F4EFF">
      <w:pPr>
        <w:jc w:val="center"/>
        <w:rPr>
          <w:rFonts w:ascii="Times New Roman" w:hAnsi="Times New Roman" w:cs="Times New Roman"/>
        </w:rPr>
      </w:pPr>
      <w:r w:rsidRPr="00246CE4">
        <w:rPr>
          <w:rFonts w:ascii="Times New Roman" w:hAnsi="Times New Roman" w:cs="Times New Roman"/>
          <w:noProof/>
        </w:rPr>
        <w:drawing>
          <wp:inline distT="0" distB="0" distL="0" distR="0" wp14:anchorId="3B0C3063" wp14:editId="1523F38C">
            <wp:extent cx="4449278" cy="5605736"/>
            <wp:effectExtent l="0" t="0" r="8890" b="0"/>
            <wp:docPr id="1062579349" name="Immagine 1" descr="Immagine che contiene modello, rica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79349" name="Immagine 1" descr="Immagine che contiene modello, ricamo&#10;&#10;Il contenuto generato dall'IA potrebbe non essere corret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58855" cy="5617802"/>
                    </a:xfrm>
                    <a:prstGeom prst="rect">
                      <a:avLst/>
                    </a:prstGeom>
                  </pic:spPr>
                </pic:pic>
              </a:graphicData>
            </a:graphic>
          </wp:inline>
        </w:drawing>
      </w:r>
    </w:p>
    <w:p w14:paraId="00A6CE4A" w14:textId="72B85C6D" w:rsidR="0037021F" w:rsidRPr="00246CE4" w:rsidRDefault="0037021F" w:rsidP="00E01772">
      <w:pPr>
        <w:jc w:val="center"/>
        <w:rPr>
          <w:rFonts w:ascii="Times New Roman" w:hAnsi="Times New Roman" w:cs="Times New Roman"/>
        </w:rPr>
      </w:pPr>
      <w:r w:rsidRPr="00246CE4">
        <w:rPr>
          <w:rFonts w:ascii="Times New Roman" w:hAnsi="Times New Roman" w:cs="Times New Roman"/>
        </w:rPr>
        <w:lastRenderedPageBreak/>
        <w:t xml:space="preserve">Figure </w:t>
      </w:r>
      <w:del w:id="892" w:author="Catalina Suescun Gonzalez" w:date="2026-08-21T14:12:00Z" w16du:dateUtc="2026-08-21T12:12:00Z">
        <w:r w:rsidR="00D04F55" w:rsidRPr="00E57FDD" w:rsidDel="00541D04">
          <w:rPr>
            <w:rFonts w:ascii="Times New Roman" w:hAnsi="Times New Roman" w:cs="Times New Roman"/>
            <w:highlight w:val="cyan"/>
            <w:rPrChange w:id="893" w:author="Catalina Suescun Gonzalez" w:date="2026-08-26T11:29:00Z" w16du:dateUtc="2026-08-26T09:29:00Z">
              <w:rPr>
                <w:rFonts w:ascii="Times New Roman" w:hAnsi="Times New Roman" w:cs="Times New Roman"/>
              </w:rPr>
            </w:rPrChange>
          </w:rPr>
          <w:delText>6</w:delText>
        </w:r>
      </w:del>
      <w:ins w:id="894" w:author="Catalina Suescun Gonzalez" w:date="2026-08-21T14:12:00Z" w16du:dateUtc="2026-08-21T12:12:00Z">
        <w:r w:rsidR="00541D04" w:rsidRPr="00E57FDD">
          <w:rPr>
            <w:rFonts w:ascii="Times New Roman" w:hAnsi="Times New Roman" w:cs="Times New Roman"/>
            <w:highlight w:val="cyan"/>
            <w:rPrChange w:id="895" w:author="Catalina Suescun Gonzalez" w:date="2026-08-26T11:29:00Z" w16du:dateUtc="2026-08-26T09:29:00Z">
              <w:rPr>
                <w:rFonts w:ascii="Times New Roman" w:hAnsi="Times New Roman" w:cs="Times New Roman"/>
              </w:rPr>
            </w:rPrChange>
          </w:rPr>
          <w:t>5</w:t>
        </w:r>
      </w:ins>
      <w:r w:rsidRPr="00246CE4">
        <w:rPr>
          <w:rFonts w:ascii="Times New Roman" w:hAnsi="Times New Roman" w:cs="Times New Roman"/>
        </w:rPr>
        <w:t>.</w:t>
      </w:r>
      <w:r w:rsidR="004C0194" w:rsidRPr="00246CE4">
        <w:rPr>
          <w:rFonts w:ascii="Times New Roman" w:hAnsi="Times New Roman" w:cs="Times New Roman"/>
        </w:rPr>
        <w:t xml:space="preserve"> </w:t>
      </w:r>
      <w:r w:rsidR="00DF0FC6" w:rsidRPr="00246CE4">
        <w:rPr>
          <w:rFonts w:ascii="Times New Roman" w:hAnsi="Times New Roman" w:cs="Times New Roman"/>
        </w:rPr>
        <w:t xml:space="preserve">Visual assessment of EM influence based on </w:t>
      </w:r>
      <w:r w:rsidR="00751B5B" w:rsidRPr="00246CE4">
        <w:rPr>
          <w:rFonts w:ascii="Times New Roman" w:hAnsi="Times New Roman" w:cs="Times New Roman"/>
        </w:rPr>
        <w:t xml:space="preserve">the different </w:t>
      </w:r>
      <w:r w:rsidR="00DF0FC6" w:rsidRPr="00246CE4">
        <w:rPr>
          <w:rFonts w:ascii="Times New Roman" w:hAnsi="Times New Roman" w:cs="Times New Roman"/>
        </w:rPr>
        <w:t xml:space="preserve">particle </w:t>
      </w:r>
      <w:r w:rsidR="00F2393D" w:rsidRPr="00246CE4">
        <w:rPr>
          <w:rFonts w:ascii="Times New Roman" w:hAnsi="Times New Roman" w:cs="Times New Roman"/>
        </w:rPr>
        <w:t>types</w:t>
      </w:r>
      <w:r w:rsidR="00AF7F55" w:rsidRPr="00246CE4">
        <w:rPr>
          <w:rFonts w:ascii="Times New Roman" w:hAnsi="Times New Roman" w:cs="Times New Roman"/>
        </w:rPr>
        <w:t xml:space="preserve"> (from top to bottom): Flakes, Shredded, Pelletized</w:t>
      </w:r>
      <w:r w:rsidR="00BA32CD" w:rsidRPr="00246CE4">
        <w:rPr>
          <w:rFonts w:ascii="Times New Roman" w:hAnsi="Times New Roman" w:cs="Times New Roman"/>
        </w:rPr>
        <w:t xml:space="preserve"> (from plastic bottles)</w:t>
      </w:r>
      <w:r w:rsidR="00AF7F55" w:rsidRPr="00246CE4">
        <w:rPr>
          <w:rFonts w:ascii="Times New Roman" w:hAnsi="Times New Roman" w:cs="Times New Roman"/>
        </w:rPr>
        <w:t xml:space="preserve">, </w:t>
      </w:r>
      <w:r w:rsidR="00F2393D" w:rsidRPr="00246CE4">
        <w:rPr>
          <w:rFonts w:ascii="Times New Roman" w:hAnsi="Times New Roman" w:cs="Times New Roman"/>
        </w:rPr>
        <w:t xml:space="preserve">and </w:t>
      </w:r>
      <w:proofErr w:type="spellStart"/>
      <w:r w:rsidR="00AF7F55" w:rsidRPr="00246CE4">
        <w:rPr>
          <w:rFonts w:ascii="Times New Roman" w:hAnsi="Times New Roman" w:cs="Times New Roman"/>
        </w:rPr>
        <w:t>vPellets</w:t>
      </w:r>
      <w:proofErr w:type="spellEnd"/>
      <w:r w:rsidR="00BA32CD" w:rsidRPr="00246CE4">
        <w:rPr>
          <w:rFonts w:ascii="Times New Roman" w:hAnsi="Times New Roman" w:cs="Times New Roman"/>
        </w:rPr>
        <w:t xml:space="preserve"> (commercial PLA)</w:t>
      </w:r>
      <w:r w:rsidR="00DF0FC6" w:rsidRPr="00246CE4">
        <w:rPr>
          <w:rFonts w:ascii="Times New Roman" w:hAnsi="Times New Roman" w:cs="Times New Roman"/>
        </w:rPr>
        <w:t>.</w:t>
      </w:r>
    </w:p>
    <w:p w14:paraId="559D421C" w14:textId="3F576EA9" w:rsidR="008A277D" w:rsidRDefault="008A277D" w:rsidP="006C4D27">
      <w:pPr>
        <w:pStyle w:val="Heading2"/>
        <w:numPr>
          <w:ilvl w:val="1"/>
          <w:numId w:val="30"/>
        </w:numPr>
        <w:jc w:val="both"/>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Application case study</w:t>
      </w:r>
    </w:p>
    <w:p w14:paraId="6A37CAE0" w14:textId="77777777" w:rsidR="00BF74A9" w:rsidRPr="00CC4886" w:rsidRDefault="00BF74A9" w:rsidP="00B75D5A">
      <w:pPr>
        <w:jc w:val="both"/>
      </w:pPr>
      <w:r w:rsidRPr="00B75D5A">
        <w:rPr>
          <w:rFonts w:ascii="Times New Roman" w:hAnsi="Times New Roman" w:cs="Times New Roman"/>
        </w:rPr>
        <w:t>A case study was 3D printed to assess the feasibility of using recycled water bottles in a real-world application. The objective was to relate particle granulometry and flowability to practical manufacturing performance. A decorative crown molding was selected because it requires large material volumes while facing limited mechanical demands, allowing evaluation of both functional and aesthetic applications.</w:t>
      </w:r>
    </w:p>
    <w:p w14:paraId="796ED694" w14:textId="37F8842D" w:rsidR="00BF74A9" w:rsidRPr="00CC4886" w:rsidDel="001E035D" w:rsidRDefault="00BF74A9" w:rsidP="00B75D5A">
      <w:pPr>
        <w:jc w:val="both"/>
        <w:rPr>
          <w:del w:id="896" w:author="Catalina Suescun Gonzalez" w:date="2026-08-31T14:08:00Z" w16du:dateUtc="2026-08-31T12:08:00Z"/>
        </w:rPr>
      </w:pPr>
      <w:r w:rsidRPr="00B75D5A">
        <w:rPr>
          <w:rFonts w:ascii="Times New Roman" w:hAnsi="Times New Roman" w:cs="Times New Roman"/>
        </w:rPr>
        <w:t xml:space="preserve">The part was printed using commercial virgin PLA pellets (benchmark), recycled bottle flakes, and pelletized feedstock (Fig. </w:t>
      </w:r>
      <w:r w:rsidR="00986605" w:rsidRPr="00B75D5A">
        <w:rPr>
          <w:rFonts w:ascii="Times New Roman" w:hAnsi="Times New Roman" w:cs="Times New Roman"/>
        </w:rPr>
        <w:t>6</w:t>
      </w:r>
      <w:r w:rsidRPr="00B75D5A">
        <w:rPr>
          <w:rFonts w:ascii="Times New Roman" w:hAnsi="Times New Roman" w:cs="Times New Roman"/>
        </w:rPr>
        <w:t xml:space="preserve">). Commercial pellets produced the best results, yielding a smooth and homogeneous surface with good layer adhesion and no visible warping or delamination (Fig. </w:t>
      </w:r>
      <w:r w:rsidR="00986605" w:rsidRPr="00B75D5A">
        <w:rPr>
          <w:rFonts w:ascii="Times New Roman" w:hAnsi="Times New Roman" w:cs="Times New Roman"/>
        </w:rPr>
        <w:t>6</w:t>
      </w:r>
      <w:r w:rsidRPr="00B75D5A">
        <w:rPr>
          <w:rFonts w:ascii="Times New Roman" w:hAnsi="Times New Roman" w:cs="Times New Roman"/>
        </w:rPr>
        <w:t xml:space="preserve">a). In contrast, parts printed from recycled flakes exhibited rougher surfaces, irregular layers, and visible delamination (Fig. </w:t>
      </w:r>
      <w:r w:rsidR="00986605" w:rsidRPr="00B75D5A">
        <w:rPr>
          <w:rFonts w:ascii="Times New Roman" w:hAnsi="Times New Roman" w:cs="Times New Roman"/>
        </w:rPr>
        <w:t>6</w:t>
      </w:r>
      <w:r w:rsidRPr="00B75D5A">
        <w:rPr>
          <w:rFonts w:ascii="Times New Roman" w:hAnsi="Times New Roman" w:cs="Times New Roman"/>
        </w:rPr>
        <w:t xml:space="preserve">b). </w:t>
      </w:r>
      <w:ins w:id="897" w:author="Catalina Suescun Gonzalez" w:date="2026-08-21T15:54:00Z" w16du:dateUtc="2026-08-21T13:54:00Z">
        <w:r w:rsidR="00752CE5" w:rsidRPr="00E57FDD">
          <w:rPr>
            <w:rFonts w:ascii="Times New Roman" w:hAnsi="Times New Roman" w:cs="Times New Roman"/>
            <w:highlight w:val="cyan"/>
            <w:rPrChange w:id="898" w:author="Catalina Suescun Gonzalez" w:date="2026-08-26T11:30:00Z" w16du:dateUtc="2026-08-26T09:30:00Z">
              <w:rPr>
                <w:rFonts w:ascii="Times New Roman" w:hAnsi="Times New Roman" w:cs="Times New Roman"/>
              </w:rPr>
            </w:rPrChange>
          </w:rPr>
          <w:t xml:space="preserve">Similar to the tensile specimens </w:t>
        </w:r>
      </w:ins>
      <w:ins w:id="899" w:author="Catalina Suescun Gonzalez" w:date="2026-08-25T13:26:00Z" w16du:dateUtc="2026-08-25T11:26:00Z">
        <w:r w:rsidR="00382113" w:rsidRPr="00E57FDD">
          <w:rPr>
            <w:rFonts w:ascii="Times New Roman" w:hAnsi="Times New Roman" w:cs="Times New Roman"/>
            <w:highlight w:val="cyan"/>
            <w:rPrChange w:id="900" w:author="Catalina Suescun Gonzalez" w:date="2026-08-26T11:30:00Z" w16du:dateUtc="2026-08-26T09:30:00Z">
              <w:rPr>
                <w:rFonts w:ascii="Times New Roman" w:hAnsi="Times New Roman" w:cs="Times New Roman"/>
              </w:rPr>
            </w:rPrChange>
          </w:rPr>
          <w:t xml:space="preserve">(Appendix </w:t>
        </w:r>
        <w:r w:rsidR="00670DDF" w:rsidRPr="00E57FDD">
          <w:rPr>
            <w:rFonts w:ascii="Times New Roman" w:hAnsi="Times New Roman" w:cs="Times New Roman"/>
            <w:highlight w:val="cyan"/>
            <w:rPrChange w:id="901" w:author="Catalina Suescun Gonzalez" w:date="2026-08-26T11:30:00Z" w16du:dateUtc="2026-08-26T09:30:00Z">
              <w:rPr>
                <w:rFonts w:ascii="Times New Roman" w:hAnsi="Times New Roman" w:cs="Times New Roman"/>
              </w:rPr>
            </w:rPrChange>
          </w:rPr>
          <w:t xml:space="preserve">C) </w:t>
        </w:r>
      </w:ins>
      <w:ins w:id="902" w:author="Catalina Suescun Gonzalez" w:date="2026-08-21T15:54:00Z" w16du:dateUtc="2026-08-21T13:54:00Z">
        <w:r w:rsidR="00752CE5" w:rsidRPr="00E57FDD">
          <w:rPr>
            <w:rFonts w:ascii="Times New Roman" w:hAnsi="Times New Roman" w:cs="Times New Roman"/>
            <w:highlight w:val="cyan"/>
            <w:rPrChange w:id="903" w:author="Catalina Suescun Gonzalez" w:date="2026-08-26T11:30:00Z" w16du:dateUtc="2026-08-26T09:30:00Z">
              <w:rPr>
                <w:rFonts w:ascii="Times New Roman" w:hAnsi="Times New Roman" w:cs="Times New Roman"/>
              </w:rPr>
            </w:rPrChange>
          </w:rPr>
          <w:t>and the previous 3D printed samples, using shredded material resulted in brittle structures, while th</w:t>
        </w:r>
        <w:r w:rsidR="000B32C0" w:rsidRPr="00E57FDD">
          <w:rPr>
            <w:rFonts w:ascii="Times New Roman" w:hAnsi="Times New Roman" w:cs="Times New Roman"/>
            <w:highlight w:val="cyan"/>
            <w:rPrChange w:id="904" w:author="Catalina Suescun Gonzalez" w:date="2026-08-26T11:30:00Z" w16du:dateUtc="2026-08-26T09:30:00Z">
              <w:rPr>
                <w:rFonts w:ascii="Times New Roman" w:hAnsi="Times New Roman" w:cs="Times New Roman"/>
              </w:rPr>
            </w:rPrChange>
          </w:rPr>
          <w:t>e</w:t>
        </w:r>
      </w:ins>
      <w:del w:id="905" w:author="Catalina Suescun Gonzalez" w:date="2026-08-21T15:54:00Z" w16du:dateUtc="2026-08-21T13:54:00Z">
        <w:r w:rsidRPr="00E57FDD" w:rsidDel="00752CE5">
          <w:rPr>
            <w:rFonts w:ascii="Times New Roman" w:hAnsi="Times New Roman" w:cs="Times New Roman"/>
            <w:highlight w:val="cyan"/>
            <w:rPrChange w:id="906" w:author="Catalina Suescun Gonzalez" w:date="2026-08-26T11:30:00Z" w16du:dateUtc="2026-08-26T09:30:00Z">
              <w:rPr>
                <w:rFonts w:ascii="Times New Roman" w:hAnsi="Times New Roman" w:cs="Times New Roman"/>
              </w:rPr>
            </w:rPrChange>
          </w:rPr>
          <w:delText>Similarly,</w:delText>
        </w:r>
      </w:del>
      <w:r w:rsidRPr="00B75D5A">
        <w:rPr>
          <w:rFonts w:ascii="Times New Roman" w:hAnsi="Times New Roman" w:cs="Times New Roman"/>
        </w:rPr>
        <w:t xml:space="preserve"> pelletized recycled feedstock showed poor bed adhesion, delamination, and brittleness, preventing successful fabrication of a complete object</w:t>
      </w:r>
      <w:ins w:id="907" w:author="Catalina Suescun Gonzalez" w:date="2026-08-31T14:08:00Z" w16du:dateUtc="2026-08-31T12:08:00Z">
        <w:r w:rsidR="00F33DA7">
          <w:rPr>
            <w:rFonts w:ascii="Times New Roman" w:hAnsi="Times New Roman" w:cs="Times New Roman"/>
          </w:rPr>
          <w:t xml:space="preserve">. </w:t>
        </w:r>
      </w:ins>
      <w:ins w:id="908" w:author="Catalina Suescun Gonzalez" w:date="2026-08-31T14:06:00Z" w16du:dateUtc="2026-08-31T12:06:00Z">
        <w:r w:rsidR="00C66422">
          <w:rPr>
            <w:rFonts w:ascii="Times New Roman" w:hAnsi="Times New Roman" w:cs="Times New Roman"/>
          </w:rPr>
          <w:t xml:space="preserve"> </w:t>
        </w:r>
      </w:ins>
      <w:ins w:id="909" w:author="Catalina Suescun Gonzalez" w:date="2026-08-31T14:09:00Z">
        <w:r w:rsidR="00B0153A" w:rsidRPr="005D3D36">
          <w:rPr>
            <w:rFonts w:ascii="Times New Roman" w:hAnsi="Times New Roman" w:cs="Times New Roman"/>
            <w:highlight w:val="cyan"/>
            <w:rPrChange w:id="910" w:author="Catalina Suescun Gonzalez" w:date="2026-08-31T14:10:00Z" w16du:dateUtc="2026-08-31T12:10:00Z">
              <w:rPr>
                <w:rFonts w:ascii="Times New Roman" w:hAnsi="Times New Roman" w:cs="Times New Roman"/>
              </w:rPr>
            </w:rPrChange>
          </w:rPr>
          <w:t xml:space="preserve">Consequently, the printed object obtained with this material was not included in the </w:t>
        </w:r>
        <w:proofErr w:type="spellStart"/>
        <w:r w:rsidR="00B0153A" w:rsidRPr="005D3D36">
          <w:rPr>
            <w:rFonts w:ascii="Times New Roman" w:hAnsi="Times New Roman" w:cs="Times New Roman"/>
            <w:highlight w:val="cyan"/>
            <w:rPrChange w:id="911" w:author="Catalina Suescun Gonzalez" w:date="2026-08-31T14:10:00Z" w16du:dateUtc="2026-08-31T12:10:00Z">
              <w:rPr>
                <w:rFonts w:ascii="Times New Roman" w:hAnsi="Times New Roman" w:cs="Times New Roman"/>
              </w:rPr>
            </w:rPrChange>
          </w:rPr>
          <w:t>figure.</w:t>
        </w:r>
      </w:ins>
      <w:del w:id="912" w:author="Catalina Suescun Gonzalez" w:date="2026-08-31T14:08:00Z" w16du:dateUtc="2026-08-31T12:08:00Z">
        <w:r w:rsidRPr="005D3D36" w:rsidDel="001E035D">
          <w:rPr>
            <w:rFonts w:ascii="Times New Roman" w:hAnsi="Times New Roman" w:cs="Times New Roman"/>
            <w:highlight w:val="cyan"/>
            <w:rPrChange w:id="913" w:author="Catalina Suescun Gonzalez" w:date="2026-08-31T14:10:00Z" w16du:dateUtc="2026-08-31T12:10:00Z">
              <w:rPr>
                <w:rFonts w:ascii="Times New Roman" w:hAnsi="Times New Roman" w:cs="Times New Roman"/>
              </w:rPr>
            </w:rPrChange>
          </w:rPr>
          <w:delText>.</w:delText>
        </w:r>
      </w:del>
    </w:p>
    <w:p w14:paraId="2C2AD87D" w14:textId="61F848E3" w:rsidR="00BF74A9" w:rsidRPr="007403DE" w:rsidRDefault="00BF74A9" w:rsidP="00B75D5A">
      <w:pPr>
        <w:jc w:val="both"/>
        <w:rPr>
          <w:rFonts w:ascii="Times New Roman" w:hAnsi="Times New Roman" w:cs="Times New Roman"/>
          <w:rPrChange w:id="914" w:author="Catalina Suescun Gonzalez" w:date="2026-09-05T10:09:00Z" w16du:dateUtc="2026-09-05T08:09:00Z">
            <w:rPr/>
          </w:rPrChange>
        </w:rPr>
      </w:pPr>
      <w:r w:rsidRPr="00B75D5A">
        <w:rPr>
          <w:rFonts w:ascii="Times New Roman" w:hAnsi="Times New Roman" w:cs="Times New Roman"/>
        </w:rPr>
        <w:t>These</w:t>
      </w:r>
      <w:proofErr w:type="spellEnd"/>
      <w:r w:rsidRPr="00B75D5A">
        <w:rPr>
          <w:rFonts w:ascii="Times New Roman" w:hAnsi="Times New Roman" w:cs="Times New Roman"/>
        </w:rPr>
        <w:t xml:space="preserve"> defects are likely associated with material degradation during recycling and subsequent thermal processing, which can reduce molecular weight and mechanical performance </w:t>
      </w:r>
      <w:r w:rsidR="00D9198F" w:rsidRPr="00B75D5A">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{"citationID":"MwgtUGCp","properties":{"formattedCitation":"(Inoya et al., 2012)","plainCitation":"(Inoya et al., 2012)","noteIndex":0},"citationItems":[{"id":4826,"uris":["http://zotero.org/groups/4975211/items/4FAKYPNV"],"itemData":{"id":4826,"type":"article-journal","abstract":"The effectiveness of compatibilizers in enhancing the dispersion of polypropylene (PP) at various molecular weights in recycled polyethylene terephthalate (RPET) was elucidated. The idea of incorporating PP of different molecular weights evolved from the intention of simultaneously recycling the PET bottles together with the PP-based bottle caps, which are often of low molecular weight (Mw). Three grades of PP with known molecular weights were blended with RPET at various loadings of compatibilizers. Morphological analyses suggest that the dispersion of the PP particles was more homogeneous, and the average particle size was smaller when low Mw PP was incorporated. This indicates that the interaction between the compatibilizer and PP particles was more intense with the presence of a large number but shorter PP molecular chains. Moreover, specimens containing low Mw PP were found to remain homogeneous regardless of compatibilizer and PP content in the RPET/PP blends. The homogeneity of the blends significantly affected their mechanical performance as well. Higher stiffness, yield strength, deformability, and toughness were observed when low Mw PP was incorporated, regardless of PP and compatibilizer loadings. © 2011 Wiley Periodicals, Inc. J Appl Polym Sci, 2012","citation-key":"inoya2012a","container-title":"Journal of Applied Polymer Science","DOI":"10.1002/app.34405","ISSN":"1097-4628","issue":"5","language":"en","note":"_eprint: https://onlinelibrary.wiley.com/doi/pdf/10.1002/app.34405","page":"3947-3955","source":"Wiley Online Library","title":"Compatibilization of recycled poly(ethylene terephthalate) and polypropylene blends: Effect of polypropylene molecular weight on homogeneity and compatibility","title-short":"Compatibilization of recycled poly(ethylene terephthalate) and polypropylene blends","volume":"124","author":[{"family":"Inoya","given":"Hiroyuki"},{"family":"Wei Leong","given":"Yew"},{"family":"Klinklai","given":"Warunee"},{"family":"Thumsorn","given":"Supaporn"},{"family":"Makata","given":"Yuki"},{"family":"Hamada","given":"Hiroyuki"}],"issued":{"date-parts":[["2012"]]}}}],"schema":"https://github.com/citation-style-language/schema/raw/master/csl-citation.json"} </w:instrText>
      </w:r>
      <w:r w:rsidR="00D9198F" w:rsidRPr="00B75D5A">
        <w:rPr>
          <w:rFonts w:ascii="Times New Roman" w:hAnsi="Times New Roman" w:cs="Times New Roman"/>
        </w:rPr>
        <w:fldChar w:fldCharType="separate"/>
      </w:r>
      <w:r w:rsidR="00EE0ACE" w:rsidRPr="00EE0ACE">
        <w:rPr>
          <w:rFonts w:ascii="Times New Roman" w:hAnsi="Times New Roman" w:cs="Times New Roman"/>
        </w:rPr>
        <w:t>(Inoya et al., 2012)</w:t>
      </w:r>
      <w:r w:rsidR="00D9198F" w:rsidRPr="00B75D5A">
        <w:rPr>
          <w:rFonts w:ascii="Times New Roman" w:hAnsi="Times New Roman" w:cs="Times New Roman"/>
        </w:rPr>
        <w:fldChar w:fldCharType="end"/>
      </w:r>
      <w:r w:rsidRPr="00B75D5A">
        <w:rPr>
          <w:rFonts w:ascii="Times New Roman" w:hAnsi="Times New Roman" w:cs="Times New Roman"/>
        </w:rPr>
        <w:t xml:space="preserve">. In addition, the compatibilizer may not have sufficiently improved interfacial bonding </w:t>
      </w:r>
      <w:r w:rsidR="00D9198F" w:rsidRPr="00B75D5A">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{"citationID":"t6Iyn5mr","properties":{"formattedCitation":"(Chu et al., 2022; Yesu et al., 2024)","plainCitation":"(Chu et al., 2022; Yesu et al., 2024)","noteIndex":0},"citationItems":[{"id":134,"uris":["http://zotero.org/users/7033217/items/KRZHTQKG"],"itemData":{"id":134,"type":"article-journal","abstract":"Printability and interlayer adhesion are the most critical issues in 3D printing of immiscible polymer blends. It can affect structural integrity and mechanical performance of the printed parts. In this work, an effective strategy to improve the printability and interlayer adhesion of immiscible acrylonitrile-butadiene-styrene/polypropylene (ABS/PP) blends was implemented by introducing styrene–ethylene/butylene–styrene copolymer grafted with maleic anhydride (SEBS-g-MA) as a compatibilizer. The printability of the developed blends was investigated using rheological properties such as absolute value of complex viscosity, loss tangent and die-swell ratio. Interestingly, it was found that the additive manufactured blends with 20 wt% SEBS-g-MA loading showed improved interlaminar shear strength, impact strength, Young's modulus and toughness as compared with the pure blend. Fractography analysis revealed that two different possible failure mechanisms, interface and matrix failure were apparent in the 3D printed samples with and without SEBS-g-MA content. This work provides a promising pathway to fabricate the complex structures from polymer blends with improved mechanical properties and surface finish. Highlights This study demonstrated improved interlayer adhesion at the printed interface of immiscible ABS/PP blends in presence of SEBS-g-MA. The printability of the developed blends was predicted from rheological properties. Additive manufactured blends with SEBS-g-MA loading showed improved mechanical performance.","citation-key":"yesu2024","container-title":"Polymer Engineering &amp; Science","DOI":"10.1002/pen.26821","ISSN":"1548-2634","issue":"8","language":"en","license":"© 2024 Society of Plastics Engineers.","note":"_eprint: https://onlinelibrary.wiley.com/doi/pdf/10.1002/pen.26821","page":"3912-3922","source":"Wiley Online Library","title":"Improving 3D printability and interlayer adhesion in ABS/PP immiscible polymer blends","volume":"64","author":[{"family":"Yesu","given":"Aleti"},{"family":"T.","given":"Ranjana"},{"family":"Goyal","given":"Sourabh"},{"family":"Banerjee","given":"Shib Shankar"}],"issued":{"date-parts":[["2024"]]}}},{"id":71,"uris":["http://zotero.org/users/7033217/items/8F84Z7PZ"],"itemData":{"id":71,"type":"article-journal","abstract":"This research focused on developing recycled polymer blend filament from post-consumer expanded polystyrene and single-use polypropylene container for fuse filament fabrication (FFF). In this work, recycled polystyrene (rPS)/recycled polypropylene (rPP) blend was extruded into filament for FFF printing. The increase in printing temperature obviously reduced the air gaps and improved the interlayer adhesion. However, the printed specimen only exhibited optimum tensile strength at printing temperature of 230°C. The printed specimens with rPS/rPP at 80/20 blend ratio showed the lowest tensile strength due to poor printed layers adhesion caused by incompatibility of polymer blend. However, printed specimens with rPS/rPP at 50/50 blend ratio could achieve optimum strength of 32 MPa. The micrographs proved that the voids in printed specimen were smaller or absent when the printing temperature and rPP content in the blend was increased. This means that the increase in print temperature and rPP content displayed a positive effect on the printed specimens. The effect of blend ratio had significantly increased melt flow and crystallinity of rPS/rPP blend when the rPP content was increased in the blend. However, the increase of melt flow and crystallinity led to noticeable warpage on the printed specimen.","citation-key":"chu2022","container-title":"Polymer Engineering &amp; Science","DOI":"10.1002/pen.26144","ISSN":"1548-2634","issue":"11","language":"en","note":"_eprint: https://onlinelibrary.wiley.com/doi/pdf/10.1002/pen.26144","page":"3786-3795","source":"Wiley Online Library","title":"Recycled plastic filament made from post-consumer expanded polystyrene and polypropylene for fused filament fabrication","volume":"62","author":[{"family":"Chu","given":"Jia Sheng"},{"family":"Koay","given":"Seong Chun"},{"family":"Chan","given":"Ming Yeng"},{"family":"Choo","given":"Hui Leng"},{"family":"Ong","given":"Thai Kiat"}],"issued":{"date-parts":[["2022"]]}}}],"schema":"https://github.com/citation-style-language/schema/raw/master/csl-citation.json"} </w:instrText>
      </w:r>
      <w:r w:rsidR="00D9198F" w:rsidRPr="00B75D5A">
        <w:rPr>
          <w:rFonts w:ascii="Times New Roman" w:hAnsi="Times New Roman" w:cs="Times New Roman"/>
        </w:rPr>
        <w:fldChar w:fldCharType="separate"/>
      </w:r>
      <w:r w:rsidR="00EE0ACE" w:rsidRPr="00EE0ACE">
        <w:rPr>
          <w:rFonts w:ascii="Times New Roman" w:hAnsi="Times New Roman" w:cs="Times New Roman"/>
        </w:rPr>
        <w:t>(Chu et al., 2022; Yesu et al., 2024)</w:t>
      </w:r>
      <w:r w:rsidR="00D9198F" w:rsidRPr="00B75D5A">
        <w:rPr>
          <w:rFonts w:ascii="Times New Roman" w:hAnsi="Times New Roman" w:cs="Times New Roman"/>
        </w:rPr>
        <w:fldChar w:fldCharType="end"/>
      </w:r>
      <w:r w:rsidR="00D9198F" w:rsidRPr="00B75D5A">
        <w:rPr>
          <w:rFonts w:ascii="Times New Roman" w:hAnsi="Times New Roman" w:cs="Times New Roman"/>
        </w:rPr>
        <w:t xml:space="preserve">, </w:t>
      </w:r>
      <w:r w:rsidRPr="00B75D5A">
        <w:rPr>
          <w:rFonts w:ascii="Times New Roman" w:hAnsi="Times New Roman" w:cs="Times New Roman"/>
        </w:rPr>
        <w:t xml:space="preserve">resulting in weak layer adhesion and delamination </w:t>
      </w:r>
      <w:r w:rsidR="00D9198F" w:rsidRPr="00B75D5A">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{"citationID":"V0MqwcoW","properties":{"formattedCitation":"(Gao et al., 2021; Yin et al., 2018)","plainCitation":"(Gao et al., 2021; Yin et al., 2018)","noteIndex":0},"citationItems":[{"id":459,"uris":["http://zotero.org/users/7033217/items/IPEV5LGH"],"itemData":{"id":459,"type":"article-journal","abstract":"Fused filament fabrication (FFF), one of the most promising additive manufacturing (AM) methods has attracted considerable attention to date. Although FFF is evolving into a manufacturing tool with significant technological and material advancements, there remains a challenge to transfer FFF-printed parts into functional objects for practical applications. Polymer components fabricated by FFF technique exhibit weak and anisotropic mechanical properties compared to their counterparts by conventional processing. The limited mechanical property for the FFF-printed parts is a result of weak interlayer bond interface that develops during the layer-wise deposition process. This review documents recent advances on the bond interface in FFF-printed parts in aspects of its mechanisms, characterization and enhancement methods. The main objective is to provide a comprehensive understanding of the process-structure-properties of interlayer bond in FFF technique.","citation-key":"gao2021","container-title":"Additive Manufacturing","DOI":"10.1016/j.addma.2020.101658","ISSN":"2214-8604","journalAbbreviation":"Additive Manufacturing","language":"en","page":"101658","source":"ScienceDirect","title":"Fused filament fabrication of polymer materials: A review of interlayer bond","title-short":"Fused filament fabrication of polymer materials","volume":"37","author":[{"family":"Gao","given":"Xia"},{"family":"Qi","given":"Shunxin"},{"family":"Kuang","given":"Xiao"},{"family":"Su","given":"Yunlan"},{"family":"Li","given":"Jing"},{"family":"Wang","given":"Dujin"}],"issued":{"date-parts":[["2021",1,1]]}}},{"id":1128,"uris":["http://zotero.org/users/7033217/items/WTR8L9R5"],"itemData":{"id":1128,"type":"article-journal","abstract":"Multi-material fused deposition modeling (FDM) is an effective tool to realize the optimal design and manufacturing with various materials, but how to achieve an adequate level of interfacial bonding strength between dissimilar materials is still a critical problem. Herein, the influence of three multi-material FDM processing parameters, i.e. nozzle temperature, building stage temperature and printing speed, on the interfacial bonding strength of thermoplastic polyurethane (TPU)/acrylonitrile butadiene styrene (ABS) bi-material structures was experimentally investigated. It was found that the interfacial bonding strength was significantly improved from 0.86 to 1.66 MPa (increased by 93%) when the building stage temperature increased from 30 to 68 °C, which was the most effective processing parameter. Then, a heat transfer-based polymer inter-molecular diffusion theory was developed to understand the interfacial bonding mechanism. The interfacial temperature profiles during multi-material FDM process were experimentally measured by inserting thermocouples into printing specimens, and the theoretical model was well validated due to the good agreement between experimental and numerical data of interfacial temperature and bonding strength. The model provided an accurate prediction of interfacial bonding strength based on the understanding of thermally-driven diffusion of multi-material filaments; which would help improving the mechanical properties of products fabricated by multi-material FDM.","citation-key":"yin2018b","container-title":"Materials &amp; Design","DOI":"10.1016/j.matdes.2018.04.029","ISSN":"0264-1275","journalAbbreviation":"Materials &amp; Design","language":"en","page":"104-112","source":"ScienceDirect","title":"Interfacial bonding during multi-material fused deposition modeling (FDM) process due to inter-molecular diffusion","volume":"150","author":[{"family":"Yin","given":"Jun"},{"family":"Lu","given":"Chaohua"},{"family":"Fu","given":"Jianzhong"},{"family":"Huang","given":"Yong"},{"family":"Zheng","given":"Yixiong"}],"issued":{"date-parts":[["2018",7,15]]}}}],"schema":"https://github.com/citation-style-language/schema/raw/master/csl-citation.json"} </w:instrText>
      </w:r>
      <w:r w:rsidR="00D9198F" w:rsidRPr="00B75D5A">
        <w:rPr>
          <w:rFonts w:ascii="Times New Roman" w:hAnsi="Times New Roman" w:cs="Times New Roman"/>
        </w:rPr>
        <w:fldChar w:fldCharType="separate"/>
      </w:r>
      <w:r w:rsidR="00EE0ACE" w:rsidRPr="00EE0ACE">
        <w:rPr>
          <w:rFonts w:ascii="Times New Roman" w:hAnsi="Times New Roman" w:cs="Times New Roman"/>
        </w:rPr>
        <w:t>(Gao et al., 2021; Yin et al., 2018)</w:t>
      </w:r>
      <w:r w:rsidR="00D9198F" w:rsidRPr="00B75D5A">
        <w:rPr>
          <w:rFonts w:ascii="Times New Roman" w:hAnsi="Times New Roman" w:cs="Times New Roman"/>
        </w:rPr>
        <w:fldChar w:fldCharType="end"/>
      </w:r>
      <w:r w:rsidRPr="00B75D5A">
        <w:rPr>
          <w:rFonts w:ascii="Times New Roman" w:hAnsi="Times New Roman" w:cs="Times New Roman"/>
        </w:rPr>
        <w:t xml:space="preserve">. </w:t>
      </w:r>
      <w:ins w:id="915" w:author="Catalina Suescun Gonzalez" w:date="2026-09-05T10:08:00Z" w16du:dateUtc="2026-09-05T08:08:00Z">
        <w:r w:rsidR="000304F4" w:rsidRPr="007403DE">
          <w:rPr>
            <w:rFonts w:ascii="Times New Roman" w:hAnsi="Times New Roman" w:cs="Times New Roman"/>
            <w:highlight w:val="cyan"/>
            <w:rPrChange w:id="916" w:author="Catalina Suescun Gonzalez" w:date="2026-09-05T10:09:00Z" w16du:dateUtc="2026-09-05T08:09:00Z">
              <w:rPr>
                <w:rFonts w:ascii="Times New Roman" w:hAnsi="Times New Roman" w:cs="Times New Roman"/>
              </w:rPr>
            </w:rPrChange>
          </w:rPr>
          <w:t>Another</w:t>
        </w:r>
        <w:r w:rsidR="00C94574" w:rsidRPr="007403DE">
          <w:rPr>
            <w:rFonts w:ascii="Times New Roman" w:hAnsi="Times New Roman" w:cs="Times New Roman"/>
            <w:highlight w:val="cyan"/>
            <w:rPrChange w:id="917" w:author="Catalina Suescun Gonzalez" w:date="2026-09-05T10:09:00Z" w16du:dateUtc="2026-09-05T08:09:00Z">
              <w:rPr>
                <w:rFonts w:ascii="Times New Roman" w:hAnsi="Times New Roman" w:cs="Times New Roman"/>
              </w:rPr>
            </w:rPrChange>
          </w:rPr>
          <w:t xml:space="preserve"> </w:t>
        </w:r>
      </w:ins>
      <w:ins w:id="918" w:author="Catalina Suescun Gonzalez" w:date="2026-09-05T10:08:00Z">
        <w:r w:rsidR="000304F4" w:rsidRPr="007403DE">
          <w:rPr>
            <w:rFonts w:ascii="Times New Roman" w:hAnsi="Times New Roman" w:cs="Times New Roman"/>
            <w:highlight w:val="cyan"/>
            <w:rPrChange w:id="919" w:author="Catalina Suescun Gonzalez" w:date="2026-09-05T10:09:00Z" w16du:dateUtc="2026-09-05T08:09:00Z">
              <w:rPr>
                <w:rFonts w:ascii="Times New Roman" w:hAnsi="Times New Roman" w:cs="Times New Roman"/>
              </w:rPr>
            </w:rPrChange>
          </w:rPr>
          <w:t>challenge associated with 3D printing</w:t>
        </w:r>
      </w:ins>
      <w:ins w:id="920" w:author="Catalina Suescun Gonzalez" w:date="2026-09-05T10:09:00Z" w16du:dateUtc="2026-09-05T08:09:00Z">
        <w:r w:rsidR="000304F4" w:rsidRPr="007403DE">
          <w:rPr>
            <w:rFonts w:ascii="Times New Roman" w:hAnsi="Times New Roman" w:cs="Times New Roman"/>
            <w:highlight w:val="cyan"/>
            <w:rPrChange w:id="921" w:author="Catalina Suescun Gonzalez" w:date="2026-09-05T10:09:00Z" w16du:dateUtc="2026-09-05T08:09:00Z">
              <w:rPr>
                <w:rFonts w:ascii="Times New Roman" w:hAnsi="Times New Roman" w:cs="Times New Roman"/>
              </w:rPr>
            </w:rPrChange>
          </w:rPr>
          <w:t xml:space="preserve"> </w:t>
        </w:r>
      </w:ins>
      <w:ins w:id="922" w:author="Catalina Suescun Gonzalez" w:date="2026-09-05T10:09:00Z">
        <w:r w:rsidR="000304F4" w:rsidRPr="007403DE">
          <w:rPr>
            <w:rFonts w:ascii="Times New Roman" w:hAnsi="Times New Roman" w:cs="Times New Roman"/>
            <w:highlight w:val="cyan"/>
            <w:rPrChange w:id="923" w:author="Catalina Suescun Gonzalez" w:date="2026-09-05T10:09:00Z" w16du:dateUtc="2026-09-05T08:09:00Z">
              <w:rPr>
                <w:rFonts w:ascii="Times New Roman" w:hAnsi="Times New Roman" w:cs="Times New Roman"/>
              </w:rPr>
            </w:rPrChange>
          </w:rPr>
          <w:t>arises from the crystallization behavior of polymers.</w:t>
        </w:r>
      </w:ins>
      <w:ins w:id="924" w:author="Catalina Suescun Gonzalez" w:date="2026-09-05T10:09:00Z" w16du:dateUtc="2026-09-05T08:09:00Z">
        <w:r w:rsidR="007403DE" w:rsidRPr="007403DE">
          <w:rPr>
            <w:highlight w:val="cyan"/>
            <w:rPrChange w:id="925" w:author="Catalina Suescun Gonzalez" w:date="2026-09-05T10:09:00Z" w16du:dateUtc="2026-09-05T08:09:00Z">
              <w:rPr/>
            </w:rPrChange>
          </w:rPr>
          <w:t xml:space="preserve"> </w:t>
        </w:r>
      </w:ins>
      <w:ins w:id="926" w:author="Catalina Suescun Gonzalez" w:date="2026-09-05T10:09:00Z">
        <w:r w:rsidR="007403DE" w:rsidRPr="007403DE">
          <w:rPr>
            <w:rFonts w:ascii="Times New Roman" w:hAnsi="Times New Roman" w:cs="Times New Roman"/>
            <w:highlight w:val="cyan"/>
            <w:rPrChange w:id="927" w:author="Catalina Suescun Gonzalez" w:date="2026-09-05T10:09:00Z" w16du:dateUtc="2026-09-05T08:09:00Z">
              <w:rPr>
                <w:rFonts w:ascii="Times New Roman" w:hAnsi="Times New Roman" w:cs="Times New Roman"/>
              </w:rPr>
            </w:rPrChange>
          </w:rPr>
          <w:t>During cooling, crystallization can induce volumetric contraction and dimensional changes in the deposited material. In the absence of a temperature-controlled printing chamber, the large thermal gradient between the extruded material and the surrounding environment can promote non-uniform shrinkage, leading to warping and distortion of the final printed geometry</w:t>
        </w:r>
      </w:ins>
      <w:r w:rsidR="00427F03">
        <w:rPr>
          <w:rFonts w:ascii="Times New Roman" w:hAnsi="Times New Roman" w:cs="Times New Roman"/>
          <w:highlight w:val="cyan"/>
        </w:rPr>
        <w:fldChar w:fldCharType="begin"/>
      </w:r>
      <w:r w:rsidR="00427F03">
        <w:rPr>
          <w:rFonts w:ascii="Times New Roman" w:hAnsi="Times New Roman" w:cs="Times New Roman"/>
          <w:highlight w:val="cyan"/>
        </w:rPr>
        <w:instrText xml:space="preserve"> ADDIN ZOTERO_ITEM CSL_CITATION {"citationID":"DGTsxMI2","properties":{"unsorted":false,"formattedCitation":"(Chatham et al., 2019)","plainCitation":"(Chatham et al., 2019)","noteIndex":0},"citationItems":[{"id":928,"uris":["http://zotero.org/users/7033217/items/92A7ARQB"],"itemData":{"id":928,"type":"article-journal","abstract":"Semi-crystalline polymers are an important class of materials for engineering applications due to their high modulus and barrier properties. Traditional manufacturing methods process semi-crystalline polymers via rigid molds and well-controlled temperature and pressure environments to handle the significant change in specific volume occurring during crystallization; however, material extrusion additive manufacturing does not use these features. This often leads to warpage-induced build failure in fused filament fabrication (FFF). To enable FFF of semi-crystalline polymers, this work investigates characteristics of immiscible polymer blends (e.g., disparate crystallization behavior and phase separation) to mitigate warping failure during printing. A series of poly(ethylene terephthalate)/polypropylene/polypropylene–graft–maleic anhydride blends are explored and the effect of thermal and morphological characteristics on printability is analyzed. It is shown that these blends can be extruded into filament and printed into a 3D structure. Extrapolations indicate that phase-separated blends with increased total crystallization half-time are beneficial for FFF printing.","citation-key":"chatham2019","container-title":"Macromolecular Materials and Engineering","DOI":"10.1002/mame.201800764","ISSN":"1439-2054","issue":"5","language":"en","note":"_eprint: https://onlinelibrary.wiley.com/doi/pdf/10.1002/mame.201800764","page":"1800764","source":"Wiley Online Library","title":"Semi-Crystalline Polymer Blends for Material Extrusion Additive Manufacturing Printability: A Case Study with Poly(ethylene terephthalate) and Polypropylene","title-short":"Semi-Crystalline Polymer Blends for Material Extrusion Additive Manufacturing Printability","volume":"304","author":[{"family":"Chatham","given":"Camden A."},{"family":"Zawaski","given":"Callie E."},{"family":"Bobbitt","given":"Daniel C."},{"family":"Moore","given":"Robert B."},{"family":"Long","given":"Timothy E."},{"family":"Williams","given":"Christopher B."}],"issued":{"date-parts":[["2019"]]}}}],"schema":"https://github.com/citation-style-language/schema/raw/master/csl-citation.json"} </w:instrText>
      </w:r>
      <w:r w:rsidR="00427F03">
        <w:rPr>
          <w:rFonts w:ascii="Times New Roman" w:hAnsi="Times New Roman" w:cs="Times New Roman"/>
          <w:highlight w:val="cyan"/>
        </w:rPr>
        <w:fldChar w:fldCharType="separate"/>
      </w:r>
      <w:r w:rsidR="00427F03" w:rsidRPr="00427F03">
        <w:rPr>
          <w:rFonts w:ascii="Times New Roman" w:hAnsi="Times New Roman" w:cs="Times New Roman"/>
          <w:highlight w:val="cyan"/>
        </w:rPr>
        <w:t>(Chatham et al., 2019)</w:t>
      </w:r>
      <w:r w:rsidR="00427F03">
        <w:rPr>
          <w:rFonts w:ascii="Times New Roman" w:hAnsi="Times New Roman" w:cs="Times New Roman"/>
          <w:highlight w:val="cyan"/>
        </w:rPr>
        <w:fldChar w:fldCharType="end"/>
      </w:r>
      <w:ins w:id="928" w:author="Catalina Suescun Gonzalez" w:date="2026-09-05T10:09:00Z">
        <w:r w:rsidR="007403DE" w:rsidRPr="007403DE">
          <w:rPr>
            <w:rFonts w:ascii="Times New Roman" w:hAnsi="Times New Roman" w:cs="Times New Roman"/>
            <w:highlight w:val="cyan"/>
            <w:rPrChange w:id="929" w:author="Catalina Suescun Gonzalez" w:date="2026-09-05T10:09:00Z" w16du:dateUtc="2026-09-05T08:09:00Z">
              <w:rPr>
                <w:rFonts w:ascii="Times New Roman" w:hAnsi="Times New Roman" w:cs="Times New Roman"/>
              </w:rPr>
            </w:rPrChange>
          </w:rPr>
          <w:t>.</w:t>
        </w:r>
      </w:ins>
      <w:ins w:id="930" w:author="Catalina Suescun Gonzalez" w:date="2026-09-05T10:10:00Z" w16du:dateUtc="2026-09-05T08:10:00Z">
        <w:r w:rsidR="00427F03">
          <w:rPr>
            <w:rFonts w:ascii="Times New Roman" w:hAnsi="Times New Roman" w:cs="Times New Roman"/>
          </w:rPr>
          <w:t xml:space="preserve"> </w:t>
        </w:r>
      </w:ins>
      <w:r w:rsidRPr="00B75D5A">
        <w:rPr>
          <w:rFonts w:ascii="Times New Roman" w:hAnsi="Times New Roman" w:cs="Times New Roman"/>
        </w:rPr>
        <w:t>Irregular extrusion flow and bubble formation further suggest pressure fluctuations and feedstock heterogeneity. Warping was partially mitigated through the use of a nano-polymer adhesive</w:t>
      </w:r>
      <w:r w:rsidR="00A30EC5" w:rsidRPr="00B75D5A">
        <w:rPr>
          <w:rFonts w:ascii="Times New Roman" w:hAnsi="Times New Roman" w:cs="Times New Roman"/>
        </w:rPr>
        <w:t xml:space="preserve"> </w:t>
      </w:r>
      <w:r w:rsidR="00A30EC5" w:rsidRPr="00B75D5A">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{"citationID":"LkUX9BsY","properties":{"formattedCitation":"(Lent, n.d.)","plainCitation":"(Lent, n.d.)","noteIndex":0},"citationItems":[{"id":157,"uris":["http://zotero.org/users/7033217/items/7IKJE9DF"],"itemData":{"id":157,"type":"webpage","abstract":"For PEEK, PEI, and other high-temp materials Stronger than glue stick No mess like glue stick Works on multiple surfaces (glass, carbon, resins, etc) Easy to clean and re-apply Works with most lower-temp materials Made from safe, non-toxic, organic compounds.","citation-key":"lent","container-title":"Vision Miner","language":"en","title":"Nano Polymer Adhesive","URL":"https://visionminer.com/products/nano-polymer-adhesive","author":[{"family":"Lent","given":"Robert"}],"accessed":{"date-parts":[["2024",9,25]]}}}],"schema":"https://github.com/citation-style-language/schema/raw/master/csl-citation.json"} </w:instrText>
      </w:r>
      <w:r w:rsidR="00A30EC5" w:rsidRPr="00B75D5A">
        <w:rPr>
          <w:rFonts w:ascii="Times New Roman" w:hAnsi="Times New Roman" w:cs="Times New Roman"/>
        </w:rPr>
        <w:fldChar w:fldCharType="separate"/>
      </w:r>
      <w:r w:rsidR="00EE0ACE" w:rsidRPr="00EE0ACE">
        <w:rPr>
          <w:rFonts w:ascii="Times New Roman" w:hAnsi="Times New Roman" w:cs="Times New Roman"/>
        </w:rPr>
        <w:t>(Lent, n.d.)</w:t>
      </w:r>
      <w:r w:rsidR="00A30EC5" w:rsidRPr="00B75D5A">
        <w:rPr>
          <w:rFonts w:ascii="Times New Roman" w:hAnsi="Times New Roman" w:cs="Times New Roman"/>
        </w:rPr>
        <w:fldChar w:fldCharType="end"/>
      </w:r>
      <w:r w:rsidRPr="00B75D5A">
        <w:rPr>
          <w:rFonts w:ascii="Times New Roman" w:hAnsi="Times New Roman" w:cs="Times New Roman"/>
        </w:rPr>
        <w:t>, increased bed temperature, and reduced initial layer height (Table 1).</w:t>
      </w:r>
    </w:p>
    <w:p w14:paraId="52C9A374" w14:textId="1056EE52" w:rsidR="0003233C" w:rsidRPr="002162E5" w:rsidRDefault="002162E5" w:rsidP="002162E5">
      <w:pPr>
        <w:jc w:val="both"/>
        <w:rPr>
          <w:rFonts w:ascii="Times New Roman" w:hAnsi="Times New Roman" w:cs="Times New Roman"/>
        </w:rPr>
      </w:pPr>
      <w:r>
        <w:rPr>
          <w:rFonts w:ascii="Times New Roman" w:hAnsi="Times New Roman" w:cs="Times New Roman"/>
        </w:rPr>
        <w:t>T</w:t>
      </w:r>
      <w:r w:rsidR="00BF74A9" w:rsidRPr="002162E5">
        <w:rPr>
          <w:rFonts w:ascii="Times New Roman" w:hAnsi="Times New Roman" w:cs="Times New Roman"/>
        </w:rPr>
        <w:t>he results highlight the importance of achieving uniform particle size and morphology to ensure stable extrusion and high-quality FGF printing. While commercial pellets provided superior performance, recycled flakes and pelletized materials demonstrated potential for practical applications. Further improvements in recycling, pelletizing, and material compatibilization are needed to enhance print quality. Finally, a comprehensive life cycle assessment will be required to evaluate the environmental and economic feasibility of distributed recycling and additive manufacturing (DRAM) in specific geographical contexts.</w:t>
      </w:r>
    </w:p>
    <w:p w14:paraId="3E9D41F7" w14:textId="2635112F" w:rsidR="005F6BDA" w:rsidRPr="00246CE4" w:rsidRDefault="005F6BDA" w:rsidP="00AB1A7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CE108FF" wp14:editId="450C5A96">
            <wp:extent cx="3730752" cy="4631775"/>
            <wp:effectExtent l="0" t="0" r="3175" b="0"/>
            <wp:docPr id="137114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40688" name="Picture 13711406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54087" cy="4660745"/>
                    </a:xfrm>
                    <a:prstGeom prst="rect">
                      <a:avLst/>
                    </a:prstGeom>
                  </pic:spPr>
                </pic:pic>
              </a:graphicData>
            </a:graphic>
          </wp:inline>
        </w:drawing>
      </w:r>
    </w:p>
    <w:p w14:paraId="50E7369B" w14:textId="3CECB071" w:rsidR="008D0D53" w:rsidRPr="00246CE4" w:rsidRDefault="00C368A3" w:rsidP="009A4089">
      <w:pPr>
        <w:jc w:val="center"/>
        <w:rPr>
          <w:rFonts w:ascii="Times New Roman" w:hAnsi="Times New Roman" w:cs="Times New Roman"/>
        </w:rPr>
      </w:pPr>
      <w:r w:rsidRPr="00246CE4">
        <w:rPr>
          <w:rFonts w:ascii="Times New Roman" w:hAnsi="Times New Roman" w:cs="Times New Roman"/>
        </w:rPr>
        <w:t xml:space="preserve">Figure </w:t>
      </w:r>
      <w:r w:rsidR="00701E22">
        <w:rPr>
          <w:rFonts w:ascii="Times New Roman" w:hAnsi="Times New Roman" w:cs="Times New Roman"/>
        </w:rPr>
        <w:t>6</w:t>
      </w:r>
      <w:r w:rsidRPr="00246CE4">
        <w:rPr>
          <w:rFonts w:ascii="Times New Roman" w:hAnsi="Times New Roman" w:cs="Times New Roman"/>
        </w:rPr>
        <w:t>.</w:t>
      </w:r>
      <w:r w:rsidR="00C54810" w:rsidRPr="00246CE4">
        <w:rPr>
          <w:rFonts w:ascii="Times New Roman" w:hAnsi="Times New Roman" w:cs="Times New Roman"/>
        </w:rPr>
        <w:t xml:space="preserve"> </w:t>
      </w:r>
      <w:r w:rsidR="006C610A" w:rsidRPr="00246CE4">
        <w:rPr>
          <w:rFonts w:ascii="Times New Roman" w:hAnsi="Times New Roman" w:cs="Times New Roman"/>
        </w:rPr>
        <w:t>A</w:t>
      </w:r>
      <w:r w:rsidR="00EF12AC" w:rsidRPr="00246CE4">
        <w:rPr>
          <w:rFonts w:ascii="Times New Roman" w:hAnsi="Times New Roman" w:cs="Times New Roman"/>
        </w:rPr>
        <w:t xml:space="preserve">pplication case study from </w:t>
      </w:r>
      <w:r w:rsidR="006C610A" w:rsidRPr="00246CE4">
        <w:rPr>
          <w:rFonts w:ascii="Times New Roman" w:hAnsi="Times New Roman" w:cs="Times New Roman"/>
        </w:rPr>
        <w:t xml:space="preserve">the </w:t>
      </w:r>
      <w:r w:rsidR="00EF12AC" w:rsidRPr="00246CE4">
        <w:rPr>
          <w:rFonts w:ascii="Times New Roman" w:hAnsi="Times New Roman" w:cs="Times New Roman"/>
        </w:rPr>
        <w:t>decorative sector</w:t>
      </w:r>
      <w:r w:rsidR="00763FAC" w:rsidRPr="00246CE4">
        <w:rPr>
          <w:rFonts w:ascii="Times New Roman" w:hAnsi="Times New Roman" w:cs="Times New Roman"/>
        </w:rPr>
        <w:t xml:space="preserve"> </w:t>
      </w:r>
      <w:r w:rsidR="006C610A" w:rsidRPr="00246CE4">
        <w:rPr>
          <w:rFonts w:ascii="Times New Roman" w:hAnsi="Times New Roman" w:cs="Times New Roman"/>
        </w:rPr>
        <w:t>(</w:t>
      </w:r>
      <w:r w:rsidR="00763FAC" w:rsidRPr="00246CE4">
        <w:rPr>
          <w:rFonts w:ascii="Times New Roman" w:hAnsi="Times New Roman" w:cs="Times New Roman"/>
        </w:rPr>
        <w:t>crown molding</w:t>
      </w:r>
      <w:r w:rsidR="006C610A" w:rsidRPr="00246CE4">
        <w:rPr>
          <w:rFonts w:ascii="Times New Roman" w:hAnsi="Times New Roman" w:cs="Times New Roman"/>
        </w:rPr>
        <w:t xml:space="preserve"> for interior wall decoration) 3D</w:t>
      </w:r>
      <w:r w:rsidR="00BD6439" w:rsidRPr="00246CE4">
        <w:rPr>
          <w:rFonts w:ascii="Times New Roman" w:hAnsi="Times New Roman" w:cs="Times New Roman"/>
        </w:rPr>
        <w:t xml:space="preserve"> printed</w:t>
      </w:r>
      <w:r w:rsidR="006C610A" w:rsidRPr="00246CE4">
        <w:rPr>
          <w:rFonts w:ascii="Times New Roman" w:hAnsi="Times New Roman" w:cs="Times New Roman"/>
        </w:rPr>
        <w:t xml:space="preserve"> with</w:t>
      </w:r>
      <w:r w:rsidR="00EF12AC" w:rsidRPr="00246CE4">
        <w:rPr>
          <w:rFonts w:ascii="Times New Roman" w:hAnsi="Times New Roman" w:cs="Times New Roman"/>
        </w:rPr>
        <w:t xml:space="preserve"> </w:t>
      </w:r>
      <w:r w:rsidR="000150F1" w:rsidRPr="00246CE4">
        <w:rPr>
          <w:rFonts w:ascii="Times New Roman" w:hAnsi="Times New Roman" w:cs="Times New Roman"/>
        </w:rPr>
        <w:t>(</w:t>
      </w:r>
      <w:r w:rsidR="00EF12AC" w:rsidRPr="00246CE4">
        <w:rPr>
          <w:rFonts w:ascii="Times New Roman" w:hAnsi="Times New Roman" w:cs="Times New Roman"/>
        </w:rPr>
        <w:t>a</w:t>
      </w:r>
      <w:r w:rsidR="009A3C67" w:rsidRPr="00246CE4">
        <w:rPr>
          <w:rFonts w:ascii="Times New Roman" w:hAnsi="Times New Roman" w:cs="Times New Roman"/>
        </w:rPr>
        <w:t xml:space="preserve">) </w:t>
      </w:r>
      <w:r w:rsidR="00DD3FFA" w:rsidRPr="00246CE4">
        <w:rPr>
          <w:rFonts w:ascii="Times New Roman" w:hAnsi="Times New Roman" w:cs="Times New Roman"/>
        </w:rPr>
        <w:t xml:space="preserve">commercial </w:t>
      </w:r>
      <w:r w:rsidR="006C610A" w:rsidRPr="00246CE4">
        <w:rPr>
          <w:rFonts w:ascii="Times New Roman" w:hAnsi="Times New Roman" w:cs="Times New Roman"/>
        </w:rPr>
        <w:t xml:space="preserve">virgin </w:t>
      </w:r>
      <w:r w:rsidR="00DD3FFA" w:rsidRPr="00246CE4">
        <w:rPr>
          <w:rFonts w:ascii="Times New Roman" w:hAnsi="Times New Roman" w:cs="Times New Roman"/>
        </w:rPr>
        <w:t>PLA pellets</w:t>
      </w:r>
      <w:r w:rsidR="009A3C67" w:rsidRPr="00246CE4">
        <w:rPr>
          <w:rFonts w:ascii="Times New Roman" w:hAnsi="Times New Roman" w:cs="Times New Roman"/>
        </w:rPr>
        <w:t xml:space="preserve"> </w:t>
      </w:r>
      <w:r w:rsidR="00BA5E25">
        <w:rPr>
          <w:rFonts w:ascii="Times New Roman" w:hAnsi="Times New Roman" w:cs="Times New Roman"/>
        </w:rPr>
        <w:t xml:space="preserve">and </w:t>
      </w:r>
      <w:r w:rsidR="000150F1" w:rsidRPr="00246CE4">
        <w:rPr>
          <w:rFonts w:ascii="Times New Roman" w:hAnsi="Times New Roman" w:cs="Times New Roman"/>
        </w:rPr>
        <w:t>(</w:t>
      </w:r>
      <w:r w:rsidR="009A3C67" w:rsidRPr="00246CE4">
        <w:rPr>
          <w:rFonts w:ascii="Times New Roman" w:hAnsi="Times New Roman" w:cs="Times New Roman"/>
        </w:rPr>
        <w:t xml:space="preserve">b) </w:t>
      </w:r>
      <w:r w:rsidR="009A4089" w:rsidRPr="00246CE4">
        <w:rPr>
          <w:rFonts w:ascii="Times New Roman" w:hAnsi="Times New Roman" w:cs="Times New Roman"/>
        </w:rPr>
        <w:t>recycled water bottle flakes.</w:t>
      </w:r>
    </w:p>
    <w:p w14:paraId="7128BB8D" w14:textId="42869024" w:rsidR="002E277A" w:rsidRPr="00246CE4" w:rsidRDefault="00D546CF" w:rsidP="00D546CF">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sidR="00E64E32" w:rsidRPr="00246CE4">
        <w:rPr>
          <w:rFonts w:ascii="Times New Roman" w:hAnsi="Times New Roman" w:cs="Times New Roman"/>
          <w:b/>
          <w:bCs/>
          <w:color w:val="auto"/>
          <w:sz w:val="24"/>
          <w:szCs w:val="24"/>
        </w:rPr>
        <w:t>Conclusions and fu</w:t>
      </w:r>
      <w:r w:rsidR="00C013C2" w:rsidRPr="00246CE4">
        <w:rPr>
          <w:rFonts w:ascii="Times New Roman" w:hAnsi="Times New Roman" w:cs="Times New Roman"/>
          <w:b/>
          <w:bCs/>
          <w:color w:val="auto"/>
          <w:sz w:val="24"/>
          <w:szCs w:val="24"/>
        </w:rPr>
        <w:t>ture</w:t>
      </w:r>
      <w:r w:rsidR="00E64E32" w:rsidRPr="00246CE4">
        <w:rPr>
          <w:rFonts w:ascii="Times New Roman" w:hAnsi="Times New Roman" w:cs="Times New Roman"/>
          <w:b/>
          <w:bCs/>
          <w:color w:val="auto"/>
          <w:sz w:val="24"/>
          <w:szCs w:val="24"/>
        </w:rPr>
        <w:t xml:space="preserve"> work</w:t>
      </w:r>
    </w:p>
    <w:p w14:paraId="710008E9" w14:textId="6E45A9E9" w:rsidR="000245B4" w:rsidRPr="00246CE4" w:rsidRDefault="00F81109" w:rsidP="002E277A">
      <w:pPr>
        <w:jc w:val="both"/>
        <w:rPr>
          <w:rFonts w:ascii="Times New Roman" w:hAnsi="Times New Roman" w:cs="Times New Roman"/>
        </w:rPr>
      </w:pPr>
      <w:r w:rsidRPr="00246CE4">
        <w:rPr>
          <w:rFonts w:ascii="Times New Roman" w:hAnsi="Times New Roman" w:cs="Times New Roman"/>
        </w:rPr>
        <w:t xml:space="preserve">This study </w:t>
      </w:r>
      <w:r w:rsidR="00767DA0" w:rsidRPr="00246CE4">
        <w:rPr>
          <w:rFonts w:ascii="Times New Roman" w:hAnsi="Times New Roman" w:cs="Times New Roman"/>
        </w:rPr>
        <w:t xml:space="preserve">assessed </w:t>
      </w:r>
      <w:r w:rsidRPr="00246CE4">
        <w:rPr>
          <w:rFonts w:ascii="Times New Roman" w:hAnsi="Times New Roman" w:cs="Times New Roman"/>
        </w:rPr>
        <w:t>the potential re</w:t>
      </w:r>
      <w:r w:rsidR="002622A5" w:rsidRPr="00246CE4">
        <w:rPr>
          <w:rFonts w:ascii="Times New Roman" w:hAnsi="Times New Roman" w:cs="Times New Roman"/>
        </w:rPr>
        <w:t>plica</w:t>
      </w:r>
      <w:r w:rsidR="008E0D69" w:rsidRPr="00246CE4">
        <w:rPr>
          <w:rFonts w:ascii="Times New Roman" w:hAnsi="Times New Roman" w:cs="Times New Roman"/>
        </w:rPr>
        <w:t>bility</w:t>
      </w:r>
      <w:r w:rsidR="002622A5" w:rsidRPr="00246CE4">
        <w:rPr>
          <w:rFonts w:ascii="Times New Roman" w:hAnsi="Times New Roman" w:cs="Times New Roman"/>
        </w:rPr>
        <w:t xml:space="preserve"> </w:t>
      </w:r>
      <w:r w:rsidR="00767DA0" w:rsidRPr="00246CE4">
        <w:rPr>
          <w:rFonts w:ascii="Times New Roman" w:hAnsi="Times New Roman" w:cs="Times New Roman"/>
        </w:rPr>
        <w:t xml:space="preserve">of </w:t>
      </w:r>
      <w:r w:rsidR="002622A5" w:rsidRPr="00246CE4">
        <w:rPr>
          <w:rFonts w:ascii="Times New Roman" w:hAnsi="Times New Roman" w:cs="Times New Roman"/>
        </w:rPr>
        <w:t xml:space="preserve">the recycling </w:t>
      </w:r>
      <w:r w:rsidR="008E0D69" w:rsidRPr="00246CE4">
        <w:rPr>
          <w:rFonts w:ascii="Times New Roman" w:hAnsi="Times New Roman" w:cs="Times New Roman"/>
        </w:rPr>
        <w:t>process for</w:t>
      </w:r>
      <w:r w:rsidR="002622A5" w:rsidRPr="00246CE4">
        <w:rPr>
          <w:rFonts w:ascii="Times New Roman" w:hAnsi="Times New Roman" w:cs="Times New Roman"/>
        </w:rPr>
        <w:t xml:space="preserve"> </w:t>
      </w:r>
      <w:r w:rsidRPr="00246CE4">
        <w:rPr>
          <w:rFonts w:ascii="Times New Roman" w:hAnsi="Times New Roman" w:cs="Times New Roman"/>
        </w:rPr>
        <w:t xml:space="preserve">post-consumer plastic waste, specifically </w:t>
      </w:r>
      <w:r w:rsidR="00E61C7B" w:rsidRPr="00246CE4">
        <w:rPr>
          <w:rFonts w:ascii="Times New Roman" w:hAnsi="Times New Roman" w:cs="Times New Roman"/>
        </w:rPr>
        <w:t xml:space="preserve">PET and HDPE from water bottles, through </w:t>
      </w:r>
      <w:r w:rsidR="00154A6E" w:rsidRPr="00246CE4">
        <w:rPr>
          <w:rFonts w:ascii="Times New Roman" w:hAnsi="Times New Roman" w:cs="Times New Roman"/>
        </w:rPr>
        <w:t>large</w:t>
      </w:r>
      <w:r w:rsidR="005428D9" w:rsidRPr="00246CE4">
        <w:rPr>
          <w:rFonts w:ascii="Times New Roman" w:hAnsi="Times New Roman" w:cs="Times New Roman"/>
        </w:rPr>
        <w:t>-</w:t>
      </w:r>
      <w:r w:rsidR="00154A6E" w:rsidRPr="00246CE4">
        <w:rPr>
          <w:rFonts w:ascii="Times New Roman" w:hAnsi="Times New Roman" w:cs="Times New Roman"/>
        </w:rPr>
        <w:t xml:space="preserve">scale </w:t>
      </w:r>
      <w:r w:rsidR="006C610A" w:rsidRPr="00246CE4">
        <w:rPr>
          <w:rFonts w:ascii="Times New Roman" w:hAnsi="Times New Roman" w:cs="Times New Roman"/>
        </w:rPr>
        <w:t>FGF 3D printing</w:t>
      </w:r>
      <w:r w:rsidR="00E61C7B" w:rsidRPr="00246CE4">
        <w:rPr>
          <w:rFonts w:ascii="Times New Roman" w:hAnsi="Times New Roman" w:cs="Times New Roman"/>
        </w:rPr>
        <w:t xml:space="preserve"> </w:t>
      </w:r>
      <w:r w:rsidR="0038562F" w:rsidRPr="00246CE4">
        <w:rPr>
          <w:rFonts w:ascii="Times New Roman" w:hAnsi="Times New Roman" w:cs="Times New Roman"/>
        </w:rPr>
        <w:t>within a</w:t>
      </w:r>
      <w:r w:rsidR="00E61C7B" w:rsidRPr="00246CE4">
        <w:rPr>
          <w:rFonts w:ascii="Times New Roman" w:hAnsi="Times New Roman" w:cs="Times New Roman"/>
        </w:rPr>
        <w:t xml:space="preserve"> </w:t>
      </w:r>
      <w:r w:rsidR="00F2393D" w:rsidRPr="00246CE4">
        <w:rPr>
          <w:rFonts w:ascii="Times New Roman" w:hAnsi="Times New Roman" w:cs="Times New Roman"/>
        </w:rPr>
        <w:t>North American</w:t>
      </w:r>
      <w:r w:rsidR="006C5200" w:rsidRPr="00246CE4">
        <w:rPr>
          <w:rFonts w:ascii="Times New Roman" w:hAnsi="Times New Roman" w:cs="Times New Roman"/>
        </w:rPr>
        <w:t xml:space="preserve"> context</w:t>
      </w:r>
      <w:r w:rsidR="00045F8C" w:rsidRPr="00246CE4">
        <w:rPr>
          <w:rFonts w:ascii="Times New Roman" w:hAnsi="Times New Roman" w:cs="Times New Roman"/>
        </w:rPr>
        <w:t xml:space="preserve">. By </w:t>
      </w:r>
      <w:r w:rsidR="0038562F" w:rsidRPr="00246CE4">
        <w:rPr>
          <w:rFonts w:ascii="Times New Roman" w:hAnsi="Times New Roman" w:cs="Times New Roman"/>
        </w:rPr>
        <w:t xml:space="preserve">employing </w:t>
      </w:r>
      <w:r w:rsidR="00045F8C" w:rsidRPr="00246CE4">
        <w:rPr>
          <w:rFonts w:ascii="Times New Roman" w:hAnsi="Times New Roman" w:cs="Times New Roman"/>
        </w:rPr>
        <w:t xml:space="preserve">the </w:t>
      </w:r>
      <w:r w:rsidR="00154A6E" w:rsidRPr="00246CE4">
        <w:rPr>
          <w:rFonts w:ascii="Times New Roman" w:hAnsi="Times New Roman" w:cs="Times New Roman"/>
        </w:rPr>
        <w:t>DRAM model</w:t>
      </w:r>
      <w:r w:rsidR="0038562F" w:rsidRPr="00246CE4">
        <w:rPr>
          <w:rFonts w:ascii="Times New Roman" w:hAnsi="Times New Roman" w:cs="Times New Roman"/>
        </w:rPr>
        <w:t xml:space="preserve">, the </w:t>
      </w:r>
      <w:r w:rsidR="006C2D8F" w:rsidRPr="00246CE4">
        <w:rPr>
          <w:rFonts w:ascii="Times New Roman" w:hAnsi="Times New Roman" w:cs="Times New Roman"/>
        </w:rPr>
        <w:t xml:space="preserve">research provides </w:t>
      </w:r>
      <w:r w:rsidR="006C5200" w:rsidRPr="00246CE4">
        <w:rPr>
          <w:rFonts w:ascii="Times New Roman" w:hAnsi="Times New Roman" w:cs="Times New Roman"/>
        </w:rPr>
        <w:t>insights</w:t>
      </w:r>
      <w:r w:rsidR="0038756B" w:rsidRPr="00246CE4">
        <w:rPr>
          <w:rFonts w:ascii="Times New Roman" w:hAnsi="Times New Roman" w:cs="Times New Roman"/>
        </w:rPr>
        <w:t xml:space="preserve"> </w:t>
      </w:r>
      <w:r w:rsidR="00DE51A4" w:rsidRPr="00246CE4">
        <w:rPr>
          <w:rFonts w:ascii="Times New Roman" w:hAnsi="Times New Roman" w:cs="Times New Roman"/>
        </w:rPr>
        <w:t>into the reproducibility of the process</w:t>
      </w:r>
      <w:r w:rsidR="008E0D69" w:rsidRPr="00246CE4">
        <w:rPr>
          <w:rFonts w:ascii="Times New Roman" w:hAnsi="Times New Roman" w:cs="Times New Roman"/>
        </w:rPr>
        <w:t>, highlighting</w:t>
      </w:r>
      <w:r w:rsidR="003D117E" w:rsidRPr="00246CE4">
        <w:rPr>
          <w:rFonts w:ascii="Times New Roman" w:hAnsi="Times New Roman" w:cs="Times New Roman"/>
        </w:rPr>
        <w:t xml:space="preserve"> the </w:t>
      </w:r>
      <w:r w:rsidR="008E0D69" w:rsidRPr="00246CE4">
        <w:rPr>
          <w:rFonts w:ascii="Times New Roman" w:hAnsi="Times New Roman" w:cs="Times New Roman"/>
        </w:rPr>
        <w:t xml:space="preserve">main </w:t>
      </w:r>
      <w:r w:rsidR="003D117E" w:rsidRPr="00246CE4">
        <w:rPr>
          <w:rFonts w:ascii="Times New Roman" w:hAnsi="Times New Roman" w:cs="Times New Roman"/>
        </w:rPr>
        <w:t>challenges</w:t>
      </w:r>
      <w:r w:rsidR="00273EE4" w:rsidRPr="00246CE4">
        <w:rPr>
          <w:rFonts w:ascii="Times New Roman" w:hAnsi="Times New Roman" w:cs="Times New Roman"/>
        </w:rPr>
        <w:t xml:space="preserve"> encountered in changing the geographical context</w:t>
      </w:r>
      <w:r w:rsidR="00151E32" w:rsidRPr="00246CE4">
        <w:rPr>
          <w:rFonts w:ascii="Times New Roman" w:hAnsi="Times New Roman" w:cs="Times New Roman"/>
        </w:rPr>
        <w:t xml:space="preserve">. </w:t>
      </w:r>
      <w:r w:rsidR="008E0D69" w:rsidRPr="00246CE4">
        <w:rPr>
          <w:rFonts w:ascii="Times New Roman" w:hAnsi="Times New Roman" w:cs="Times New Roman"/>
        </w:rPr>
        <w:t>This work also</w:t>
      </w:r>
      <w:r w:rsidR="00151E32" w:rsidRPr="00246CE4">
        <w:rPr>
          <w:rFonts w:ascii="Times New Roman" w:hAnsi="Times New Roman" w:cs="Times New Roman"/>
        </w:rPr>
        <w:t xml:space="preserve"> </w:t>
      </w:r>
      <w:r w:rsidR="00E868A4" w:rsidRPr="00246CE4">
        <w:rPr>
          <w:rFonts w:ascii="Times New Roman" w:hAnsi="Times New Roman" w:cs="Times New Roman"/>
        </w:rPr>
        <w:t>demonstrates</w:t>
      </w:r>
      <w:r w:rsidR="00151E32" w:rsidRPr="00246CE4">
        <w:rPr>
          <w:rFonts w:ascii="Times New Roman" w:hAnsi="Times New Roman" w:cs="Times New Roman"/>
        </w:rPr>
        <w:t xml:space="preserve"> </w:t>
      </w:r>
      <w:r w:rsidR="009D1C6D" w:rsidRPr="00246CE4">
        <w:rPr>
          <w:rFonts w:ascii="Times New Roman" w:hAnsi="Times New Roman" w:cs="Times New Roman"/>
        </w:rPr>
        <w:t xml:space="preserve">the impact of different </w:t>
      </w:r>
      <w:r w:rsidR="00F2393D" w:rsidRPr="00246CE4">
        <w:rPr>
          <w:rFonts w:ascii="Times New Roman" w:hAnsi="Times New Roman" w:cs="Times New Roman"/>
        </w:rPr>
        <w:t>particle</w:t>
      </w:r>
      <w:r w:rsidR="009D1C6D" w:rsidRPr="00246CE4">
        <w:rPr>
          <w:rFonts w:ascii="Times New Roman" w:hAnsi="Times New Roman" w:cs="Times New Roman"/>
        </w:rPr>
        <w:t xml:space="preserve"> shapes on </w:t>
      </w:r>
      <w:r w:rsidR="008E0D69" w:rsidRPr="00246CE4">
        <w:rPr>
          <w:rFonts w:ascii="Times New Roman" w:hAnsi="Times New Roman" w:cs="Times New Roman"/>
        </w:rPr>
        <w:t xml:space="preserve">the </w:t>
      </w:r>
      <w:r w:rsidR="009D1C6D" w:rsidRPr="00246CE4">
        <w:rPr>
          <w:rFonts w:ascii="Times New Roman" w:hAnsi="Times New Roman" w:cs="Times New Roman"/>
        </w:rPr>
        <w:t xml:space="preserve">flow consistency and </w:t>
      </w:r>
      <w:r w:rsidR="008E0D69" w:rsidRPr="00246CE4">
        <w:rPr>
          <w:rFonts w:ascii="Times New Roman" w:hAnsi="Times New Roman" w:cs="Times New Roman"/>
        </w:rPr>
        <w:t xml:space="preserve">3D </w:t>
      </w:r>
      <w:r w:rsidR="009D1C6D" w:rsidRPr="00246CE4">
        <w:rPr>
          <w:rFonts w:ascii="Times New Roman" w:hAnsi="Times New Roman" w:cs="Times New Roman"/>
        </w:rPr>
        <w:t>print</w:t>
      </w:r>
      <w:r w:rsidR="008E0D69" w:rsidRPr="00246CE4">
        <w:rPr>
          <w:rFonts w:ascii="Times New Roman" w:hAnsi="Times New Roman" w:cs="Times New Roman"/>
        </w:rPr>
        <w:t>ing</w:t>
      </w:r>
      <w:r w:rsidR="009D1C6D" w:rsidRPr="00246CE4">
        <w:rPr>
          <w:rFonts w:ascii="Times New Roman" w:hAnsi="Times New Roman" w:cs="Times New Roman"/>
        </w:rPr>
        <w:t xml:space="preserve"> quality</w:t>
      </w:r>
      <w:r w:rsidR="00E868A4" w:rsidRPr="00246CE4">
        <w:rPr>
          <w:rFonts w:ascii="Times New Roman" w:hAnsi="Times New Roman" w:cs="Times New Roman"/>
        </w:rPr>
        <w:t xml:space="preserve">, which are crucial </w:t>
      </w:r>
      <w:r w:rsidR="006420D5" w:rsidRPr="00246CE4">
        <w:rPr>
          <w:rFonts w:ascii="Times New Roman" w:hAnsi="Times New Roman" w:cs="Times New Roman"/>
        </w:rPr>
        <w:t>for the global implementation of this model</w:t>
      </w:r>
      <w:r w:rsidR="008E0D69" w:rsidRPr="00246CE4">
        <w:rPr>
          <w:rFonts w:ascii="Times New Roman" w:hAnsi="Times New Roman" w:cs="Times New Roman"/>
        </w:rPr>
        <w:t xml:space="preserve"> in different geographical contexts</w:t>
      </w:r>
      <w:r w:rsidR="00151012" w:rsidRPr="00246CE4">
        <w:rPr>
          <w:rFonts w:ascii="Times New Roman" w:hAnsi="Times New Roman" w:cs="Times New Roman"/>
        </w:rPr>
        <w:t>.</w:t>
      </w:r>
    </w:p>
    <w:p w14:paraId="6713B675" w14:textId="4B8A62D9" w:rsidR="00D143FF" w:rsidRPr="00246CE4" w:rsidRDefault="008E0D69" w:rsidP="00D143FF">
      <w:pPr>
        <w:jc w:val="both"/>
        <w:rPr>
          <w:rFonts w:ascii="Times New Roman" w:hAnsi="Times New Roman" w:cs="Times New Roman"/>
        </w:rPr>
      </w:pPr>
      <w:r w:rsidRPr="00246CE4">
        <w:rPr>
          <w:rFonts w:ascii="Times New Roman" w:hAnsi="Times New Roman" w:cs="Times New Roman"/>
        </w:rPr>
        <w:t>T</w:t>
      </w:r>
      <w:r w:rsidR="006420D5" w:rsidRPr="00246CE4">
        <w:rPr>
          <w:rFonts w:ascii="Times New Roman" w:hAnsi="Times New Roman" w:cs="Times New Roman"/>
        </w:rPr>
        <w:t xml:space="preserve">he </w:t>
      </w:r>
      <w:r w:rsidR="00C878E5" w:rsidRPr="00246CE4">
        <w:rPr>
          <w:rFonts w:ascii="Times New Roman" w:hAnsi="Times New Roman" w:cs="Times New Roman"/>
        </w:rPr>
        <w:t xml:space="preserve">reproducibility </w:t>
      </w:r>
      <w:r w:rsidR="00466268" w:rsidRPr="00246CE4">
        <w:rPr>
          <w:rFonts w:ascii="Times New Roman" w:hAnsi="Times New Roman" w:cs="Times New Roman"/>
        </w:rPr>
        <w:t xml:space="preserve">of the </w:t>
      </w:r>
      <w:r w:rsidR="00473BF0" w:rsidRPr="00246CE4">
        <w:rPr>
          <w:rFonts w:ascii="Times New Roman" w:hAnsi="Times New Roman" w:cs="Times New Roman"/>
        </w:rPr>
        <w:t>m</w:t>
      </w:r>
      <w:r w:rsidR="00C878E5" w:rsidRPr="00246CE4">
        <w:rPr>
          <w:rFonts w:ascii="Times New Roman" w:hAnsi="Times New Roman" w:cs="Times New Roman"/>
        </w:rPr>
        <w:t>odel</w:t>
      </w:r>
      <w:r w:rsidR="00473BF0" w:rsidRPr="00246CE4">
        <w:rPr>
          <w:rFonts w:ascii="Times New Roman" w:hAnsi="Times New Roman" w:cs="Times New Roman"/>
        </w:rPr>
        <w:t xml:space="preserve"> was </w:t>
      </w:r>
      <w:r w:rsidR="00466268" w:rsidRPr="00246CE4">
        <w:rPr>
          <w:rFonts w:ascii="Times New Roman" w:hAnsi="Times New Roman" w:cs="Times New Roman"/>
        </w:rPr>
        <w:t>assess</w:t>
      </w:r>
      <w:r w:rsidR="00473BF0" w:rsidRPr="00246CE4">
        <w:rPr>
          <w:rFonts w:ascii="Times New Roman" w:hAnsi="Times New Roman" w:cs="Times New Roman"/>
        </w:rPr>
        <w:t xml:space="preserve">ed </w:t>
      </w:r>
      <w:r w:rsidR="006420D5" w:rsidRPr="00246CE4">
        <w:rPr>
          <w:rFonts w:ascii="Times New Roman" w:hAnsi="Times New Roman" w:cs="Times New Roman"/>
        </w:rPr>
        <w:t>based on a su</w:t>
      </w:r>
      <w:r w:rsidR="0003795D" w:rsidRPr="00246CE4">
        <w:rPr>
          <w:rFonts w:ascii="Times New Roman" w:hAnsi="Times New Roman" w:cs="Times New Roman"/>
        </w:rPr>
        <w:t>ggested methodology</w:t>
      </w:r>
      <w:r w:rsidRPr="00246CE4">
        <w:rPr>
          <w:rFonts w:ascii="Times New Roman" w:hAnsi="Times New Roman" w:cs="Times New Roman"/>
        </w:rPr>
        <w:t xml:space="preserve"> developed considering a first geographical context as a benchmark, i.e., the French context</w:t>
      </w:r>
      <w:r w:rsidR="0003795D" w:rsidRPr="00246CE4">
        <w:rPr>
          <w:rFonts w:ascii="Times New Roman" w:hAnsi="Times New Roman" w:cs="Times New Roman"/>
        </w:rPr>
        <w:t xml:space="preserve">. </w:t>
      </w:r>
      <w:r w:rsidRPr="00246CE4">
        <w:rPr>
          <w:rFonts w:ascii="Times New Roman" w:hAnsi="Times New Roman" w:cs="Times New Roman"/>
        </w:rPr>
        <w:t xml:space="preserve">Although the model is indeed reproducible, the </w:t>
      </w:r>
      <w:r w:rsidR="006420D5" w:rsidRPr="00246CE4">
        <w:rPr>
          <w:rFonts w:ascii="Times New Roman" w:hAnsi="Times New Roman" w:cs="Times New Roman"/>
        </w:rPr>
        <w:t>findings</w:t>
      </w:r>
      <w:r w:rsidR="00496CAA" w:rsidRPr="00246CE4">
        <w:rPr>
          <w:rFonts w:ascii="Times New Roman" w:hAnsi="Times New Roman" w:cs="Times New Roman"/>
        </w:rPr>
        <w:t xml:space="preserve"> </w:t>
      </w:r>
      <w:r w:rsidRPr="00246CE4">
        <w:rPr>
          <w:rFonts w:ascii="Times New Roman" w:hAnsi="Times New Roman" w:cs="Times New Roman"/>
        </w:rPr>
        <w:t>highlight</w:t>
      </w:r>
      <w:r w:rsidR="00EB0159" w:rsidRPr="00246CE4">
        <w:rPr>
          <w:rFonts w:ascii="Times New Roman" w:hAnsi="Times New Roman" w:cs="Times New Roman"/>
        </w:rPr>
        <w:t xml:space="preserve"> som</w:t>
      </w:r>
      <w:r w:rsidR="008A5C53" w:rsidRPr="00246CE4">
        <w:rPr>
          <w:rFonts w:ascii="Times New Roman" w:hAnsi="Times New Roman" w:cs="Times New Roman"/>
        </w:rPr>
        <w:t>e</w:t>
      </w:r>
      <w:r w:rsidR="00EB0159" w:rsidRPr="00246CE4">
        <w:rPr>
          <w:rFonts w:ascii="Times New Roman" w:hAnsi="Times New Roman" w:cs="Times New Roman"/>
        </w:rPr>
        <w:t xml:space="preserve"> </w:t>
      </w:r>
      <w:r w:rsidR="008A5C53" w:rsidRPr="00246CE4">
        <w:rPr>
          <w:rFonts w:ascii="Times New Roman" w:hAnsi="Times New Roman" w:cs="Times New Roman"/>
        </w:rPr>
        <w:t>considerations</w:t>
      </w:r>
      <w:r w:rsidR="00EB0159" w:rsidRPr="00246CE4">
        <w:rPr>
          <w:rFonts w:ascii="Times New Roman" w:hAnsi="Times New Roman" w:cs="Times New Roman"/>
        </w:rPr>
        <w:t xml:space="preserve"> </w:t>
      </w:r>
      <w:r w:rsidRPr="00246CE4">
        <w:rPr>
          <w:rFonts w:ascii="Times New Roman" w:hAnsi="Times New Roman" w:cs="Times New Roman"/>
        </w:rPr>
        <w:t xml:space="preserve">to </w:t>
      </w:r>
      <w:r w:rsidR="00EB0159" w:rsidRPr="00246CE4">
        <w:rPr>
          <w:rFonts w:ascii="Times New Roman" w:hAnsi="Times New Roman" w:cs="Times New Roman"/>
        </w:rPr>
        <w:t>be addressed</w:t>
      </w:r>
      <w:r w:rsidRPr="00246CE4">
        <w:rPr>
          <w:rFonts w:ascii="Times New Roman" w:hAnsi="Times New Roman" w:cs="Times New Roman"/>
        </w:rPr>
        <w:t xml:space="preserve"> for full replicability of this DRAM model</w:t>
      </w:r>
      <w:r w:rsidR="00EB0159" w:rsidRPr="00246CE4">
        <w:rPr>
          <w:rFonts w:ascii="Times New Roman" w:hAnsi="Times New Roman" w:cs="Times New Roman"/>
        </w:rPr>
        <w:t xml:space="preserve">: </w:t>
      </w:r>
    </w:p>
    <w:p w14:paraId="3FD476AA" w14:textId="72BA19D1" w:rsidR="005B0459" w:rsidRPr="00246CE4" w:rsidRDefault="007E7787" w:rsidP="00EF6A1F">
      <w:pPr>
        <w:pStyle w:val="ListParagraph"/>
        <w:numPr>
          <w:ilvl w:val="0"/>
          <w:numId w:val="39"/>
        </w:numPr>
        <w:jc w:val="both"/>
        <w:rPr>
          <w:rFonts w:ascii="Times New Roman" w:hAnsi="Times New Roman" w:cs="Times New Roman"/>
        </w:rPr>
      </w:pPr>
      <w:r w:rsidRPr="00246CE4">
        <w:rPr>
          <w:rFonts w:ascii="Times New Roman" w:hAnsi="Times New Roman" w:cs="Times New Roman"/>
          <w:i/>
          <w:iCs/>
        </w:rPr>
        <w:t>Material sourcing:</w:t>
      </w:r>
      <w:r w:rsidRPr="00246CE4">
        <w:rPr>
          <w:rFonts w:ascii="Times New Roman" w:hAnsi="Times New Roman" w:cs="Times New Roman"/>
        </w:rPr>
        <w:t xml:space="preserve"> </w:t>
      </w:r>
      <w:r w:rsidR="00B37093" w:rsidRPr="00246CE4">
        <w:rPr>
          <w:rFonts w:ascii="Times New Roman" w:hAnsi="Times New Roman" w:cs="Times New Roman"/>
        </w:rPr>
        <w:t xml:space="preserve">Establishing a bank is important </w:t>
      </w:r>
      <w:r w:rsidR="00376871" w:rsidRPr="00246CE4">
        <w:rPr>
          <w:rFonts w:ascii="Times New Roman" w:hAnsi="Times New Roman" w:cs="Times New Roman"/>
        </w:rPr>
        <w:t xml:space="preserve">for obtaining </w:t>
      </w:r>
      <w:r w:rsidR="006642BA" w:rsidRPr="00246CE4">
        <w:rPr>
          <w:rFonts w:ascii="Times New Roman" w:hAnsi="Times New Roman" w:cs="Times New Roman"/>
        </w:rPr>
        <w:t>enough</w:t>
      </w:r>
      <w:r w:rsidR="00376871" w:rsidRPr="00246CE4">
        <w:rPr>
          <w:rFonts w:ascii="Times New Roman" w:hAnsi="Times New Roman" w:cs="Times New Roman"/>
        </w:rPr>
        <w:t xml:space="preserve"> material</w:t>
      </w:r>
      <w:r w:rsidR="00575E35" w:rsidRPr="00246CE4">
        <w:rPr>
          <w:rFonts w:ascii="Times New Roman" w:hAnsi="Times New Roman" w:cs="Times New Roman"/>
        </w:rPr>
        <w:t xml:space="preserve"> for the recycling process</w:t>
      </w:r>
      <w:r w:rsidR="00B74AFA" w:rsidRPr="00246CE4">
        <w:rPr>
          <w:rFonts w:ascii="Times New Roman" w:hAnsi="Times New Roman" w:cs="Times New Roman"/>
        </w:rPr>
        <w:t xml:space="preserve">. </w:t>
      </w:r>
      <w:r w:rsidR="00163F2E" w:rsidRPr="00246CE4">
        <w:rPr>
          <w:rFonts w:ascii="Times New Roman" w:hAnsi="Times New Roman" w:cs="Times New Roman"/>
        </w:rPr>
        <w:t xml:space="preserve">Short-circuit collection proved </w:t>
      </w:r>
      <w:r w:rsidR="00F2393D" w:rsidRPr="00246CE4">
        <w:rPr>
          <w:rFonts w:ascii="Times New Roman" w:hAnsi="Times New Roman" w:cs="Times New Roman"/>
        </w:rPr>
        <w:t>to be feasible</w:t>
      </w:r>
      <w:r w:rsidR="00163F2E" w:rsidRPr="00246CE4">
        <w:rPr>
          <w:rFonts w:ascii="Times New Roman" w:hAnsi="Times New Roman" w:cs="Times New Roman"/>
        </w:rPr>
        <w:t xml:space="preserve">, </w:t>
      </w:r>
      <w:r w:rsidR="00575E35" w:rsidRPr="00246CE4">
        <w:rPr>
          <w:rFonts w:ascii="Times New Roman" w:hAnsi="Times New Roman" w:cs="Times New Roman"/>
        </w:rPr>
        <w:t xml:space="preserve">although </w:t>
      </w:r>
      <w:r w:rsidR="00D143FF" w:rsidRPr="00246CE4">
        <w:rPr>
          <w:rFonts w:ascii="Times New Roman" w:hAnsi="Times New Roman" w:cs="Times New Roman"/>
        </w:rPr>
        <w:t xml:space="preserve">engaging the community is essential for scaling up the collection process. </w:t>
      </w:r>
    </w:p>
    <w:p w14:paraId="7C642C05" w14:textId="77BA6B1A" w:rsidR="005B0459" w:rsidRPr="00246CE4" w:rsidRDefault="00D143FF" w:rsidP="00EF6A1F">
      <w:pPr>
        <w:pStyle w:val="ListParagraph"/>
        <w:numPr>
          <w:ilvl w:val="0"/>
          <w:numId w:val="39"/>
        </w:numPr>
        <w:jc w:val="both"/>
        <w:rPr>
          <w:rFonts w:ascii="Times New Roman" w:hAnsi="Times New Roman" w:cs="Times New Roman"/>
        </w:rPr>
      </w:pPr>
      <w:r w:rsidRPr="00246CE4">
        <w:rPr>
          <w:rFonts w:ascii="Times New Roman" w:hAnsi="Times New Roman" w:cs="Times New Roman"/>
          <w:i/>
          <w:iCs/>
        </w:rPr>
        <w:lastRenderedPageBreak/>
        <w:t>Material transformation:</w:t>
      </w:r>
      <w:r w:rsidRPr="00246CE4">
        <w:rPr>
          <w:rFonts w:ascii="Times New Roman" w:hAnsi="Times New Roman" w:cs="Times New Roman"/>
        </w:rPr>
        <w:t xml:space="preserve"> The </w:t>
      </w:r>
      <w:r w:rsidR="00F2393D" w:rsidRPr="00246CE4">
        <w:rPr>
          <w:rFonts w:ascii="Times New Roman" w:hAnsi="Times New Roman" w:cs="Times New Roman"/>
        </w:rPr>
        <w:t>ease</w:t>
      </w:r>
      <w:r w:rsidRPr="00246CE4">
        <w:rPr>
          <w:rFonts w:ascii="Times New Roman" w:hAnsi="Times New Roman" w:cs="Times New Roman"/>
        </w:rPr>
        <w:t xml:space="preserve"> </w:t>
      </w:r>
      <w:r w:rsidR="00D625CF" w:rsidRPr="00246CE4">
        <w:rPr>
          <w:rFonts w:ascii="Times New Roman" w:hAnsi="Times New Roman" w:cs="Times New Roman"/>
        </w:rPr>
        <w:t xml:space="preserve">of </w:t>
      </w:r>
      <w:r w:rsidR="00575E35" w:rsidRPr="00246CE4">
        <w:rPr>
          <w:rFonts w:ascii="Times New Roman" w:hAnsi="Times New Roman" w:cs="Times New Roman"/>
        </w:rPr>
        <w:t xml:space="preserve">reprocessing </w:t>
      </w:r>
      <w:r w:rsidR="00D625CF" w:rsidRPr="00246CE4">
        <w:rPr>
          <w:rFonts w:ascii="Times New Roman" w:hAnsi="Times New Roman" w:cs="Times New Roman"/>
        </w:rPr>
        <w:t xml:space="preserve">the </w:t>
      </w:r>
      <w:r w:rsidR="008A5C53" w:rsidRPr="00246CE4">
        <w:rPr>
          <w:rFonts w:ascii="Times New Roman" w:hAnsi="Times New Roman" w:cs="Times New Roman"/>
        </w:rPr>
        <w:t>collected</w:t>
      </w:r>
      <w:r w:rsidR="00D625CF" w:rsidRPr="00246CE4">
        <w:rPr>
          <w:rFonts w:ascii="Times New Roman" w:hAnsi="Times New Roman" w:cs="Times New Roman"/>
        </w:rPr>
        <w:t xml:space="preserve"> material depends largely on the available technologies, whether </w:t>
      </w:r>
      <w:r w:rsidR="008A5C53" w:rsidRPr="00246CE4">
        <w:rPr>
          <w:rFonts w:ascii="Times New Roman" w:hAnsi="Times New Roman" w:cs="Times New Roman"/>
        </w:rPr>
        <w:t xml:space="preserve">in marketplaces, </w:t>
      </w:r>
      <w:r w:rsidR="00F2393D" w:rsidRPr="00246CE4">
        <w:rPr>
          <w:rFonts w:ascii="Times New Roman" w:hAnsi="Times New Roman" w:cs="Times New Roman"/>
        </w:rPr>
        <w:t>fab labs</w:t>
      </w:r>
      <w:r w:rsidR="008A5C53" w:rsidRPr="00246CE4">
        <w:rPr>
          <w:rFonts w:ascii="Times New Roman" w:hAnsi="Times New Roman" w:cs="Times New Roman"/>
        </w:rPr>
        <w:t>, or research facilities. To</w:t>
      </w:r>
      <w:r w:rsidR="00575E35" w:rsidRPr="00246CE4">
        <w:rPr>
          <w:rFonts w:ascii="Times New Roman" w:hAnsi="Times New Roman" w:cs="Times New Roman"/>
        </w:rPr>
        <w:t xml:space="preserve"> this end</w:t>
      </w:r>
      <w:r w:rsidR="00E82D92" w:rsidRPr="00246CE4">
        <w:rPr>
          <w:rFonts w:ascii="Times New Roman" w:hAnsi="Times New Roman" w:cs="Times New Roman"/>
        </w:rPr>
        <w:t xml:space="preserve">, </w:t>
      </w:r>
      <w:r w:rsidR="00575E35" w:rsidRPr="00246CE4">
        <w:rPr>
          <w:rFonts w:ascii="Times New Roman" w:hAnsi="Times New Roman" w:cs="Times New Roman"/>
        </w:rPr>
        <w:t>O</w:t>
      </w:r>
      <w:r w:rsidR="00E82D92" w:rsidRPr="00246CE4">
        <w:rPr>
          <w:rFonts w:ascii="Times New Roman" w:hAnsi="Times New Roman" w:cs="Times New Roman"/>
        </w:rPr>
        <w:t xml:space="preserve">pen-source technologies </w:t>
      </w:r>
      <w:r w:rsidR="00AA2BA9" w:rsidRPr="00246CE4">
        <w:rPr>
          <w:rFonts w:ascii="Times New Roman" w:hAnsi="Times New Roman" w:cs="Times New Roman"/>
        </w:rPr>
        <w:t xml:space="preserve">can be used </w:t>
      </w:r>
      <w:r w:rsidR="00575E35" w:rsidRPr="00246CE4">
        <w:rPr>
          <w:rFonts w:ascii="Times New Roman" w:hAnsi="Times New Roman" w:cs="Times New Roman"/>
        </w:rPr>
        <w:t>to reduce associated costs</w:t>
      </w:r>
      <w:r w:rsidR="00AA2BA9" w:rsidRPr="00246CE4">
        <w:rPr>
          <w:rFonts w:ascii="Times New Roman" w:hAnsi="Times New Roman" w:cs="Times New Roman"/>
        </w:rPr>
        <w:t xml:space="preserve"> </w:t>
      </w:r>
      <w:r w:rsidR="00575E35" w:rsidRPr="00246CE4">
        <w:rPr>
          <w:rFonts w:ascii="Times New Roman" w:hAnsi="Times New Roman" w:cs="Times New Roman"/>
        </w:rPr>
        <w:t xml:space="preserve">and </w:t>
      </w:r>
      <w:r w:rsidR="00F2393D" w:rsidRPr="00246CE4">
        <w:rPr>
          <w:rFonts w:ascii="Times New Roman" w:hAnsi="Times New Roman" w:cs="Times New Roman"/>
        </w:rPr>
        <w:t>foster</w:t>
      </w:r>
      <w:r w:rsidR="00575E35" w:rsidRPr="00246CE4">
        <w:rPr>
          <w:rFonts w:ascii="Times New Roman" w:hAnsi="Times New Roman" w:cs="Times New Roman"/>
        </w:rPr>
        <w:t xml:space="preserve"> scaling up</w:t>
      </w:r>
      <w:r w:rsidR="00AA2BA9" w:rsidRPr="00246CE4">
        <w:rPr>
          <w:rFonts w:ascii="Times New Roman" w:hAnsi="Times New Roman" w:cs="Times New Roman"/>
        </w:rPr>
        <w:t xml:space="preserve">. </w:t>
      </w:r>
    </w:p>
    <w:p w14:paraId="18DCCE17" w14:textId="619475F8" w:rsidR="00AA2BA9" w:rsidRPr="00246CE4" w:rsidRDefault="003564C4" w:rsidP="00D143FF">
      <w:pPr>
        <w:pStyle w:val="ListParagraph"/>
        <w:numPr>
          <w:ilvl w:val="0"/>
          <w:numId w:val="39"/>
        </w:numPr>
        <w:jc w:val="both"/>
        <w:rPr>
          <w:rFonts w:ascii="Times New Roman" w:hAnsi="Times New Roman" w:cs="Times New Roman"/>
        </w:rPr>
      </w:pPr>
      <w:r w:rsidRPr="00246CE4">
        <w:rPr>
          <w:rFonts w:ascii="Times New Roman" w:hAnsi="Times New Roman" w:cs="Times New Roman"/>
          <w:i/>
          <w:iCs/>
        </w:rPr>
        <w:t>Printability challenges:</w:t>
      </w:r>
      <w:r w:rsidRPr="00246CE4">
        <w:rPr>
          <w:rFonts w:ascii="Times New Roman" w:hAnsi="Times New Roman" w:cs="Times New Roman"/>
        </w:rPr>
        <w:t xml:space="preserve"> While </w:t>
      </w:r>
      <w:r w:rsidR="00312702" w:rsidRPr="00246CE4">
        <w:rPr>
          <w:rFonts w:ascii="Times New Roman" w:hAnsi="Times New Roman" w:cs="Times New Roman"/>
        </w:rPr>
        <w:t xml:space="preserve">using recycled 3D </w:t>
      </w:r>
      <w:r w:rsidRPr="00246CE4">
        <w:rPr>
          <w:rFonts w:ascii="Times New Roman" w:hAnsi="Times New Roman" w:cs="Times New Roman"/>
        </w:rPr>
        <w:t xml:space="preserve">printing </w:t>
      </w:r>
      <w:r w:rsidR="00312702" w:rsidRPr="00246CE4">
        <w:rPr>
          <w:rFonts w:ascii="Times New Roman" w:hAnsi="Times New Roman" w:cs="Times New Roman"/>
        </w:rPr>
        <w:t xml:space="preserve">feedstock </w:t>
      </w:r>
      <w:r w:rsidRPr="00246CE4">
        <w:rPr>
          <w:rFonts w:ascii="Times New Roman" w:hAnsi="Times New Roman" w:cs="Times New Roman"/>
        </w:rPr>
        <w:t xml:space="preserve">is feasible, certain technical issues </w:t>
      </w:r>
      <w:r w:rsidR="00E95EF0" w:rsidRPr="00246CE4">
        <w:rPr>
          <w:rFonts w:ascii="Times New Roman" w:hAnsi="Times New Roman" w:cs="Times New Roman"/>
        </w:rPr>
        <w:t xml:space="preserve">still need to be resolved to optimize the </w:t>
      </w:r>
      <w:r w:rsidR="00312702" w:rsidRPr="00246CE4">
        <w:rPr>
          <w:rFonts w:ascii="Times New Roman" w:hAnsi="Times New Roman" w:cs="Times New Roman"/>
        </w:rPr>
        <w:t xml:space="preserve">extrudate </w:t>
      </w:r>
      <w:r w:rsidR="00E95EF0" w:rsidRPr="00246CE4">
        <w:rPr>
          <w:rFonts w:ascii="Times New Roman" w:hAnsi="Times New Roman" w:cs="Times New Roman"/>
        </w:rPr>
        <w:t xml:space="preserve">consistency </w:t>
      </w:r>
      <w:r w:rsidR="00312702" w:rsidRPr="00246CE4">
        <w:rPr>
          <w:rFonts w:ascii="Times New Roman" w:hAnsi="Times New Roman" w:cs="Times New Roman"/>
        </w:rPr>
        <w:t xml:space="preserve">and the quality </w:t>
      </w:r>
      <w:r w:rsidR="00E95EF0" w:rsidRPr="00246CE4">
        <w:rPr>
          <w:rFonts w:ascii="Times New Roman" w:hAnsi="Times New Roman" w:cs="Times New Roman"/>
        </w:rPr>
        <w:t xml:space="preserve">of the </w:t>
      </w:r>
      <w:r w:rsidR="00312702" w:rsidRPr="00246CE4">
        <w:rPr>
          <w:rFonts w:ascii="Times New Roman" w:hAnsi="Times New Roman" w:cs="Times New Roman"/>
        </w:rPr>
        <w:t xml:space="preserve">3D </w:t>
      </w:r>
      <w:r w:rsidR="00E95EF0" w:rsidRPr="00246CE4">
        <w:rPr>
          <w:rFonts w:ascii="Times New Roman" w:hAnsi="Times New Roman" w:cs="Times New Roman"/>
        </w:rPr>
        <w:t>print</w:t>
      </w:r>
      <w:r w:rsidR="00312702" w:rsidRPr="00246CE4">
        <w:rPr>
          <w:rFonts w:ascii="Times New Roman" w:hAnsi="Times New Roman" w:cs="Times New Roman"/>
        </w:rPr>
        <w:t>ed</w:t>
      </w:r>
      <w:r w:rsidR="00E95EF0" w:rsidRPr="00246CE4">
        <w:rPr>
          <w:rFonts w:ascii="Times New Roman" w:hAnsi="Times New Roman" w:cs="Times New Roman"/>
        </w:rPr>
        <w:t xml:space="preserve"> objects. </w:t>
      </w:r>
    </w:p>
    <w:p w14:paraId="73D6F2F4" w14:textId="7AC369B0" w:rsidR="00B21B43" w:rsidRPr="00246CE4" w:rsidRDefault="00B21B43" w:rsidP="002E277A">
      <w:pPr>
        <w:jc w:val="both"/>
        <w:rPr>
          <w:rFonts w:ascii="Times New Roman" w:hAnsi="Times New Roman" w:cs="Times New Roman"/>
        </w:rPr>
      </w:pPr>
      <w:r w:rsidRPr="00246CE4">
        <w:rPr>
          <w:rFonts w:ascii="Times New Roman" w:hAnsi="Times New Roman" w:cs="Times New Roman"/>
        </w:rPr>
        <w:t>The</w:t>
      </w:r>
      <w:r w:rsidR="005B283D" w:rsidRPr="00246CE4">
        <w:rPr>
          <w:rFonts w:ascii="Times New Roman" w:hAnsi="Times New Roman" w:cs="Times New Roman"/>
        </w:rPr>
        <w:t xml:space="preserve"> challenges </w:t>
      </w:r>
      <w:r w:rsidRPr="00246CE4">
        <w:rPr>
          <w:rFonts w:ascii="Times New Roman" w:hAnsi="Times New Roman" w:cs="Times New Roman"/>
        </w:rPr>
        <w:t xml:space="preserve">encountered during </w:t>
      </w:r>
      <w:r w:rsidR="005B283D" w:rsidRPr="00246CE4">
        <w:rPr>
          <w:rFonts w:ascii="Times New Roman" w:hAnsi="Times New Roman" w:cs="Times New Roman"/>
        </w:rPr>
        <w:t xml:space="preserve">the </w:t>
      </w:r>
      <w:r w:rsidR="00312702" w:rsidRPr="00246CE4">
        <w:rPr>
          <w:rFonts w:ascii="Times New Roman" w:hAnsi="Times New Roman" w:cs="Times New Roman"/>
        </w:rPr>
        <w:t xml:space="preserve">3D </w:t>
      </w:r>
      <w:r w:rsidR="005B283D" w:rsidRPr="00246CE4">
        <w:rPr>
          <w:rFonts w:ascii="Times New Roman" w:hAnsi="Times New Roman" w:cs="Times New Roman"/>
        </w:rPr>
        <w:t>printing stage le</w:t>
      </w:r>
      <w:r w:rsidRPr="00246CE4">
        <w:rPr>
          <w:rFonts w:ascii="Times New Roman" w:hAnsi="Times New Roman" w:cs="Times New Roman"/>
        </w:rPr>
        <w:t>d</w:t>
      </w:r>
      <w:r w:rsidR="005B283D" w:rsidRPr="00246CE4">
        <w:rPr>
          <w:rFonts w:ascii="Times New Roman" w:hAnsi="Times New Roman" w:cs="Times New Roman"/>
        </w:rPr>
        <w:t xml:space="preserve"> to </w:t>
      </w:r>
      <w:r w:rsidR="002D77C1" w:rsidRPr="00246CE4">
        <w:rPr>
          <w:rFonts w:ascii="Times New Roman" w:hAnsi="Times New Roman" w:cs="Times New Roman"/>
        </w:rPr>
        <w:t xml:space="preserve">an </w:t>
      </w:r>
      <w:r w:rsidR="005B283D" w:rsidRPr="00246CE4">
        <w:rPr>
          <w:rFonts w:ascii="Times New Roman" w:hAnsi="Times New Roman" w:cs="Times New Roman"/>
        </w:rPr>
        <w:t xml:space="preserve">assessment of </w:t>
      </w:r>
      <w:r w:rsidR="00312702" w:rsidRPr="00246CE4">
        <w:rPr>
          <w:rFonts w:ascii="Times New Roman" w:hAnsi="Times New Roman" w:cs="Times New Roman"/>
        </w:rPr>
        <w:t xml:space="preserve">the </w:t>
      </w:r>
      <w:r w:rsidR="002D77C1" w:rsidRPr="00246CE4">
        <w:rPr>
          <w:rFonts w:ascii="Times New Roman" w:hAnsi="Times New Roman" w:cs="Times New Roman"/>
        </w:rPr>
        <w:t xml:space="preserve">material </w:t>
      </w:r>
      <w:r w:rsidR="00893DF6" w:rsidRPr="00246CE4">
        <w:rPr>
          <w:rFonts w:ascii="Times New Roman" w:hAnsi="Times New Roman" w:cs="Times New Roman"/>
        </w:rPr>
        <w:t xml:space="preserve">flowability </w:t>
      </w:r>
      <w:r w:rsidR="002D77C1" w:rsidRPr="00246CE4">
        <w:rPr>
          <w:rFonts w:ascii="Times New Roman" w:hAnsi="Times New Roman" w:cs="Times New Roman"/>
        </w:rPr>
        <w:t xml:space="preserve">by </w:t>
      </w:r>
      <w:r w:rsidR="00CA64EB" w:rsidRPr="00246CE4">
        <w:rPr>
          <w:rFonts w:ascii="Times New Roman" w:hAnsi="Times New Roman" w:cs="Times New Roman"/>
        </w:rPr>
        <w:t>comparing</w:t>
      </w:r>
      <w:r w:rsidR="00893DF6" w:rsidRPr="00246CE4">
        <w:rPr>
          <w:rFonts w:ascii="Times New Roman" w:hAnsi="Times New Roman" w:cs="Times New Roman"/>
        </w:rPr>
        <w:t xml:space="preserve"> </w:t>
      </w:r>
      <w:r w:rsidR="00CA64EB" w:rsidRPr="00246CE4">
        <w:rPr>
          <w:rFonts w:ascii="Times New Roman" w:hAnsi="Times New Roman" w:cs="Times New Roman"/>
        </w:rPr>
        <w:t>different</w:t>
      </w:r>
      <w:r w:rsidR="00893DF6" w:rsidRPr="00246CE4">
        <w:rPr>
          <w:rFonts w:ascii="Times New Roman" w:hAnsi="Times New Roman" w:cs="Times New Roman"/>
        </w:rPr>
        <w:t xml:space="preserve"> </w:t>
      </w:r>
      <w:r w:rsidR="00F2393D" w:rsidRPr="00246CE4">
        <w:rPr>
          <w:rFonts w:ascii="Times New Roman" w:hAnsi="Times New Roman" w:cs="Times New Roman"/>
        </w:rPr>
        <w:t>particle</w:t>
      </w:r>
      <w:r w:rsidR="00893DF6" w:rsidRPr="00246CE4">
        <w:rPr>
          <w:rFonts w:ascii="Times New Roman" w:hAnsi="Times New Roman" w:cs="Times New Roman"/>
        </w:rPr>
        <w:t xml:space="preserve"> shapes</w:t>
      </w:r>
      <w:r w:rsidR="00312702" w:rsidRPr="00246CE4">
        <w:rPr>
          <w:rFonts w:ascii="Times New Roman" w:hAnsi="Times New Roman" w:cs="Times New Roman"/>
        </w:rPr>
        <w:t xml:space="preserve"> usually processed with FGF 3D printing, such as flakes, shredded particles, and pellets</w:t>
      </w:r>
      <w:r w:rsidR="002D77C1" w:rsidRPr="00246CE4">
        <w:rPr>
          <w:rFonts w:ascii="Times New Roman" w:hAnsi="Times New Roman" w:cs="Times New Roman"/>
        </w:rPr>
        <w:t xml:space="preserve">. </w:t>
      </w:r>
      <w:r w:rsidR="00312702" w:rsidRPr="00246CE4">
        <w:rPr>
          <w:rFonts w:ascii="Times New Roman" w:hAnsi="Times New Roman" w:cs="Times New Roman"/>
        </w:rPr>
        <w:t>Tuning the</w:t>
      </w:r>
      <w:r w:rsidR="002B0E4A" w:rsidRPr="00246CE4">
        <w:rPr>
          <w:rFonts w:ascii="Times New Roman" w:hAnsi="Times New Roman" w:cs="Times New Roman"/>
        </w:rPr>
        <w:t xml:space="preserve"> EM</w:t>
      </w:r>
      <w:r w:rsidR="00312702" w:rsidRPr="00246CE4">
        <w:rPr>
          <w:rFonts w:ascii="Times New Roman" w:hAnsi="Times New Roman" w:cs="Times New Roman"/>
        </w:rPr>
        <w:t xml:space="preserve"> parameter</w:t>
      </w:r>
      <w:r w:rsidR="002B0E4A" w:rsidRPr="00246CE4">
        <w:rPr>
          <w:rFonts w:ascii="Times New Roman" w:hAnsi="Times New Roman" w:cs="Times New Roman"/>
        </w:rPr>
        <w:t xml:space="preserve"> was proposed as a potential solution to mitigate these issues</w:t>
      </w:r>
      <w:r w:rsidR="00312702" w:rsidRPr="00246CE4">
        <w:rPr>
          <w:rFonts w:ascii="Times New Roman" w:hAnsi="Times New Roman" w:cs="Times New Roman"/>
        </w:rPr>
        <w:t xml:space="preserve"> in real-world contexts</w:t>
      </w:r>
      <w:r w:rsidR="002B0E4A" w:rsidRPr="00246CE4">
        <w:rPr>
          <w:rFonts w:ascii="Times New Roman" w:hAnsi="Times New Roman" w:cs="Times New Roman"/>
        </w:rPr>
        <w:t>.</w:t>
      </w:r>
    </w:p>
    <w:p w14:paraId="6640C027" w14:textId="1C9016ED" w:rsidR="00D05B06" w:rsidRPr="00246CE4" w:rsidRDefault="00FA0841" w:rsidP="002E277A">
      <w:pPr>
        <w:jc w:val="both"/>
        <w:rPr>
          <w:rFonts w:ascii="Times New Roman" w:hAnsi="Times New Roman" w:cs="Times New Roman"/>
        </w:rPr>
      </w:pPr>
      <w:r w:rsidRPr="00246CE4">
        <w:rPr>
          <w:rFonts w:ascii="Times New Roman" w:hAnsi="Times New Roman" w:cs="Times New Roman"/>
        </w:rPr>
        <w:t xml:space="preserve">The </w:t>
      </w:r>
      <w:r w:rsidR="00E43FC6" w:rsidRPr="00246CE4">
        <w:rPr>
          <w:rFonts w:ascii="Times New Roman" w:hAnsi="Times New Roman" w:cs="Times New Roman"/>
        </w:rPr>
        <w:t xml:space="preserve">results demonstrated </w:t>
      </w:r>
      <w:r w:rsidRPr="00246CE4">
        <w:rPr>
          <w:rFonts w:ascii="Times New Roman" w:hAnsi="Times New Roman" w:cs="Times New Roman"/>
        </w:rPr>
        <w:t xml:space="preserve">how </w:t>
      </w:r>
      <w:r w:rsidR="00E43FC6" w:rsidRPr="00246CE4">
        <w:rPr>
          <w:rFonts w:ascii="Times New Roman" w:hAnsi="Times New Roman" w:cs="Times New Roman"/>
        </w:rPr>
        <w:t xml:space="preserve">variations </w:t>
      </w:r>
      <w:r w:rsidR="002F4B5A" w:rsidRPr="00246CE4">
        <w:rPr>
          <w:rFonts w:ascii="Times New Roman" w:hAnsi="Times New Roman" w:cs="Times New Roman"/>
        </w:rPr>
        <w:t xml:space="preserve">in material granulometry impact the </w:t>
      </w:r>
      <w:r w:rsidRPr="00246CE4">
        <w:rPr>
          <w:rFonts w:ascii="Times New Roman" w:hAnsi="Times New Roman" w:cs="Times New Roman"/>
        </w:rPr>
        <w:t xml:space="preserve">behavior of </w:t>
      </w:r>
      <w:r w:rsidR="00312702" w:rsidRPr="00246CE4">
        <w:rPr>
          <w:rFonts w:ascii="Times New Roman" w:hAnsi="Times New Roman" w:cs="Times New Roman"/>
        </w:rPr>
        <w:t xml:space="preserve">the 3D </w:t>
      </w:r>
      <w:r w:rsidRPr="00246CE4">
        <w:rPr>
          <w:rFonts w:ascii="Times New Roman" w:hAnsi="Times New Roman" w:cs="Times New Roman"/>
        </w:rPr>
        <w:t>print bead width</w:t>
      </w:r>
      <w:r w:rsidR="004027B5" w:rsidRPr="00246CE4">
        <w:rPr>
          <w:rFonts w:ascii="Times New Roman" w:hAnsi="Times New Roman" w:cs="Times New Roman"/>
        </w:rPr>
        <w:t>, depending</w:t>
      </w:r>
      <w:r w:rsidRPr="00246CE4">
        <w:rPr>
          <w:rFonts w:ascii="Times New Roman" w:hAnsi="Times New Roman" w:cs="Times New Roman"/>
        </w:rPr>
        <w:t xml:space="preserve"> on the </w:t>
      </w:r>
      <w:r w:rsidR="00312702" w:rsidRPr="00246CE4">
        <w:rPr>
          <w:rFonts w:ascii="Times New Roman" w:hAnsi="Times New Roman" w:cs="Times New Roman"/>
        </w:rPr>
        <w:t>EM</w:t>
      </w:r>
      <w:r w:rsidRPr="00246CE4">
        <w:rPr>
          <w:rFonts w:ascii="Times New Roman" w:hAnsi="Times New Roman" w:cs="Times New Roman"/>
        </w:rPr>
        <w:t xml:space="preserve">. </w:t>
      </w:r>
      <w:r w:rsidR="00312702" w:rsidRPr="00246CE4">
        <w:rPr>
          <w:rFonts w:ascii="Times New Roman" w:hAnsi="Times New Roman" w:cs="Times New Roman"/>
        </w:rPr>
        <w:t>C</w:t>
      </w:r>
      <w:r w:rsidR="00DC5594" w:rsidRPr="00246CE4">
        <w:rPr>
          <w:rFonts w:ascii="Times New Roman" w:hAnsi="Times New Roman" w:cs="Times New Roman"/>
        </w:rPr>
        <w:t xml:space="preserve">ommercial </w:t>
      </w:r>
      <w:r w:rsidR="00312702" w:rsidRPr="00246CE4">
        <w:rPr>
          <w:rFonts w:ascii="Times New Roman" w:hAnsi="Times New Roman" w:cs="Times New Roman"/>
        </w:rPr>
        <w:t xml:space="preserve">virgin </w:t>
      </w:r>
      <w:r w:rsidR="00DC5594" w:rsidRPr="00246CE4">
        <w:rPr>
          <w:rFonts w:ascii="Times New Roman" w:hAnsi="Times New Roman" w:cs="Times New Roman"/>
        </w:rPr>
        <w:t xml:space="preserve">pellets exhibit </w:t>
      </w:r>
      <w:r w:rsidR="006C11E6" w:rsidRPr="00246CE4">
        <w:rPr>
          <w:rFonts w:ascii="Times New Roman" w:hAnsi="Times New Roman" w:cs="Times New Roman"/>
        </w:rPr>
        <w:t xml:space="preserve">more consistent flow and superior </w:t>
      </w:r>
      <w:r w:rsidR="00312702" w:rsidRPr="00246CE4">
        <w:rPr>
          <w:rFonts w:ascii="Times New Roman" w:hAnsi="Times New Roman" w:cs="Times New Roman"/>
        </w:rPr>
        <w:t xml:space="preserve">3D </w:t>
      </w:r>
      <w:r w:rsidR="006C11E6" w:rsidRPr="00246CE4">
        <w:rPr>
          <w:rFonts w:ascii="Times New Roman" w:hAnsi="Times New Roman" w:cs="Times New Roman"/>
        </w:rPr>
        <w:t>print</w:t>
      </w:r>
      <w:r w:rsidR="0077269D" w:rsidRPr="00246CE4">
        <w:rPr>
          <w:rFonts w:ascii="Times New Roman" w:hAnsi="Times New Roman" w:cs="Times New Roman"/>
        </w:rPr>
        <w:t>ing</w:t>
      </w:r>
      <w:r w:rsidR="006C11E6" w:rsidRPr="00246CE4">
        <w:rPr>
          <w:rFonts w:ascii="Times New Roman" w:hAnsi="Times New Roman" w:cs="Times New Roman"/>
        </w:rPr>
        <w:t xml:space="preserve"> quality</w:t>
      </w:r>
      <w:r w:rsidR="00914D53" w:rsidRPr="00246CE4">
        <w:rPr>
          <w:rFonts w:ascii="Times New Roman" w:hAnsi="Times New Roman" w:cs="Times New Roman"/>
        </w:rPr>
        <w:t xml:space="preserve">, while </w:t>
      </w:r>
      <w:r w:rsidR="006C11E6" w:rsidRPr="00246CE4">
        <w:rPr>
          <w:rFonts w:ascii="Times New Roman" w:hAnsi="Times New Roman" w:cs="Times New Roman"/>
        </w:rPr>
        <w:t xml:space="preserve">recycled flakes </w:t>
      </w:r>
      <w:r w:rsidR="00F2393D" w:rsidRPr="00246CE4">
        <w:rPr>
          <w:rFonts w:ascii="Times New Roman" w:hAnsi="Times New Roman" w:cs="Times New Roman"/>
        </w:rPr>
        <w:t>lead</w:t>
      </w:r>
      <w:r w:rsidR="0077269D" w:rsidRPr="00246CE4">
        <w:rPr>
          <w:rFonts w:ascii="Times New Roman" w:hAnsi="Times New Roman" w:cs="Times New Roman"/>
        </w:rPr>
        <w:t xml:space="preserve"> to inconsistent extrudate and more 3D printing defects </w:t>
      </w:r>
      <w:r w:rsidR="006C11E6" w:rsidRPr="00246CE4">
        <w:rPr>
          <w:rFonts w:ascii="Times New Roman" w:hAnsi="Times New Roman" w:cs="Times New Roman"/>
        </w:rPr>
        <w:t xml:space="preserve">due to irregular </w:t>
      </w:r>
      <w:r w:rsidR="00553E2D" w:rsidRPr="00246CE4">
        <w:rPr>
          <w:rFonts w:ascii="Times New Roman" w:hAnsi="Times New Roman" w:cs="Times New Roman"/>
        </w:rPr>
        <w:t>granulometry</w:t>
      </w:r>
      <w:r w:rsidR="0077269D" w:rsidRPr="00246CE4">
        <w:rPr>
          <w:rFonts w:ascii="Times New Roman" w:hAnsi="Times New Roman" w:cs="Times New Roman"/>
        </w:rPr>
        <w:t xml:space="preserve"> of the particles </w:t>
      </w:r>
      <w:r w:rsidR="006C11E6" w:rsidRPr="00246CE4">
        <w:rPr>
          <w:rFonts w:ascii="Times New Roman" w:hAnsi="Times New Roman" w:cs="Times New Roman"/>
        </w:rPr>
        <w:t xml:space="preserve">and </w:t>
      </w:r>
      <w:r w:rsidR="00914D53" w:rsidRPr="00246CE4">
        <w:rPr>
          <w:rFonts w:ascii="Times New Roman" w:hAnsi="Times New Roman" w:cs="Times New Roman"/>
        </w:rPr>
        <w:t xml:space="preserve">broad </w:t>
      </w:r>
      <w:r w:rsidR="006C11E6" w:rsidRPr="00246CE4">
        <w:rPr>
          <w:rFonts w:ascii="Times New Roman" w:hAnsi="Times New Roman" w:cs="Times New Roman"/>
        </w:rPr>
        <w:t xml:space="preserve">size distribution. </w:t>
      </w:r>
      <w:r w:rsidR="00B453C2" w:rsidRPr="00246CE4">
        <w:rPr>
          <w:rFonts w:ascii="Times New Roman" w:hAnsi="Times New Roman" w:cs="Times New Roman"/>
        </w:rPr>
        <w:t>Specifically, p</w:t>
      </w:r>
      <w:r w:rsidRPr="00246CE4">
        <w:rPr>
          <w:rFonts w:ascii="Times New Roman" w:hAnsi="Times New Roman" w:cs="Times New Roman"/>
        </w:rPr>
        <w:t xml:space="preserve">ellets </w:t>
      </w:r>
      <w:r w:rsidR="00B453C2" w:rsidRPr="00246CE4">
        <w:rPr>
          <w:rFonts w:ascii="Times New Roman" w:hAnsi="Times New Roman" w:cs="Times New Roman"/>
        </w:rPr>
        <w:t>display</w:t>
      </w:r>
      <w:r w:rsidRPr="00246CE4">
        <w:rPr>
          <w:rFonts w:ascii="Times New Roman" w:hAnsi="Times New Roman" w:cs="Times New Roman"/>
        </w:rPr>
        <w:t xml:space="preserve"> the most uniform distribution and </w:t>
      </w:r>
      <w:r w:rsidR="00B453C2" w:rsidRPr="00246CE4">
        <w:rPr>
          <w:rFonts w:ascii="Times New Roman" w:hAnsi="Times New Roman" w:cs="Times New Roman"/>
        </w:rPr>
        <w:t xml:space="preserve">a significant </w:t>
      </w:r>
      <w:r w:rsidRPr="00246CE4">
        <w:rPr>
          <w:rFonts w:ascii="Times New Roman" w:hAnsi="Times New Roman" w:cs="Times New Roman"/>
        </w:rPr>
        <w:t xml:space="preserve">increase in bead width as the </w:t>
      </w:r>
      <w:r w:rsidR="008B55CF" w:rsidRPr="00246CE4">
        <w:rPr>
          <w:rFonts w:ascii="Times New Roman" w:hAnsi="Times New Roman" w:cs="Times New Roman"/>
        </w:rPr>
        <w:t>EM</w:t>
      </w:r>
      <w:r w:rsidRPr="00246CE4">
        <w:rPr>
          <w:rFonts w:ascii="Times New Roman" w:hAnsi="Times New Roman" w:cs="Times New Roman"/>
        </w:rPr>
        <w:t xml:space="preserve"> increases, suggesting better </w:t>
      </w:r>
      <w:r w:rsidR="00BA1798" w:rsidRPr="00246CE4">
        <w:rPr>
          <w:rFonts w:ascii="Times New Roman" w:hAnsi="Times New Roman" w:cs="Times New Roman"/>
        </w:rPr>
        <w:t>flowability</w:t>
      </w:r>
      <w:r w:rsidRPr="00246CE4">
        <w:rPr>
          <w:rFonts w:ascii="Times New Roman" w:hAnsi="Times New Roman" w:cs="Times New Roman"/>
        </w:rPr>
        <w:t xml:space="preserve">. In contrast, flakes </w:t>
      </w:r>
      <w:r w:rsidR="00D05B06" w:rsidRPr="00246CE4">
        <w:rPr>
          <w:rFonts w:ascii="Times New Roman" w:hAnsi="Times New Roman" w:cs="Times New Roman"/>
        </w:rPr>
        <w:t>showed less variability</w:t>
      </w:r>
      <w:r w:rsidR="008B55CF" w:rsidRPr="00246CE4">
        <w:rPr>
          <w:rFonts w:ascii="Times New Roman" w:hAnsi="Times New Roman" w:cs="Times New Roman"/>
        </w:rPr>
        <w:t xml:space="preserve"> in the line width when modifying the EM</w:t>
      </w:r>
      <w:r w:rsidR="00D05B06" w:rsidRPr="00246CE4">
        <w:rPr>
          <w:rFonts w:ascii="Times New Roman" w:hAnsi="Times New Roman" w:cs="Times New Roman"/>
        </w:rPr>
        <w:t xml:space="preserve">, </w:t>
      </w:r>
      <w:r w:rsidR="00424A06" w:rsidRPr="00246CE4">
        <w:rPr>
          <w:rFonts w:ascii="Times New Roman" w:hAnsi="Times New Roman" w:cs="Times New Roman"/>
        </w:rPr>
        <w:t xml:space="preserve">implying </w:t>
      </w:r>
      <w:r w:rsidR="008F55C6" w:rsidRPr="00246CE4">
        <w:rPr>
          <w:rFonts w:ascii="Times New Roman" w:hAnsi="Times New Roman" w:cs="Times New Roman"/>
        </w:rPr>
        <w:t xml:space="preserve">reduced precision during </w:t>
      </w:r>
      <w:r w:rsidR="008B55CF" w:rsidRPr="00246CE4">
        <w:rPr>
          <w:rFonts w:ascii="Times New Roman" w:hAnsi="Times New Roman" w:cs="Times New Roman"/>
        </w:rPr>
        <w:t xml:space="preserve">the </w:t>
      </w:r>
      <w:r w:rsidR="008F55C6" w:rsidRPr="00246CE4">
        <w:rPr>
          <w:rFonts w:ascii="Times New Roman" w:hAnsi="Times New Roman" w:cs="Times New Roman"/>
        </w:rPr>
        <w:t>extrusion</w:t>
      </w:r>
      <w:r w:rsidR="008B55CF" w:rsidRPr="00246CE4">
        <w:rPr>
          <w:rFonts w:ascii="Times New Roman" w:hAnsi="Times New Roman" w:cs="Times New Roman"/>
        </w:rPr>
        <w:t xml:space="preserve"> process</w:t>
      </w:r>
      <w:r w:rsidR="008F55C6" w:rsidRPr="00246CE4">
        <w:rPr>
          <w:rFonts w:ascii="Times New Roman" w:hAnsi="Times New Roman" w:cs="Times New Roman"/>
        </w:rPr>
        <w:t xml:space="preserve">. </w:t>
      </w:r>
      <w:ins w:id="931" w:author="Catalina Suescun Gonzalez" w:date="2026-09-04T12:25:00Z" w16du:dateUtc="2026-09-04T10:25:00Z">
        <w:r w:rsidR="004D1EF3" w:rsidRPr="0020239D">
          <w:rPr>
            <w:rFonts w:ascii="Times New Roman" w:hAnsi="Times New Roman" w:cs="Times New Roman"/>
            <w:highlight w:val="cyan"/>
            <w:rPrChange w:id="932" w:author="Catalina Suescun Gonzalez" w:date="2026-09-04T12:27:00Z" w16du:dateUtc="2026-09-04T10:27:00Z">
              <w:rPr>
                <w:rFonts w:ascii="Times New Roman" w:hAnsi="Times New Roman" w:cs="Times New Roman"/>
              </w:rPr>
            </w:rPrChange>
          </w:rPr>
          <w:t xml:space="preserve">Under the investigated condition, </w:t>
        </w:r>
      </w:ins>
      <w:del w:id="933" w:author="Catalina Suescun Gonzalez" w:date="2026-09-04T12:25:00Z" w16du:dateUtc="2026-09-04T10:25:00Z">
        <w:r w:rsidR="008F55C6" w:rsidRPr="0020239D" w:rsidDel="001D1AB9">
          <w:rPr>
            <w:rFonts w:ascii="Times New Roman" w:hAnsi="Times New Roman" w:cs="Times New Roman"/>
            <w:highlight w:val="cyan"/>
            <w:rPrChange w:id="934" w:author="Catalina Suescun Gonzalez" w:date="2026-09-04T12:27:00Z" w16du:dateUtc="2026-09-04T10:27:00Z">
              <w:rPr>
                <w:rFonts w:ascii="Times New Roman" w:hAnsi="Times New Roman" w:cs="Times New Roman"/>
              </w:rPr>
            </w:rPrChange>
          </w:rPr>
          <w:delText>V</w:delText>
        </w:r>
      </w:del>
      <w:ins w:id="935" w:author="Catalina Suescun Gonzalez" w:date="2026-09-04T12:25:00Z" w16du:dateUtc="2026-09-04T10:25:00Z">
        <w:r w:rsidR="001D1AB9" w:rsidRPr="0020239D">
          <w:rPr>
            <w:rFonts w:ascii="Times New Roman" w:hAnsi="Times New Roman" w:cs="Times New Roman"/>
            <w:highlight w:val="cyan"/>
            <w:rPrChange w:id="936" w:author="Catalina Suescun Gonzalez" w:date="2026-09-04T12:27:00Z" w16du:dateUtc="2026-09-04T10:27:00Z">
              <w:rPr>
                <w:rFonts w:ascii="Times New Roman" w:hAnsi="Times New Roman" w:cs="Times New Roman"/>
                <w:highlight w:val="magenta"/>
              </w:rPr>
            </w:rPrChange>
          </w:rPr>
          <w:t>v</w:t>
        </w:r>
      </w:ins>
      <w:r w:rsidR="008F55C6" w:rsidRPr="0020239D">
        <w:rPr>
          <w:rFonts w:ascii="Times New Roman" w:hAnsi="Times New Roman" w:cs="Times New Roman"/>
          <w:highlight w:val="cyan"/>
          <w:rPrChange w:id="937" w:author="Catalina Suescun Gonzalez" w:date="2026-09-04T12:27:00Z" w16du:dateUtc="2026-09-04T10:27:00Z">
            <w:rPr>
              <w:rFonts w:ascii="Times New Roman" w:hAnsi="Times New Roman" w:cs="Times New Roman"/>
            </w:rPr>
          </w:rPrChange>
        </w:rPr>
        <w:t xml:space="preserve">isual improvements </w:t>
      </w:r>
      <w:r w:rsidR="00254304" w:rsidRPr="0020239D">
        <w:rPr>
          <w:rFonts w:ascii="Times New Roman" w:hAnsi="Times New Roman" w:cs="Times New Roman"/>
          <w:highlight w:val="cyan"/>
          <w:rPrChange w:id="938" w:author="Catalina Suescun Gonzalez" w:date="2026-09-04T12:27:00Z" w16du:dateUtc="2026-09-04T10:27:00Z">
            <w:rPr>
              <w:rFonts w:ascii="Times New Roman" w:hAnsi="Times New Roman" w:cs="Times New Roman"/>
            </w:rPr>
          </w:rPrChange>
        </w:rPr>
        <w:t xml:space="preserve">in </w:t>
      </w:r>
      <w:r w:rsidR="008B55CF" w:rsidRPr="0020239D">
        <w:rPr>
          <w:rFonts w:ascii="Times New Roman" w:hAnsi="Times New Roman" w:cs="Times New Roman"/>
          <w:highlight w:val="cyan"/>
          <w:rPrChange w:id="939" w:author="Catalina Suescun Gonzalez" w:date="2026-09-04T12:27:00Z" w16du:dateUtc="2026-09-04T10:27:00Z">
            <w:rPr>
              <w:rFonts w:ascii="Times New Roman" w:hAnsi="Times New Roman" w:cs="Times New Roman"/>
            </w:rPr>
          </w:rPrChange>
        </w:rPr>
        <w:t xml:space="preserve">the 3D </w:t>
      </w:r>
      <w:r w:rsidR="00254304" w:rsidRPr="0020239D">
        <w:rPr>
          <w:rFonts w:ascii="Times New Roman" w:hAnsi="Times New Roman" w:cs="Times New Roman"/>
          <w:highlight w:val="cyan"/>
          <w:rPrChange w:id="940" w:author="Catalina Suescun Gonzalez" w:date="2026-09-04T12:27:00Z" w16du:dateUtc="2026-09-04T10:27:00Z">
            <w:rPr>
              <w:rFonts w:ascii="Times New Roman" w:hAnsi="Times New Roman" w:cs="Times New Roman"/>
            </w:rPr>
          </w:rPrChange>
        </w:rPr>
        <w:t xml:space="preserve">printing quality were observed </w:t>
      </w:r>
      <w:r w:rsidR="008B55CF" w:rsidRPr="0020239D">
        <w:rPr>
          <w:rFonts w:ascii="Times New Roman" w:hAnsi="Times New Roman" w:cs="Times New Roman"/>
          <w:highlight w:val="cyan"/>
          <w:rPrChange w:id="941" w:author="Catalina Suescun Gonzalez" w:date="2026-09-04T12:27:00Z" w16du:dateUtc="2026-09-04T10:27:00Z">
            <w:rPr>
              <w:rFonts w:ascii="Times New Roman" w:hAnsi="Times New Roman" w:cs="Times New Roman"/>
            </w:rPr>
          </w:rPrChange>
        </w:rPr>
        <w:t>by</w:t>
      </w:r>
      <w:r w:rsidR="00254304" w:rsidRPr="0020239D">
        <w:rPr>
          <w:rFonts w:ascii="Times New Roman" w:hAnsi="Times New Roman" w:cs="Times New Roman"/>
          <w:highlight w:val="cyan"/>
          <w:rPrChange w:id="942" w:author="Catalina Suescun Gonzalez" w:date="2026-09-04T12:27:00Z" w16du:dateUtc="2026-09-04T10:27:00Z">
            <w:rPr>
              <w:rFonts w:ascii="Times New Roman" w:hAnsi="Times New Roman" w:cs="Times New Roman"/>
            </w:rPr>
          </w:rPrChange>
        </w:rPr>
        <w:t xml:space="preserve"> increas</w:t>
      </w:r>
      <w:r w:rsidR="008B55CF" w:rsidRPr="0020239D">
        <w:rPr>
          <w:rFonts w:ascii="Times New Roman" w:hAnsi="Times New Roman" w:cs="Times New Roman"/>
          <w:highlight w:val="cyan"/>
          <w:rPrChange w:id="943" w:author="Catalina Suescun Gonzalez" w:date="2026-09-04T12:27:00Z" w16du:dateUtc="2026-09-04T10:27:00Z">
            <w:rPr>
              <w:rFonts w:ascii="Times New Roman" w:hAnsi="Times New Roman" w:cs="Times New Roman"/>
            </w:rPr>
          </w:rPrChange>
        </w:rPr>
        <w:t>ing</w:t>
      </w:r>
      <w:r w:rsidR="00254304" w:rsidRPr="0020239D">
        <w:rPr>
          <w:rFonts w:ascii="Times New Roman" w:hAnsi="Times New Roman" w:cs="Times New Roman"/>
          <w:highlight w:val="cyan"/>
          <w:rPrChange w:id="944" w:author="Catalina Suescun Gonzalez" w:date="2026-09-04T12:27:00Z" w16du:dateUtc="2026-09-04T10:27:00Z">
            <w:rPr>
              <w:rFonts w:ascii="Times New Roman" w:hAnsi="Times New Roman" w:cs="Times New Roman"/>
            </w:rPr>
          </w:rPrChange>
        </w:rPr>
        <w:t xml:space="preserve"> the </w:t>
      </w:r>
      <w:r w:rsidR="008B55CF" w:rsidRPr="0020239D">
        <w:rPr>
          <w:rFonts w:ascii="Times New Roman" w:hAnsi="Times New Roman" w:cs="Times New Roman"/>
          <w:highlight w:val="cyan"/>
          <w:rPrChange w:id="945" w:author="Catalina Suescun Gonzalez" w:date="2026-09-04T12:27:00Z" w16du:dateUtc="2026-09-04T10:27:00Z">
            <w:rPr>
              <w:rFonts w:ascii="Times New Roman" w:hAnsi="Times New Roman" w:cs="Times New Roman"/>
            </w:rPr>
          </w:rPrChange>
        </w:rPr>
        <w:t>EM</w:t>
      </w:r>
      <w:r w:rsidR="00254304" w:rsidRPr="0020239D">
        <w:rPr>
          <w:rFonts w:ascii="Times New Roman" w:hAnsi="Times New Roman" w:cs="Times New Roman"/>
          <w:highlight w:val="cyan"/>
          <w:rPrChange w:id="946" w:author="Catalina Suescun Gonzalez" w:date="2026-09-04T12:27:00Z" w16du:dateUtc="2026-09-04T10:27:00Z">
            <w:rPr>
              <w:rFonts w:ascii="Times New Roman" w:hAnsi="Times New Roman" w:cs="Times New Roman"/>
            </w:rPr>
          </w:rPrChange>
        </w:rPr>
        <w:t xml:space="preserve">, </w:t>
      </w:r>
      <w:ins w:id="947" w:author="Catalina Suescun Gonzalez" w:date="2026-09-04T12:26:00Z" w16du:dateUtc="2026-09-04T10:26:00Z">
        <w:r w:rsidR="00646DFC" w:rsidRPr="0020239D">
          <w:rPr>
            <w:rFonts w:ascii="Times New Roman" w:hAnsi="Times New Roman" w:cs="Times New Roman"/>
            <w:highlight w:val="cyan"/>
            <w:rPrChange w:id="948" w:author="Catalina Suescun Gonzalez" w:date="2026-09-04T12:27:00Z" w16du:dateUtc="2026-09-04T10:27:00Z">
              <w:rPr>
                <w:rFonts w:ascii="Times New Roman" w:hAnsi="Times New Roman" w:cs="Times New Roman"/>
                <w:highlight w:val="magenta"/>
              </w:rPr>
            </w:rPrChange>
          </w:rPr>
          <w:t xml:space="preserve">with </w:t>
        </w:r>
      </w:ins>
      <w:del w:id="949" w:author="Catalina Suescun Gonzalez" w:date="2026-09-04T12:26:00Z" w16du:dateUtc="2026-09-04T10:26:00Z">
        <w:r w:rsidR="008B55CF" w:rsidRPr="0020239D" w:rsidDel="00646DFC">
          <w:rPr>
            <w:rFonts w:ascii="Times New Roman" w:hAnsi="Times New Roman" w:cs="Times New Roman"/>
            <w:highlight w:val="cyan"/>
            <w:rPrChange w:id="950" w:author="Catalina Suescun Gonzalez" w:date="2026-09-04T12:27:00Z" w16du:dateUtc="2026-09-04T10:27:00Z">
              <w:rPr>
                <w:rFonts w:ascii="Times New Roman" w:hAnsi="Times New Roman" w:cs="Times New Roman"/>
              </w:rPr>
            </w:rPrChange>
          </w:rPr>
          <w:delText xml:space="preserve">reaching </w:delText>
        </w:r>
        <w:r w:rsidR="00F2393D" w:rsidRPr="0020239D" w:rsidDel="00646DFC">
          <w:rPr>
            <w:rFonts w:ascii="Times New Roman" w:hAnsi="Times New Roman" w:cs="Times New Roman"/>
            <w:highlight w:val="cyan"/>
            <w:rPrChange w:id="951" w:author="Catalina Suescun Gonzalez" w:date="2026-09-04T12:27:00Z" w16du:dateUtc="2026-09-04T10:27:00Z">
              <w:rPr>
                <w:rFonts w:ascii="Times New Roman" w:hAnsi="Times New Roman" w:cs="Times New Roman"/>
              </w:rPr>
            </w:rPrChange>
          </w:rPr>
          <w:delText xml:space="preserve">an </w:delText>
        </w:r>
        <w:r w:rsidR="00254304" w:rsidRPr="0020239D" w:rsidDel="00646DFC">
          <w:rPr>
            <w:rFonts w:ascii="Times New Roman" w:hAnsi="Times New Roman" w:cs="Times New Roman"/>
            <w:highlight w:val="cyan"/>
            <w:rPrChange w:id="952" w:author="Catalina Suescun Gonzalez" w:date="2026-09-04T12:27:00Z" w16du:dateUtc="2026-09-04T10:27:00Z">
              <w:rPr>
                <w:rFonts w:ascii="Times New Roman" w:hAnsi="Times New Roman" w:cs="Times New Roman"/>
              </w:rPr>
            </w:rPrChange>
          </w:rPr>
          <w:delText>optimal</w:delText>
        </w:r>
        <w:r w:rsidR="00FD4346" w:rsidRPr="0020239D" w:rsidDel="00646DFC">
          <w:rPr>
            <w:rFonts w:ascii="Times New Roman" w:hAnsi="Times New Roman" w:cs="Times New Roman"/>
            <w:highlight w:val="cyan"/>
            <w:rPrChange w:id="953" w:author="Catalina Suescun Gonzalez" w:date="2026-09-04T12:27:00Z" w16du:dateUtc="2026-09-04T10:27:00Z">
              <w:rPr>
                <w:rFonts w:ascii="Times New Roman" w:hAnsi="Times New Roman" w:cs="Times New Roman"/>
              </w:rPr>
            </w:rPrChange>
          </w:rPr>
          <w:delText xml:space="preserve"> </w:delText>
        </w:r>
      </w:del>
      <w:del w:id="954" w:author="Catalina Suescun Gonzalez" w:date="2026-09-04T12:28:00Z" w16du:dateUtc="2026-09-04T10:28:00Z">
        <w:r w:rsidR="00FD4346" w:rsidRPr="0020239D" w:rsidDel="00BB5B04">
          <w:rPr>
            <w:rFonts w:ascii="Times New Roman" w:hAnsi="Times New Roman" w:cs="Times New Roman"/>
            <w:highlight w:val="cyan"/>
            <w:rPrChange w:id="955" w:author="Catalina Suescun Gonzalez" w:date="2026-09-04T12:27:00Z" w16du:dateUtc="2026-09-04T10:27:00Z">
              <w:rPr>
                <w:rFonts w:ascii="Times New Roman" w:hAnsi="Times New Roman" w:cs="Times New Roman"/>
              </w:rPr>
            </w:rPrChange>
          </w:rPr>
          <w:delText xml:space="preserve">setting </w:delText>
        </w:r>
      </w:del>
      <w:ins w:id="956" w:author="Catalina Suescun Gonzalez" w:date="2026-09-04T12:28:00Z" w16du:dateUtc="2026-09-04T10:28:00Z">
        <w:r w:rsidR="00BB5B04">
          <w:rPr>
            <w:rFonts w:ascii="Times New Roman" w:hAnsi="Times New Roman" w:cs="Times New Roman"/>
            <w:highlight w:val="cyan"/>
          </w:rPr>
          <w:t>values</w:t>
        </w:r>
        <w:r w:rsidR="00BB5B04" w:rsidRPr="0020239D">
          <w:rPr>
            <w:rFonts w:ascii="Times New Roman" w:hAnsi="Times New Roman" w:cs="Times New Roman"/>
            <w:highlight w:val="cyan"/>
            <w:rPrChange w:id="957" w:author="Catalina Suescun Gonzalez" w:date="2026-09-04T12:27:00Z" w16du:dateUtc="2026-09-04T10:27:00Z">
              <w:rPr>
                <w:rFonts w:ascii="Times New Roman" w:hAnsi="Times New Roman" w:cs="Times New Roman"/>
              </w:rPr>
            </w:rPrChange>
          </w:rPr>
          <w:t xml:space="preserve"> </w:t>
        </w:r>
      </w:ins>
      <w:r w:rsidR="00F2393D" w:rsidRPr="0020239D">
        <w:rPr>
          <w:rFonts w:ascii="Times New Roman" w:hAnsi="Times New Roman" w:cs="Times New Roman"/>
          <w:highlight w:val="cyan"/>
          <w:rPrChange w:id="958" w:author="Catalina Suescun Gonzalez" w:date="2026-09-04T12:27:00Z" w16du:dateUtc="2026-09-04T10:27:00Z">
            <w:rPr>
              <w:rFonts w:ascii="Times New Roman" w:hAnsi="Times New Roman" w:cs="Times New Roman"/>
            </w:rPr>
          </w:rPrChange>
        </w:rPr>
        <w:t xml:space="preserve">of </w:t>
      </w:r>
      <w:r w:rsidR="00254304" w:rsidRPr="0020239D">
        <w:rPr>
          <w:rFonts w:ascii="Times New Roman" w:hAnsi="Times New Roman" w:cs="Times New Roman"/>
          <w:highlight w:val="cyan"/>
          <w:rPrChange w:id="959" w:author="Catalina Suescun Gonzalez" w:date="2026-09-04T12:27:00Z" w16du:dateUtc="2026-09-04T10:27:00Z">
            <w:rPr>
              <w:rFonts w:ascii="Times New Roman" w:hAnsi="Times New Roman" w:cs="Times New Roman"/>
            </w:rPr>
          </w:rPrChange>
        </w:rPr>
        <w:t>around 300</w:t>
      </w:r>
      <w:r w:rsidR="007C3DDE" w:rsidRPr="0020239D">
        <w:rPr>
          <w:rFonts w:ascii="Times New Roman" w:hAnsi="Times New Roman" w:cs="Times New Roman"/>
          <w:highlight w:val="cyan"/>
          <w:rPrChange w:id="960" w:author="Catalina Suescun Gonzalez" w:date="2026-09-04T12:27:00Z" w16du:dateUtc="2026-09-04T10:27:00Z">
            <w:rPr>
              <w:rFonts w:ascii="Times New Roman" w:hAnsi="Times New Roman" w:cs="Times New Roman"/>
            </w:rPr>
          </w:rPrChange>
        </w:rPr>
        <w:t xml:space="preserve"> </w:t>
      </w:r>
      <w:r w:rsidR="00254304" w:rsidRPr="0020239D">
        <w:rPr>
          <w:rFonts w:ascii="Times New Roman" w:hAnsi="Times New Roman" w:cs="Times New Roman"/>
          <w:highlight w:val="cyan"/>
          <w:rPrChange w:id="961" w:author="Catalina Suescun Gonzalez" w:date="2026-09-04T12:27:00Z" w16du:dateUtc="2026-09-04T10:27:00Z">
            <w:rPr>
              <w:rFonts w:ascii="Times New Roman" w:hAnsi="Times New Roman" w:cs="Times New Roman"/>
            </w:rPr>
          </w:rPrChange>
        </w:rPr>
        <w:t>% for flakes and 150</w:t>
      </w:r>
      <w:r w:rsidR="007C3DDE" w:rsidRPr="0020239D">
        <w:rPr>
          <w:rFonts w:ascii="Times New Roman" w:hAnsi="Times New Roman" w:cs="Times New Roman"/>
          <w:highlight w:val="cyan"/>
          <w:rPrChange w:id="962" w:author="Catalina Suescun Gonzalez" w:date="2026-09-04T12:27:00Z" w16du:dateUtc="2026-09-04T10:27:00Z">
            <w:rPr>
              <w:rFonts w:ascii="Times New Roman" w:hAnsi="Times New Roman" w:cs="Times New Roman"/>
            </w:rPr>
          </w:rPrChange>
        </w:rPr>
        <w:t xml:space="preserve"> </w:t>
      </w:r>
      <w:r w:rsidR="00254304" w:rsidRPr="0020239D">
        <w:rPr>
          <w:rFonts w:ascii="Times New Roman" w:hAnsi="Times New Roman" w:cs="Times New Roman"/>
          <w:highlight w:val="cyan"/>
          <w:rPrChange w:id="963" w:author="Catalina Suescun Gonzalez" w:date="2026-09-04T12:27:00Z" w16du:dateUtc="2026-09-04T10:27:00Z">
            <w:rPr>
              <w:rFonts w:ascii="Times New Roman" w:hAnsi="Times New Roman" w:cs="Times New Roman"/>
            </w:rPr>
          </w:rPrChange>
        </w:rPr>
        <w:t>% for pellets</w:t>
      </w:r>
      <w:ins w:id="964" w:author="Catalina Suescun Gonzalez" w:date="2026-09-04T12:28:00Z" w16du:dateUtc="2026-09-04T10:28:00Z">
        <w:r w:rsidR="00FD5BED">
          <w:rPr>
            <w:rFonts w:ascii="Times New Roman" w:hAnsi="Times New Roman" w:cs="Times New Roman"/>
            <w:highlight w:val="cyan"/>
          </w:rPr>
          <w:t xml:space="preserve"> </w:t>
        </w:r>
        <w:r w:rsidR="00FD5BED" w:rsidRPr="00097259">
          <w:rPr>
            <w:rFonts w:ascii="Times New Roman" w:hAnsi="Times New Roman" w:cs="Times New Roman"/>
            <w:highlight w:val="cyan"/>
          </w:rPr>
          <w:t>provid</w:t>
        </w:r>
        <w:r w:rsidR="00FD5BED">
          <w:rPr>
            <w:rFonts w:ascii="Times New Roman" w:hAnsi="Times New Roman" w:cs="Times New Roman"/>
            <w:highlight w:val="cyan"/>
          </w:rPr>
          <w:t xml:space="preserve">ing </w:t>
        </w:r>
        <w:r w:rsidR="00FD5BED" w:rsidRPr="00097259">
          <w:rPr>
            <w:rFonts w:ascii="Times New Roman" w:hAnsi="Times New Roman" w:cs="Times New Roman"/>
            <w:highlight w:val="cyan"/>
          </w:rPr>
          <w:t xml:space="preserve">suitable printing </w:t>
        </w:r>
        <w:proofErr w:type="spellStart"/>
        <w:r w:rsidR="00FD5BED" w:rsidRPr="00097259">
          <w:rPr>
            <w:rFonts w:ascii="Times New Roman" w:hAnsi="Times New Roman" w:cs="Times New Roman"/>
            <w:highlight w:val="cyan"/>
          </w:rPr>
          <w:t>behavihour</w:t>
        </w:r>
      </w:ins>
      <w:proofErr w:type="spellEnd"/>
      <w:ins w:id="965" w:author="Catalina Suescun Gonzalez" w:date="2026-09-04T12:29:00Z" w16du:dateUtc="2026-09-04T10:29:00Z">
        <w:r w:rsidR="00FD5BED">
          <w:rPr>
            <w:rFonts w:ascii="Times New Roman" w:hAnsi="Times New Roman" w:cs="Times New Roman"/>
            <w:highlight w:val="cyan"/>
          </w:rPr>
          <w:t xml:space="preserve"> among the EM values evaluated</w:t>
        </w:r>
      </w:ins>
      <w:r w:rsidR="00254304" w:rsidRPr="0020239D">
        <w:rPr>
          <w:rFonts w:ascii="Times New Roman" w:hAnsi="Times New Roman" w:cs="Times New Roman"/>
          <w:highlight w:val="cyan"/>
          <w:rPrChange w:id="966" w:author="Catalina Suescun Gonzalez" w:date="2026-09-04T12:27:00Z" w16du:dateUtc="2026-09-04T10:27:00Z">
            <w:rPr>
              <w:rFonts w:ascii="Times New Roman" w:hAnsi="Times New Roman" w:cs="Times New Roman"/>
            </w:rPr>
          </w:rPrChange>
        </w:rPr>
        <w:t>.</w:t>
      </w:r>
      <w:r w:rsidR="00FD4346" w:rsidRPr="0020239D">
        <w:rPr>
          <w:rFonts w:ascii="Times New Roman" w:hAnsi="Times New Roman" w:cs="Times New Roman"/>
          <w:highlight w:val="cyan"/>
          <w:rPrChange w:id="967" w:author="Catalina Suescun Gonzalez" w:date="2026-09-04T12:27:00Z" w16du:dateUtc="2026-09-04T10:27:00Z">
            <w:rPr>
              <w:rFonts w:ascii="Times New Roman" w:hAnsi="Times New Roman" w:cs="Times New Roman"/>
            </w:rPr>
          </w:rPrChange>
        </w:rPr>
        <w:t xml:space="preserve"> </w:t>
      </w:r>
      <w:r w:rsidR="00C013C2" w:rsidRPr="0020239D">
        <w:rPr>
          <w:rFonts w:ascii="Times New Roman" w:hAnsi="Times New Roman" w:cs="Times New Roman"/>
          <w:highlight w:val="cyan"/>
          <w:rPrChange w:id="968" w:author="Catalina Suescun Gonzalez" w:date="2026-09-04T12:27:00Z" w16du:dateUtc="2026-09-04T10:27:00Z">
            <w:rPr>
              <w:rFonts w:ascii="Times New Roman" w:hAnsi="Times New Roman" w:cs="Times New Roman"/>
            </w:rPr>
          </w:rPrChange>
        </w:rPr>
        <w:t>However,</w:t>
      </w:r>
      <w:ins w:id="969" w:author="Catalina Suescun Gonzalez" w:date="2026-09-04T12:29:00Z" w16du:dateUtc="2026-09-04T10:29:00Z">
        <w:r w:rsidR="00931BF3">
          <w:rPr>
            <w:rFonts w:ascii="Times New Roman" w:hAnsi="Times New Roman" w:cs="Times New Roman"/>
            <w:highlight w:val="cyan"/>
          </w:rPr>
          <w:t xml:space="preserve"> these values should not </w:t>
        </w:r>
      </w:ins>
      <w:r w:rsidR="00C013C2" w:rsidRPr="0020239D">
        <w:rPr>
          <w:rFonts w:ascii="Times New Roman" w:hAnsi="Times New Roman" w:cs="Times New Roman"/>
          <w:highlight w:val="cyan"/>
          <w:rPrChange w:id="970" w:author="Catalina Suescun Gonzalez" w:date="2026-09-04T12:27:00Z" w16du:dateUtc="2026-09-04T10:27:00Z">
            <w:rPr>
              <w:rFonts w:ascii="Times New Roman" w:hAnsi="Times New Roman" w:cs="Times New Roman"/>
            </w:rPr>
          </w:rPrChange>
        </w:rPr>
        <w:t xml:space="preserve"> </w:t>
      </w:r>
      <w:ins w:id="971" w:author="Catalina Suescun Gonzalez" w:date="2026-09-04T12:29:00Z">
        <w:r w:rsidR="00931BF3" w:rsidRPr="00931BF3">
          <w:rPr>
            <w:rFonts w:ascii="Times New Roman" w:hAnsi="Times New Roman" w:cs="Times New Roman"/>
            <w:highlight w:val="cyan"/>
          </w:rPr>
          <w:t>be interpreted as optimized conditions, and a systematic Design of Experiments (DoE), followed by appropriate statistical optimization, would be required to determine optimal EM values</w:t>
        </w:r>
      </w:ins>
      <w:ins w:id="972" w:author="Catalina Suescun Gonzalez" w:date="2026-09-04T12:30:00Z" w16du:dateUtc="2026-09-04T10:30:00Z">
        <w:r w:rsidR="00931BF3">
          <w:rPr>
            <w:rFonts w:ascii="Times New Roman" w:hAnsi="Times New Roman" w:cs="Times New Roman"/>
            <w:highlight w:val="cyan"/>
          </w:rPr>
          <w:t>.</w:t>
        </w:r>
      </w:ins>
      <w:ins w:id="973" w:author="Catalina Suescun Gonzalez" w:date="2026-09-04T12:27:00Z">
        <w:r w:rsidR="0020239D" w:rsidRPr="0020239D">
          <w:rPr>
            <w:rFonts w:ascii="Times New Roman" w:hAnsi="Times New Roman" w:cs="Times New Roman"/>
            <w:highlight w:val="cyan"/>
            <w:rPrChange w:id="974" w:author="Catalina Suescun Gonzalez" w:date="2026-09-04T12:27:00Z" w16du:dateUtc="2026-09-04T10:27:00Z">
              <w:rPr>
                <w:rFonts w:ascii="Times New Roman" w:hAnsi="Times New Roman" w:cs="Times New Roman"/>
              </w:rPr>
            </w:rPrChange>
          </w:rPr>
          <w:t xml:space="preserve"> </w:t>
        </w:r>
      </w:ins>
      <w:ins w:id="975" w:author="Catalina Suescun Gonzalez" w:date="2026-09-04T12:27:00Z" w16du:dateUtc="2026-09-04T10:27:00Z">
        <w:r w:rsidR="0020239D" w:rsidRPr="0020239D">
          <w:rPr>
            <w:rFonts w:ascii="Times New Roman" w:hAnsi="Times New Roman" w:cs="Times New Roman"/>
            <w:highlight w:val="cyan"/>
            <w:rPrChange w:id="976" w:author="Catalina Suescun Gonzalez" w:date="2026-09-04T12:27:00Z" w16du:dateUtc="2026-09-04T10:27:00Z">
              <w:rPr>
                <w:rFonts w:ascii="Times New Roman" w:hAnsi="Times New Roman" w:cs="Times New Roman"/>
              </w:rPr>
            </w:rPrChange>
          </w:rPr>
          <w:t xml:space="preserve"> Additionally,</w:t>
        </w:r>
        <w:r w:rsidR="0020239D">
          <w:rPr>
            <w:rFonts w:ascii="Times New Roman" w:hAnsi="Times New Roman" w:cs="Times New Roman"/>
          </w:rPr>
          <w:t xml:space="preserve"> </w:t>
        </w:r>
      </w:ins>
      <w:r w:rsidR="008B55CF" w:rsidRPr="00246CE4">
        <w:rPr>
          <w:rFonts w:ascii="Times New Roman" w:hAnsi="Times New Roman" w:cs="Times New Roman"/>
        </w:rPr>
        <w:t xml:space="preserve">flow </w:t>
      </w:r>
      <w:r w:rsidR="005B2BEE" w:rsidRPr="00246CE4">
        <w:rPr>
          <w:rFonts w:ascii="Times New Roman" w:hAnsi="Times New Roman" w:cs="Times New Roman"/>
        </w:rPr>
        <w:t>inconsistencies</w:t>
      </w:r>
      <w:r w:rsidR="00E26D90" w:rsidRPr="00246CE4">
        <w:rPr>
          <w:rFonts w:ascii="Times New Roman" w:hAnsi="Times New Roman" w:cs="Times New Roman"/>
        </w:rPr>
        <w:t xml:space="preserve"> </w:t>
      </w:r>
      <w:r w:rsidR="005A58F3" w:rsidRPr="00246CE4">
        <w:rPr>
          <w:rFonts w:ascii="Times New Roman" w:hAnsi="Times New Roman" w:cs="Times New Roman"/>
        </w:rPr>
        <w:t>still occur when 3D</w:t>
      </w:r>
      <w:r w:rsidR="00530E63" w:rsidRPr="00246CE4">
        <w:rPr>
          <w:rFonts w:ascii="Times New Roman" w:hAnsi="Times New Roman" w:cs="Times New Roman"/>
        </w:rPr>
        <w:t xml:space="preserve"> printing </w:t>
      </w:r>
      <w:r w:rsidR="005A58F3" w:rsidRPr="00246CE4">
        <w:rPr>
          <w:rFonts w:ascii="Times New Roman" w:hAnsi="Times New Roman" w:cs="Times New Roman"/>
        </w:rPr>
        <w:t>complex parts, such as decorative</w:t>
      </w:r>
      <w:r w:rsidR="00530E63" w:rsidRPr="00246CE4">
        <w:rPr>
          <w:rFonts w:ascii="Times New Roman" w:hAnsi="Times New Roman" w:cs="Times New Roman"/>
        </w:rPr>
        <w:t xml:space="preserve"> object</w:t>
      </w:r>
      <w:r w:rsidR="005A58F3" w:rsidRPr="00246CE4">
        <w:rPr>
          <w:rFonts w:ascii="Times New Roman" w:hAnsi="Times New Roman" w:cs="Times New Roman"/>
        </w:rPr>
        <w:t>s</w:t>
      </w:r>
      <w:r w:rsidR="00530E63" w:rsidRPr="00246CE4">
        <w:rPr>
          <w:rFonts w:ascii="Times New Roman" w:hAnsi="Times New Roman" w:cs="Times New Roman"/>
        </w:rPr>
        <w:t xml:space="preserve">, </w:t>
      </w:r>
      <w:r w:rsidR="005A58F3" w:rsidRPr="00246CE4">
        <w:rPr>
          <w:rFonts w:ascii="Times New Roman" w:hAnsi="Times New Roman" w:cs="Times New Roman"/>
        </w:rPr>
        <w:t xml:space="preserve">requiring </w:t>
      </w:r>
      <w:r w:rsidR="005B2BEE" w:rsidRPr="00246CE4">
        <w:rPr>
          <w:rFonts w:ascii="Times New Roman" w:hAnsi="Times New Roman" w:cs="Times New Roman"/>
        </w:rPr>
        <w:t xml:space="preserve">flow </w:t>
      </w:r>
      <w:r w:rsidR="00FE67E2" w:rsidRPr="00246CE4">
        <w:rPr>
          <w:rFonts w:ascii="Times New Roman" w:hAnsi="Times New Roman" w:cs="Times New Roman"/>
        </w:rPr>
        <w:t>monitoring</w:t>
      </w:r>
      <w:r w:rsidR="005A58F3" w:rsidRPr="00246CE4">
        <w:rPr>
          <w:rFonts w:ascii="Times New Roman" w:hAnsi="Times New Roman" w:cs="Times New Roman"/>
        </w:rPr>
        <w:t xml:space="preserve"> to avoid part failures</w:t>
      </w:r>
      <w:r w:rsidR="002E2B77" w:rsidRPr="00246CE4">
        <w:rPr>
          <w:rFonts w:ascii="Times New Roman" w:hAnsi="Times New Roman" w:cs="Times New Roman"/>
        </w:rPr>
        <w:t xml:space="preserve">. Therefore, </w:t>
      </w:r>
      <w:r w:rsidR="00E62E47" w:rsidRPr="00246CE4">
        <w:rPr>
          <w:rFonts w:ascii="Times New Roman" w:hAnsi="Times New Roman" w:cs="Times New Roman"/>
        </w:rPr>
        <w:t xml:space="preserve">the integration of sensors and digital twin technologies to monitor real-time data </w:t>
      </w:r>
      <w:r w:rsidR="005A58F3" w:rsidRPr="00246CE4">
        <w:rPr>
          <w:rFonts w:ascii="Times New Roman" w:hAnsi="Times New Roman" w:cs="Times New Roman"/>
        </w:rPr>
        <w:t xml:space="preserve">about the </w:t>
      </w:r>
      <w:r w:rsidR="00E62E47" w:rsidRPr="00246CE4">
        <w:rPr>
          <w:rFonts w:ascii="Times New Roman" w:hAnsi="Times New Roman" w:cs="Times New Roman"/>
        </w:rPr>
        <w:t xml:space="preserve">flow could </w:t>
      </w:r>
      <w:r w:rsidR="00DD53A8" w:rsidRPr="00246CE4">
        <w:rPr>
          <w:rFonts w:ascii="Times New Roman" w:hAnsi="Times New Roman" w:cs="Times New Roman"/>
        </w:rPr>
        <w:t>facilitate</w:t>
      </w:r>
      <w:r w:rsidR="00E62E47" w:rsidRPr="00246CE4">
        <w:rPr>
          <w:rFonts w:ascii="Times New Roman" w:hAnsi="Times New Roman" w:cs="Times New Roman"/>
        </w:rPr>
        <w:t xml:space="preserve"> the use of flakes without requiring </w:t>
      </w:r>
      <w:proofErr w:type="spellStart"/>
      <w:r w:rsidR="007017A3" w:rsidRPr="00246CE4">
        <w:rPr>
          <w:rFonts w:ascii="Times New Roman" w:hAnsi="Times New Roman" w:cs="Times New Roman"/>
        </w:rPr>
        <w:t>p</w:t>
      </w:r>
      <w:r w:rsidR="005A58F3" w:rsidRPr="00246CE4">
        <w:rPr>
          <w:rFonts w:ascii="Times New Roman" w:hAnsi="Times New Roman" w:cs="Times New Roman"/>
        </w:rPr>
        <w:t>e</w:t>
      </w:r>
      <w:r w:rsidR="007017A3" w:rsidRPr="00246CE4">
        <w:rPr>
          <w:rFonts w:ascii="Times New Roman" w:hAnsi="Times New Roman" w:cs="Times New Roman"/>
        </w:rPr>
        <w:t>lletization</w:t>
      </w:r>
      <w:proofErr w:type="spellEnd"/>
      <w:r w:rsidR="00CB6847" w:rsidRPr="00246CE4">
        <w:rPr>
          <w:rFonts w:ascii="Times New Roman" w:hAnsi="Times New Roman" w:cs="Times New Roman"/>
        </w:rPr>
        <w:t xml:space="preserve">, </w:t>
      </w:r>
      <w:r w:rsidR="002D3617" w:rsidRPr="00246CE4">
        <w:rPr>
          <w:rFonts w:ascii="Times New Roman" w:hAnsi="Times New Roman" w:cs="Times New Roman"/>
        </w:rPr>
        <w:t>avoiding additional heating cycle</w:t>
      </w:r>
      <w:r w:rsidR="005A58F3" w:rsidRPr="00246CE4">
        <w:rPr>
          <w:rFonts w:ascii="Times New Roman" w:hAnsi="Times New Roman" w:cs="Times New Roman"/>
        </w:rPr>
        <w:t>s</w:t>
      </w:r>
      <w:r w:rsidR="002D3617" w:rsidRPr="00246CE4">
        <w:rPr>
          <w:rFonts w:ascii="Times New Roman" w:hAnsi="Times New Roman" w:cs="Times New Roman"/>
        </w:rPr>
        <w:t xml:space="preserve"> that could potentially degrade the material</w:t>
      </w:r>
      <w:r w:rsidR="005A58F3" w:rsidRPr="00246CE4">
        <w:rPr>
          <w:rFonts w:ascii="Times New Roman" w:hAnsi="Times New Roman" w:cs="Times New Roman"/>
        </w:rPr>
        <w:t xml:space="preserve"> and </w:t>
      </w:r>
      <w:r w:rsidR="00F2393D" w:rsidRPr="00246CE4">
        <w:rPr>
          <w:rFonts w:ascii="Times New Roman" w:hAnsi="Times New Roman" w:cs="Times New Roman"/>
        </w:rPr>
        <w:t>decrease</w:t>
      </w:r>
      <w:r w:rsidR="005A58F3" w:rsidRPr="00246CE4">
        <w:rPr>
          <w:rFonts w:ascii="Times New Roman" w:hAnsi="Times New Roman" w:cs="Times New Roman"/>
        </w:rPr>
        <w:t xml:space="preserve"> its properties</w:t>
      </w:r>
      <w:r w:rsidR="00E62E47" w:rsidRPr="00246CE4">
        <w:rPr>
          <w:rFonts w:ascii="Times New Roman" w:hAnsi="Times New Roman" w:cs="Times New Roman"/>
        </w:rPr>
        <w:t>.</w:t>
      </w:r>
    </w:p>
    <w:p w14:paraId="49644B48" w14:textId="4C6B8733" w:rsidR="00135F43" w:rsidRPr="00246CE4" w:rsidRDefault="00135F43" w:rsidP="002E277A">
      <w:pPr>
        <w:jc w:val="both"/>
        <w:rPr>
          <w:rFonts w:ascii="Times New Roman" w:hAnsi="Times New Roman" w:cs="Times New Roman"/>
        </w:rPr>
      </w:pPr>
      <w:r w:rsidRPr="00246CE4">
        <w:rPr>
          <w:rFonts w:ascii="Times New Roman" w:hAnsi="Times New Roman" w:cs="Times New Roman"/>
        </w:rPr>
        <w:t>Despite some limitations</w:t>
      </w:r>
      <w:r w:rsidR="005A58F3" w:rsidRPr="00246CE4">
        <w:rPr>
          <w:rFonts w:ascii="Times New Roman" w:hAnsi="Times New Roman" w:cs="Times New Roman"/>
        </w:rPr>
        <w:t xml:space="preserve"> in the recycled feedstock</w:t>
      </w:r>
      <w:r w:rsidRPr="00246CE4">
        <w:rPr>
          <w:rFonts w:ascii="Times New Roman" w:hAnsi="Times New Roman" w:cs="Times New Roman"/>
        </w:rPr>
        <w:t xml:space="preserve">, including under-extrusion and mechanical brittleness </w:t>
      </w:r>
      <w:r w:rsidR="005A58F3" w:rsidRPr="00246CE4">
        <w:rPr>
          <w:rFonts w:ascii="Times New Roman" w:hAnsi="Times New Roman" w:cs="Times New Roman"/>
        </w:rPr>
        <w:t xml:space="preserve">of the </w:t>
      </w:r>
      <w:r w:rsidR="00330E92" w:rsidRPr="00246CE4">
        <w:rPr>
          <w:rFonts w:ascii="Times New Roman" w:hAnsi="Times New Roman" w:cs="Times New Roman"/>
        </w:rPr>
        <w:t>3D</w:t>
      </w:r>
      <w:r w:rsidR="00330E92">
        <w:rPr>
          <w:rFonts w:ascii="Times New Roman" w:hAnsi="Times New Roman" w:cs="Times New Roman"/>
        </w:rPr>
        <w:t>-</w:t>
      </w:r>
      <w:r w:rsidR="005A58F3" w:rsidRPr="00246CE4">
        <w:rPr>
          <w:rFonts w:ascii="Times New Roman" w:hAnsi="Times New Roman" w:cs="Times New Roman"/>
        </w:rPr>
        <w:t>printed parts</w:t>
      </w:r>
      <w:r w:rsidRPr="00246CE4">
        <w:rPr>
          <w:rFonts w:ascii="Times New Roman" w:hAnsi="Times New Roman" w:cs="Times New Roman"/>
        </w:rPr>
        <w:t xml:space="preserve">, the findings </w:t>
      </w:r>
      <w:r w:rsidR="0004048C" w:rsidRPr="00246CE4">
        <w:rPr>
          <w:rFonts w:ascii="Times New Roman" w:hAnsi="Times New Roman" w:cs="Times New Roman"/>
        </w:rPr>
        <w:t xml:space="preserve">show </w:t>
      </w:r>
      <w:r w:rsidRPr="00246CE4">
        <w:rPr>
          <w:rFonts w:ascii="Times New Roman" w:hAnsi="Times New Roman" w:cs="Times New Roman"/>
        </w:rPr>
        <w:t xml:space="preserve">the feasibility of utilizing recycled plastics in 3D printing for functional applications. </w:t>
      </w:r>
      <w:ins w:id="977" w:author="Catalina Suescun Gonzalez" w:date="2026-09-04T11:54:00Z" w16du:dateUtc="2026-09-04T09:54:00Z">
        <w:r w:rsidR="008B458C" w:rsidRPr="008B458C">
          <w:rPr>
            <w:rFonts w:ascii="Times New Roman" w:hAnsi="Times New Roman" w:cs="Times New Roman"/>
            <w:highlight w:val="cyan"/>
            <w:rPrChange w:id="978" w:author="Catalina Suescun Gonzalez" w:date="2026-09-04T11:56:00Z" w16du:dateUtc="2026-09-04T09:56:00Z">
              <w:rPr>
                <w:rFonts w:ascii="Times New Roman" w:hAnsi="Times New Roman" w:cs="Times New Roman"/>
              </w:rPr>
            </w:rPrChange>
          </w:rPr>
          <w:t>The proposed approach should be understood as a local and distributed strategy for the transformation of post-consumer plastic waste rather than as an alternative to centralized industrial recycling systems.</w:t>
        </w:r>
      </w:ins>
      <w:ins w:id="979" w:author="Catalina Suescun Gonzalez" w:date="2026-09-04T11:55:00Z" w16du:dateUtc="2026-09-04T09:55:00Z">
        <w:r w:rsidR="008B458C" w:rsidRPr="008B458C">
          <w:rPr>
            <w:rFonts w:ascii="Times New Roman" w:hAnsi="Times New Roman" w:cs="Times New Roman"/>
            <w:highlight w:val="cyan"/>
            <w:rPrChange w:id="980" w:author="Catalina Suescun Gonzalez" w:date="2026-09-04T11:56:00Z" w16du:dateUtc="2026-09-04T09:56:00Z">
              <w:rPr>
                <w:rFonts w:ascii="Times New Roman" w:hAnsi="Times New Roman" w:cs="Times New Roman"/>
              </w:rPr>
            </w:rPrChange>
          </w:rPr>
          <w:t xml:space="preserve"> Therefore</w:t>
        </w:r>
        <w:r w:rsidR="008B458C">
          <w:rPr>
            <w:rFonts w:ascii="Times New Roman" w:hAnsi="Times New Roman" w:cs="Times New Roman"/>
          </w:rPr>
          <w:t xml:space="preserve">, </w:t>
        </w:r>
      </w:ins>
      <w:del w:id="981" w:author="Catalina Suescun Gonzalez" w:date="2026-09-04T11:55:00Z" w16du:dateUtc="2026-09-04T09:55:00Z">
        <w:r w:rsidRPr="00246CE4" w:rsidDel="008B458C">
          <w:rPr>
            <w:rFonts w:ascii="Times New Roman" w:hAnsi="Times New Roman" w:cs="Times New Roman"/>
          </w:rPr>
          <w:delText>F</w:delText>
        </w:r>
      </w:del>
      <w:ins w:id="982" w:author="Catalina Suescun Gonzalez" w:date="2026-09-04T11:55:00Z" w16du:dateUtc="2026-09-04T09:55:00Z">
        <w:r w:rsidR="008B458C">
          <w:rPr>
            <w:rFonts w:ascii="Times New Roman" w:hAnsi="Times New Roman" w:cs="Times New Roman"/>
          </w:rPr>
          <w:t>f</w:t>
        </w:r>
      </w:ins>
      <w:r w:rsidRPr="00246CE4">
        <w:rPr>
          <w:rFonts w:ascii="Times New Roman" w:hAnsi="Times New Roman" w:cs="Times New Roman"/>
        </w:rPr>
        <w:t xml:space="preserve">uture research should focus on refining the material preparation process, optimizing extrusion parameters, and </w:t>
      </w:r>
      <w:r w:rsidR="005A58F3" w:rsidRPr="00246CE4">
        <w:rPr>
          <w:rFonts w:ascii="Times New Roman" w:hAnsi="Times New Roman" w:cs="Times New Roman"/>
        </w:rPr>
        <w:t xml:space="preserve">improving </w:t>
      </w:r>
      <w:r w:rsidRPr="00246CE4">
        <w:rPr>
          <w:rFonts w:ascii="Times New Roman" w:hAnsi="Times New Roman" w:cs="Times New Roman"/>
        </w:rPr>
        <w:t xml:space="preserve">the mixing of compatibilizers to </w:t>
      </w:r>
      <w:r w:rsidR="005A58F3" w:rsidRPr="00246CE4">
        <w:rPr>
          <w:rFonts w:ascii="Times New Roman" w:hAnsi="Times New Roman" w:cs="Times New Roman"/>
        </w:rPr>
        <w:t xml:space="preserve">achieve better 3D </w:t>
      </w:r>
      <w:r w:rsidRPr="00246CE4">
        <w:rPr>
          <w:rFonts w:ascii="Times New Roman" w:hAnsi="Times New Roman" w:cs="Times New Roman"/>
        </w:rPr>
        <w:t>print</w:t>
      </w:r>
      <w:r w:rsidR="005A58F3" w:rsidRPr="00246CE4">
        <w:rPr>
          <w:rFonts w:ascii="Times New Roman" w:hAnsi="Times New Roman" w:cs="Times New Roman"/>
        </w:rPr>
        <w:t>ing</w:t>
      </w:r>
      <w:r w:rsidRPr="00246CE4">
        <w:rPr>
          <w:rFonts w:ascii="Times New Roman" w:hAnsi="Times New Roman" w:cs="Times New Roman"/>
        </w:rPr>
        <w:t xml:space="preserve"> quality</w:t>
      </w:r>
      <w:r w:rsidR="005A58F3" w:rsidRPr="00246CE4">
        <w:rPr>
          <w:rFonts w:ascii="Times New Roman" w:hAnsi="Times New Roman" w:cs="Times New Roman"/>
        </w:rPr>
        <w:t xml:space="preserve">, </w:t>
      </w:r>
      <w:r w:rsidR="002A5914" w:rsidRPr="00246CE4">
        <w:rPr>
          <w:rFonts w:ascii="Times New Roman" w:hAnsi="Times New Roman" w:cs="Times New Roman"/>
        </w:rPr>
        <w:t xml:space="preserve">allowing </w:t>
      </w:r>
      <w:r w:rsidR="00F2393D" w:rsidRPr="00246CE4">
        <w:rPr>
          <w:rFonts w:ascii="Times New Roman" w:hAnsi="Times New Roman" w:cs="Times New Roman"/>
        </w:rPr>
        <w:t xml:space="preserve">the </w:t>
      </w:r>
      <w:r w:rsidR="00627A46" w:rsidRPr="00246CE4">
        <w:rPr>
          <w:rFonts w:ascii="Times New Roman" w:hAnsi="Times New Roman" w:cs="Times New Roman"/>
        </w:rPr>
        <w:t>fabrication</w:t>
      </w:r>
      <w:r w:rsidR="005A58F3" w:rsidRPr="00246CE4">
        <w:rPr>
          <w:rFonts w:ascii="Times New Roman" w:hAnsi="Times New Roman" w:cs="Times New Roman"/>
        </w:rPr>
        <w:t xml:space="preserve"> </w:t>
      </w:r>
      <w:r w:rsidR="00F2393D" w:rsidRPr="00246CE4">
        <w:rPr>
          <w:rFonts w:ascii="Times New Roman" w:hAnsi="Times New Roman" w:cs="Times New Roman"/>
        </w:rPr>
        <w:t xml:space="preserve">of </w:t>
      </w:r>
      <w:r w:rsidR="005A58F3" w:rsidRPr="00246CE4">
        <w:rPr>
          <w:rFonts w:ascii="Times New Roman" w:hAnsi="Times New Roman" w:cs="Times New Roman"/>
        </w:rPr>
        <w:t>more complex geometries</w:t>
      </w:r>
      <w:r w:rsidRPr="00246CE4">
        <w:rPr>
          <w:rFonts w:ascii="Times New Roman" w:hAnsi="Times New Roman" w:cs="Times New Roman"/>
        </w:rPr>
        <w:t xml:space="preserve">. </w:t>
      </w:r>
      <w:r w:rsidR="005A58F3" w:rsidRPr="005172DB">
        <w:rPr>
          <w:rFonts w:ascii="Times New Roman" w:hAnsi="Times New Roman" w:cs="Times New Roman"/>
          <w:highlight w:val="yellow"/>
          <w:rPrChange w:id="983" w:author="Catalina Suescun Gonzalez" w:date="2026-09-04T11:24:00Z" w16du:dateUtc="2026-09-04T09:24:00Z">
            <w:rPr>
              <w:rFonts w:ascii="Times New Roman" w:hAnsi="Times New Roman" w:cs="Times New Roman"/>
            </w:rPr>
          </w:rPrChange>
        </w:rPr>
        <w:t>A</w:t>
      </w:r>
      <w:r w:rsidRPr="005172DB">
        <w:rPr>
          <w:rFonts w:ascii="Times New Roman" w:hAnsi="Times New Roman" w:cs="Times New Roman"/>
          <w:highlight w:val="yellow"/>
          <w:rPrChange w:id="984" w:author="Catalina Suescun Gonzalez" w:date="2026-09-04T11:24:00Z" w16du:dateUtc="2026-09-04T09:24:00Z">
            <w:rPr>
              <w:rFonts w:ascii="Times New Roman" w:hAnsi="Times New Roman" w:cs="Times New Roman"/>
            </w:rPr>
          </w:rPrChange>
        </w:rPr>
        <w:t xml:space="preserve"> comprehensive life cycle </w:t>
      </w:r>
      <w:r w:rsidR="005D553D" w:rsidRPr="005172DB">
        <w:rPr>
          <w:rFonts w:ascii="Times New Roman" w:hAnsi="Times New Roman" w:cs="Times New Roman"/>
          <w:highlight w:val="yellow"/>
          <w:rPrChange w:id="985" w:author="Catalina Suescun Gonzalez" w:date="2026-09-04T11:24:00Z" w16du:dateUtc="2026-09-04T09:24:00Z">
            <w:rPr>
              <w:rFonts w:ascii="Times New Roman" w:hAnsi="Times New Roman" w:cs="Times New Roman"/>
            </w:rPr>
          </w:rPrChange>
        </w:rPr>
        <w:t xml:space="preserve">assessment </w:t>
      </w:r>
      <w:r w:rsidR="005A58F3" w:rsidRPr="005172DB">
        <w:rPr>
          <w:rFonts w:ascii="Times New Roman" w:hAnsi="Times New Roman" w:cs="Times New Roman"/>
          <w:highlight w:val="yellow"/>
          <w:rPrChange w:id="986" w:author="Catalina Suescun Gonzalez" w:date="2026-09-04T11:24:00Z" w16du:dateUtc="2026-09-04T09:24:00Z">
            <w:rPr>
              <w:rFonts w:ascii="Times New Roman" w:hAnsi="Times New Roman" w:cs="Times New Roman"/>
            </w:rPr>
          </w:rPrChange>
        </w:rPr>
        <w:t>is also</w:t>
      </w:r>
      <w:r w:rsidRPr="005172DB">
        <w:rPr>
          <w:rFonts w:ascii="Times New Roman" w:hAnsi="Times New Roman" w:cs="Times New Roman"/>
          <w:highlight w:val="yellow"/>
          <w:rPrChange w:id="987" w:author="Catalina Suescun Gonzalez" w:date="2026-09-04T11:24:00Z" w16du:dateUtc="2026-09-04T09:24:00Z">
            <w:rPr>
              <w:rFonts w:ascii="Times New Roman" w:hAnsi="Times New Roman" w:cs="Times New Roman"/>
            </w:rPr>
          </w:rPrChange>
        </w:rPr>
        <w:t xml:space="preserve"> essential to evaluate the environmental and economic benefits of implementing this methodology</w:t>
      </w:r>
      <w:r w:rsidR="005A58F3" w:rsidRPr="005172DB">
        <w:rPr>
          <w:rFonts w:ascii="Times New Roman" w:hAnsi="Times New Roman" w:cs="Times New Roman"/>
          <w:highlight w:val="yellow"/>
          <w:rPrChange w:id="988" w:author="Catalina Suescun Gonzalez" w:date="2026-09-04T11:24:00Z" w16du:dateUtc="2026-09-04T09:24:00Z">
            <w:rPr>
              <w:rFonts w:ascii="Times New Roman" w:hAnsi="Times New Roman" w:cs="Times New Roman"/>
            </w:rPr>
          </w:rPrChange>
        </w:rPr>
        <w:t xml:space="preserve"> in different geographical contexts</w:t>
      </w:r>
      <w:r w:rsidRPr="005172DB">
        <w:rPr>
          <w:rFonts w:ascii="Times New Roman" w:hAnsi="Times New Roman" w:cs="Times New Roman"/>
          <w:highlight w:val="yellow"/>
          <w:rPrChange w:id="989" w:author="Catalina Suescun Gonzalez" w:date="2026-09-04T11:24:00Z" w16du:dateUtc="2026-09-04T09:24:00Z">
            <w:rPr>
              <w:rFonts w:ascii="Times New Roman" w:hAnsi="Times New Roman" w:cs="Times New Roman"/>
            </w:rPr>
          </w:rPrChange>
        </w:rPr>
        <w:t>.</w:t>
      </w:r>
      <w:r w:rsidRPr="00246CE4">
        <w:rPr>
          <w:rFonts w:ascii="Times New Roman" w:hAnsi="Times New Roman" w:cs="Times New Roman"/>
        </w:rPr>
        <w:t xml:space="preserve"> Overall, this study contributes to the ongoing efforts to integrate sustainable practices</w:t>
      </w:r>
      <w:r w:rsidR="00801E6C" w:rsidRPr="00246CE4">
        <w:rPr>
          <w:rFonts w:ascii="Times New Roman" w:hAnsi="Times New Roman" w:cs="Times New Roman"/>
        </w:rPr>
        <w:t xml:space="preserve"> </w:t>
      </w:r>
      <w:r w:rsidRPr="00246CE4">
        <w:rPr>
          <w:rFonts w:ascii="Times New Roman" w:hAnsi="Times New Roman" w:cs="Times New Roman"/>
        </w:rPr>
        <w:t xml:space="preserve">in manufacturing by providing a pathway for </w:t>
      </w:r>
      <w:ins w:id="990" w:author="Catalina Suescun Gonzalez" w:date="2026-09-04T11:55:00Z" w16du:dateUtc="2026-09-04T09:55:00Z">
        <w:r w:rsidR="008B458C">
          <w:rPr>
            <w:rFonts w:ascii="Times New Roman" w:hAnsi="Times New Roman" w:cs="Times New Roman"/>
          </w:rPr>
          <w:t xml:space="preserve">local </w:t>
        </w:r>
      </w:ins>
      <w:r w:rsidRPr="00246CE4">
        <w:rPr>
          <w:rFonts w:ascii="Times New Roman" w:hAnsi="Times New Roman" w:cs="Times New Roman"/>
        </w:rPr>
        <w:t xml:space="preserve">recycling plastic waste through </w:t>
      </w:r>
      <w:r w:rsidR="005A58F3" w:rsidRPr="00246CE4">
        <w:rPr>
          <w:rFonts w:ascii="Times New Roman" w:hAnsi="Times New Roman" w:cs="Times New Roman"/>
        </w:rPr>
        <w:t xml:space="preserve">large-scale </w:t>
      </w:r>
      <w:ins w:id="991" w:author="Catalina Suescun Gonzalez" w:date="2026-09-04T11:55:00Z" w16du:dateUtc="2026-09-04T09:55:00Z">
        <w:r w:rsidR="008B458C">
          <w:rPr>
            <w:rFonts w:ascii="Times New Roman" w:hAnsi="Times New Roman" w:cs="Times New Roman"/>
          </w:rPr>
          <w:t xml:space="preserve">open-source </w:t>
        </w:r>
      </w:ins>
      <w:r w:rsidRPr="00246CE4">
        <w:rPr>
          <w:rFonts w:ascii="Times New Roman" w:hAnsi="Times New Roman" w:cs="Times New Roman"/>
        </w:rPr>
        <w:t>3D printing technologies</w:t>
      </w:r>
      <w:r w:rsidR="005A58F3" w:rsidRPr="00246CE4">
        <w:rPr>
          <w:rFonts w:ascii="Times New Roman" w:hAnsi="Times New Roman" w:cs="Times New Roman"/>
        </w:rPr>
        <w:t xml:space="preserve"> in scalable contexts</w:t>
      </w:r>
      <w:r w:rsidRPr="00246CE4">
        <w:rPr>
          <w:rFonts w:ascii="Times New Roman" w:hAnsi="Times New Roman" w:cs="Times New Roman"/>
        </w:rPr>
        <w:t>.</w:t>
      </w:r>
    </w:p>
    <w:p w14:paraId="2B25A306" w14:textId="4EC2A639" w:rsidR="00E91FB1" w:rsidRPr="00246CE4" w:rsidRDefault="00E91FB1" w:rsidP="00E91FB1">
      <w:pPr>
        <w:rPr>
          <w:rFonts w:ascii="Times New Roman" w:hAnsi="Times New Roman" w:cs="Times New Roman"/>
          <w:b/>
          <w:bCs/>
        </w:rPr>
      </w:pPr>
      <w:r w:rsidRPr="00246CE4">
        <w:rPr>
          <w:rFonts w:ascii="Times New Roman" w:hAnsi="Times New Roman" w:cs="Times New Roman"/>
          <w:b/>
          <w:bCs/>
        </w:rPr>
        <w:lastRenderedPageBreak/>
        <w:t>Declaration of competing</w:t>
      </w:r>
      <w:r w:rsidR="00F84131" w:rsidRPr="00246CE4">
        <w:rPr>
          <w:rFonts w:ascii="Times New Roman" w:hAnsi="Times New Roman" w:cs="Times New Roman"/>
          <w:b/>
          <w:bCs/>
        </w:rPr>
        <w:t xml:space="preserve"> interests</w:t>
      </w:r>
      <w:r w:rsidRPr="00246CE4">
        <w:rPr>
          <w:rFonts w:ascii="Times New Roman" w:hAnsi="Times New Roman" w:cs="Times New Roman"/>
          <w:b/>
          <w:bCs/>
        </w:rPr>
        <w:t xml:space="preserve"> </w:t>
      </w:r>
    </w:p>
    <w:p w14:paraId="5DEBF020" w14:textId="5611DE63" w:rsidR="00E91FB1" w:rsidRPr="00246CE4" w:rsidRDefault="00E91FB1" w:rsidP="00E91FB1">
      <w:pPr>
        <w:jc w:val="both"/>
        <w:rPr>
          <w:rFonts w:ascii="Times New Roman" w:hAnsi="Times New Roman" w:cs="Times New Roman"/>
        </w:rPr>
      </w:pPr>
      <w:r w:rsidRPr="00246CE4">
        <w:rPr>
          <w:rFonts w:ascii="Times New Roman" w:hAnsi="Times New Roman" w:cs="Times New Roman"/>
        </w:rPr>
        <w:t>The authors declare that they have no known competing financial interest</w:t>
      </w:r>
      <w:r w:rsidR="00362B96" w:rsidRPr="00246CE4">
        <w:rPr>
          <w:rFonts w:ascii="Times New Roman" w:hAnsi="Times New Roman" w:cs="Times New Roman"/>
        </w:rPr>
        <w:t>s</w:t>
      </w:r>
      <w:r w:rsidRPr="00246CE4">
        <w:rPr>
          <w:rFonts w:ascii="Times New Roman" w:hAnsi="Times New Roman" w:cs="Times New Roman"/>
        </w:rPr>
        <w:t xml:space="preserve"> or personal relationships that could have appeared to influence the work reported in this paper.</w:t>
      </w:r>
    </w:p>
    <w:p w14:paraId="1E10CE0A" w14:textId="4A37E0F5" w:rsidR="0012565A" w:rsidRPr="00246CE4" w:rsidRDefault="0012565A" w:rsidP="002E277A">
      <w:pPr>
        <w:jc w:val="both"/>
        <w:rPr>
          <w:rFonts w:ascii="Times New Roman" w:hAnsi="Times New Roman" w:cs="Times New Roman"/>
          <w:b/>
          <w:bCs/>
        </w:rPr>
      </w:pPr>
      <w:r w:rsidRPr="00246CE4">
        <w:rPr>
          <w:rFonts w:ascii="Times New Roman" w:hAnsi="Times New Roman" w:cs="Times New Roman"/>
          <w:b/>
          <w:bCs/>
        </w:rPr>
        <w:t>Acknowledgements</w:t>
      </w:r>
    </w:p>
    <w:p w14:paraId="330EAC89" w14:textId="6BDC9DB2" w:rsidR="0012565A" w:rsidRPr="00246CE4" w:rsidRDefault="00385844" w:rsidP="004C3C38">
      <w:pPr>
        <w:jc w:val="both"/>
        <w:rPr>
          <w:rFonts w:ascii="Times New Roman" w:hAnsi="Times New Roman" w:cs="Times New Roman"/>
        </w:rPr>
      </w:pPr>
      <w:r w:rsidRPr="00246CE4">
        <w:rPr>
          <w:rFonts w:ascii="Times New Roman" w:hAnsi="Times New Roman" w:cs="Times New Roman"/>
        </w:rPr>
        <w:t xml:space="preserve">The authors would </w:t>
      </w:r>
      <w:r w:rsidR="00362B96" w:rsidRPr="00246CE4">
        <w:rPr>
          <w:rFonts w:ascii="Times New Roman" w:hAnsi="Times New Roman" w:cs="Times New Roman"/>
        </w:rPr>
        <w:t xml:space="preserve">like to </w:t>
      </w:r>
      <w:r w:rsidRPr="00246CE4">
        <w:rPr>
          <w:rFonts w:ascii="Times New Roman" w:hAnsi="Times New Roman" w:cs="Times New Roman"/>
        </w:rPr>
        <w:t xml:space="preserve">thank the LUE program for the financing of the thesis, the Lorraine Fab Living </w:t>
      </w:r>
      <w:r w:rsidR="00362B96" w:rsidRPr="00246CE4">
        <w:rPr>
          <w:rFonts w:ascii="Times New Roman" w:hAnsi="Times New Roman" w:cs="Times New Roman"/>
        </w:rPr>
        <w:t xml:space="preserve">Lab </w:t>
      </w:r>
      <w:r w:rsidRPr="00246CE4">
        <w:rPr>
          <w:rFonts w:ascii="Times New Roman" w:hAnsi="Times New Roman" w:cs="Times New Roman"/>
        </w:rPr>
        <w:t xml:space="preserve">platform. </w:t>
      </w:r>
      <w:r w:rsidR="0012565A" w:rsidRPr="00246CE4">
        <w:rPr>
          <w:rFonts w:ascii="Times New Roman" w:hAnsi="Times New Roman" w:cs="Times New Roman"/>
        </w:rPr>
        <w:t xml:space="preserve">This work was supported by the Natural Sciences and Engineering Research Council of Canada and the Thompson Endowment. </w:t>
      </w:r>
      <w:r w:rsidR="004A6C0F" w:rsidRPr="00246CE4">
        <w:rPr>
          <w:rFonts w:ascii="Times New Roman" w:hAnsi="Times New Roman" w:cs="Times New Roman"/>
        </w:rPr>
        <w:t xml:space="preserve">This paper is an extension of </w:t>
      </w:r>
      <w:r w:rsidR="00EA4826" w:rsidRPr="00246CE4">
        <w:rPr>
          <w:rFonts w:ascii="Times New Roman" w:hAnsi="Times New Roman" w:cs="Times New Roman"/>
        </w:rPr>
        <w:t>a conference paper</w:t>
      </w:r>
      <w:r w:rsidR="00A31D8D" w:rsidRPr="00246CE4">
        <w:rPr>
          <w:rFonts w:ascii="Times New Roman" w:hAnsi="Times New Roman" w:cs="Times New Roman"/>
        </w:rPr>
        <w:t xml:space="preserve"> called </w:t>
      </w:r>
      <w:r w:rsidR="00362B96" w:rsidRPr="00246CE4">
        <w:rPr>
          <w:rFonts w:ascii="Times New Roman" w:hAnsi="Times New Roman" w:cs="Times New Roman"/>
        </w:rPr>
        <w:t>“</w:t>
      </w:r>
      <w:r w:rsidR="00A31D8D" w:rsidRPr="00246CE4">
        <w:rPr>
          <w:rFonts w:ascii="Times New Roman" w:hAnsi="Times New Roman" w:cs="Times New Roman"/>
        </w:rPr>
        <w:t>Evaluation of the poten</w:t>
      </w:r>
      <w:r w:rsidR="00985423" w:rsidRPr="00246CE4">
        <w:rPr>
          <w:rFonts w:ascii="Times New Roman" w:hAnsi="Times New Roman" w:cs="Times New Roman"/>
        </w:rPr>
        <w:t>tial of large-scale 3D printing to promote a circular economy of PET plastic bottles</w:t>
      </w:r>
      <w:r w:rsidR="00BB21B5" w:rsidRPr="00246CE4">
        <w:rPr>
          <w:rFonts w:ascii="Times New Roman" w:hAnsi="Times New Roman" w:cs="Times New Roman"/>
        </w:rPr>
        <w:t>: comparison between European and North American</w:t>
      </w:r>
      <w:r w:rsidR="00362B96" w:rsidRPr="00246CE4">
        <w:rPr>
          <w:rFonts w:ascii="Times New Roman" w:hAnsi="Times New Roman" w:cs="Times New Roman"/>
        </w:rPr>
        <w:t>”,</w:t>
      </w:r>
      <w:r w:rsidR="00EA4826" w:rsidRPr="00246CE4">
        <w:rPr>
          <w:rFonts w:ascii="Times New Roman" w:hAnsi="Times New Roman" w:cs="Times New Roman"/>
        </w:rPr>
        <w:t xml:space="preserve"> </w:t>
      </w:r>
      <w:r w:rsidR="00D31FD9" w:rsidRPr="00246CE4">
        <w:rPr>
          <w:rFonts w:ascii="Times New Roman" w:hAnsi="Times New Roman" w:cs="Times New Roman"/>
        </w:rPr>
        <w:t>published as open access in the Springer book series Lecture Notes in Mechanical Engineering</w:t>
      </w:r>
      <w:r w:rsidR="00A31D8D" w:rsidRPr="00246CE4">
        <w:rPr>
          <w:rFonts w:ascii="Times New Roman" w:hAnsi="Times New Roman" w:cs="Times New Roman"/>
        </w:rPr>
        <w:t xml:space="preserve"> “</w:t>
      </w:r>
      <w:r w:rsidR="00362B96" w:rsidRPr="00246CE4">
        <w:rPr>
          <w:rFonts w:ascii="Times New Roman" w:hAnsi="Times New Roman" w:cs="Times New Roman"/>
        </w:rPr>
        <w:t>S</w:t>
      </w:r>
      <w:r w:rsidR="00A31D8D" w:rsidRPr="00246CE4">
        <w:rPr>
          <w:rFonts w:ascii="Times New Roman" w:hAnsi="Times New Roman" w:cs="Times New Roman"/>
        </w:rPr>
        <w:t>afe and Su</w:t>
      </w:r>
      <w:r w:rsidR="00362B96" w:rsidRPr="00246CE4">
        <w:rPr>
          <w:rFonts w:ascii="Times New Roman" w:hAnsi="Times New Roman" w:cs="Times New Roman"/>
        </w:rPr>
        <w:t>s</w:t>
      </w:r>
      <w:r w:rsidR="00BB21B5" w:rsidRPr="00246CE4">
        <w:rPr>
          <w:rFonts w:ascii="Times New Roman" w:hAnsi="Times New Roman" w:cs="Times New Roman"/>
        </w:rPr>
        <w:t xml:space="preserve">tainable value creation by </w:t>
      </w:r>
      <w:r w:rsidR="008654DB" w:rsidRPr="00246CE4">
        <w:rPr>
          <w:rFonts w:ascii="Times New Roman" w:hAnsi="Times New Roman" w:cs="Times New Roman"/>
        </w:rPr>
        <w:t>design”</w:t>
      </w:r>
      <w:r w:rsidR="004C3C38" w:rsidRPr="00246CE4">
        <w:rPr>
          <w:rFonts w:ascii="Times New Roman" w:hAnsi="Times New Roman" w:cs="Times New Roman"/>
        </w:rPr>
        <w:t xml:space="preserve"> presented at the Global Conference on Sustainable Manufacturing 202</w:t>
      </w:r>
      <w:r w:rsidR="008D79EF" w:rsidRPr="00246CE4">
        <w:rPr>
          <w:rFonts w:ascii="Times New Roman" w:hAnsi="Times New Roman" w:cs="Times New Roman"/>
        </w:rPr>
        <w:t>5</w:t>
      </w:r>
      <w:r w:rsidR="004C3C38" w:rsidRPr="00246CE4">
        <w:rPr>
          <w:rFonts w:ascii="Times New Roman" w:hAnsi="Times New Roman" w:cs="Times New Roman"/>
        </w:rPr>
        <w:t xml:space="preserve"> </w:t>
      </w:r>
      <w:r w:rsidR="00362B96" w:rsidRPr="00246CE4">
        <w:rPr>
          <w:rFonts w:ascii="Times New Roman" w:hAnsi="Times New Roman" w:cs="Times New Roman"/>
        </w:rPr>
        <w:t>(GCSM 2025) in</w:t>
      </w:r>
      <w:r w:rsidR="004C3C38" w:rsidRPr="00246CE4">
        <w:rPr>
          <w:rFonts w:ascii="Times New Roman" w:hAnsi="Times New Roman" w:cs="Times New Roman"/>
        </w:rPr>
        <w:t xml:space="preserve"> </w:t>
      </w:r>
      <w:r w:rsidR="0007312C" w:rsidRPr="00246CE4">
        <w:rPr>
          <w:rFonts w:ascii="Times New Roman" w:hAnsi="Times New Roman" w:cs="Times New Roman"/>
        </w:rPr>
        <w:t>Bologna</w:t>
      </w:r>
      <w:r w:rsidR="00362B96" w:rsidRPr="00246CE4">
        <w:rPr>
          <w:rFonts w:ascii="Times New Roman" w:hAnsi="Times New Roman" w:cs="Times New Roman"/>
        </w:rPr>
        <w:t>, Italy</w:t>
      </w:r>
      <w:r w:rsidR="004C3C38" w:rsidRPr="00246CE4">
        <w:rPr>
          <w:rFonts w:ascii="Times New Roman" w:hAnsi="Times New Roman" w:cs="Times New Roman"/>
        </w:rPr>
        <w:t xml:space="preserve">. </w:t>
      </w:r>
    </w:p>
    <w:p w14:paraId="1581D868" w14:textId="77777777" w:rsidR="00FA7BEB" w:rsidRPr="00246CE4" w:rsidRDefault="00FA7BEB" w:rsidP="00FA7BEB">
      <w:pPr>
        <w:jc w:val="both"/>
        <w:rPr>
          <w:rFonts w:ascii="Times New Roman" w:hAnsi="Times New Roman" w:cs="Times New Roman"/>
          <w:b/>
          <w:bCs/>
        </w:rPr>
      </w:pPr>
      <w:proofErr w:type="spellStart"/>
      <w:r w:rsidRPr="00246CE4">
        <w:rPr>
          <w:rFonts w:ascii="Times New Roman" w:hAnsi="Times New Roman" w:cs="Times New Roman"/>
          <w:b/>
          <w:bCs/>
        </w:rPr>
        <w:t>CRediT</w:t>
      </w:r>
      <w:proofErr w:type="spellEnd"/>
      <w:r w:rsidRPr="00246CE4">
        <w:rPr>
          <w:rFonts w:ascii="Times New Roman" w:hAnsi="Times New Roman" w:cs="Times New Roman"/>
          <w:b/>
          <w:bCs/>
        </w:rPr>
        <w:t xml:space="preserve"> authorship contribution statement</w:t>
      </w:r>
    </w:p>
    <w:p w14:paraId="3157C00F" w14:textId="67A229B8" w:rsidR="00FA7BEB" w:rsidRPr="00246CE4" w:rsidRDefault="00FA7BEB" w:rsidP="00FA7BEB">
      <w:pPr>
        <w:jc w:val="both"/>
        <w:rPr>
          <w:rFonts w:ascii="Times New Roman" w:hAnsi="Times New Roman" w:cs="Times New Roman"/>
        </w:rPr>
      </w:pPr>
      <w:r w:rsidRPr="00246CE4">
        <w:rPr>
          <w:rFonts w:ascii="Times New Roman" w:hAnsi="Times New Roman" w:cs="Times New Roman"/>
          <w:b/>
          <w:bCs/>
        </w:rPr>
        <w:t>Catalina Suescun Gonzalez:</w:t>
      </w:r>
      <w:r w:rsidRPr="00246CE4">
        <w:rPr>
          <w:rFonts w:ascii="Times New Roman" w:hAnsi="Times New Roman" w:cs="Times New Roman"/>
        </w:rPr>
        <w:t xml:space="preserve"> </w:t>
      </w:r>
      <w:r w:rsidR="00994983" w:rsidRPr="00246CE4">
        <w:rPr>
          <w:rFonts w:ascii="Times New Roman" w:hAnsi="Times New Roman" w:cs="Times New Roman"/>
        </w:rPr>
        <w:t xml:space="preserve">Conceptualization, </w:t>
      </w:r>
      <w:r w:rsidRPr="00246CE4">
        <w:rPr>
          <w:rFonts w:ascii="Times New Roman" w:hAnsi="Times New Roman" w:cs="Times New Roman"/>
        </w:rPr>
        <w:t xml:space="preserve">Methodology, </w:t>
      </w:r>
      <w:r w:rsidR="004F2035" w:rsidRPr="00246CE4">
        <w:rPr>
          <w:rFonts w:ascii="Times New Roman" w:hAnsi="Times New Roman" w:cs="Times New Roman"/>
        </w:rPr>
        <w:t xml:space="preserve">Software, </w:t>
      </w:r>
      <w:r w:rsidR="00984D4E" w:rsidRPr="00246CE4">
        <w:rPr>
          <w:rFonts w:ascii="Times New Roman" w:hAnsi="Times New Roman" w:cs="Times New Roman"/>
        </w:rPr>
        <w:t>Formal analysis, Investigation</w:t>
      </w:r>
      <w:r w:rsidRPr="00246CE4">
        <w:rPr>
          <w:rFonts w:ascii="Times New Roman" w:hAnsi="Times New Roman" w:cs="Times New Roman"/>
        </w:rPr>
        <w:t>, Data curation, Writing –original draft preparation</w:t>
      </w:r>
      <w:r w:rsidR="00362B96" w:rsidRPr="00246CE4">
        <w:rPr>
          <w:rFonts w:ascii="Times New Roman" w:hAnsi="Times New Roman" w:cs="Times New Roman"/>
        </w:rPr>
        <w:t>, Visualization</w:t>
      </w:r>
      <w:r w:rsidRPr="00246CE4">
        <w:rPr>
          <w:rFonts w:ascii="Times New Roman" w:hAnsi="Times New Roman" w:cs="Times New Roman"/>
        </w:rPr>
        <w:t>.</w:t>
      </w:r>
    </w:p>
    <w:p w14:paraId="0E6FD4B9" w14:textId="785C42B8" w:rsidR="00FA7BEB" w:rsidRPr="00246CE4" w:rsidRDefault="00FA7BEB" w:rsidP="00FA7BEB">
      <w:pPr>
        <w:jc w:val="both"/>
        <w:rPr>
          <w:rFonts w:ascii="Times New Roman" w:hAnsi="Times New Roman" w:cs="Times New Roman"/>
        </w:rPr>
      </w:pPr>
      <w:r w:rsidRPr="00246CE4">
        <w:rPr>
          <w:rFonts w:ascii="Times New Roman" w:hAnsi="Times New Roman" w:cs="Times New Roman"/>
          <w:b/>
          <w:bCs/>
        </w:rPr>
        <w:t>Aditi Basdeo:</w:t>
      </w:r>
      <w:r w:rsidRPr="00246CE4">
        <w:rPr>
          <w:rFonts w:ascii="Times New Roman" w:hAnsi="Times New Roman" w:cs="Times New Roman"/>
        </w:rPr>
        <w:t xml:space="preserve"> </w:t>
      </w:r>
      <w:r w:rsidR="00984D4E" w:rsidRPr="00246CE4">
        <w:rPr>
          <w:rFonts w:ascii="Times New Roman" w:hAnsi="Times New Roman" w:cs="Times New Roman"/>
        </w:rPr>
        <w:t>Formal analysis, Investigation</w:t>
      </w:r>
      <w:r w:rsidRPr="00246CE4">
        <w:rPr>
          <w:rFonts w:ascii="Times New Roman" w:hAnsi="Times New Roman" w:cs="Times New Roman"/>
        </w:rPr>
        <w:t>,</w:t>
      </w:r>
      <w:r w:rsidR="00C57017" w:rsidRPr="00246CE4">
        <w:rPr>
          <w:rFonts w:ascii="Times New Roman" w:hAnsi="Times New Roman" w:cs="Times New Roman"/>
        </w:rPr>
        <w:t xml:space="preserve"> Software,</w:t>
      </w:r>
      <w:r w:rsidRPr="00246CE4">
        <w:rPr>
          <w:rFonts w:ascii="Times New Roman" w:hAnsi="Times New Roman" w:cs="Times New Roman"/>
        </w:rPr>
        <w:t xml:space="preserve"> Data curation, Writing – review &amp; editing.</w:t>
      </w:r>
    </w:p>
    <w:p w14:paraId="11521B3B" w14:textId="11F6CFF0" w:rsidR="00FA7BEB" w:rsidRPr="00246CE4" w:rsidRDefault="00FE0739" w:rsidP="00FA7BEB">
      <w:pPr>
        <w:jc w:val="both"/>
        <w:rPr>
          <w:rFonts w:ascii="Times New Roman" w:hAnsi="Times New Roman" w:cs="Times New Roman"/>
        </w:rPr>
      </w:pPr>
      <w:r w:rsidRPr="00246CE4">
        <w:rPr>
          <w:rFonts w:ascii="Times New Roman" w:hAnsi="Times New Roman" w:cs="Times New Roman"/>
          <w:b/>
          <w:bCs/>
        </w:rPr>
        <w:t>Alessia Romani</w:t>
      </w:r>
      <w:r w:rsidR="00FA7BEB" w:rsidRPr="00246CE4">
        <w:rPr>
          <w:rFonts w:ascii="Times New Roman" w:hAnsi="Times New Roman" w:cs="Times New Roman"/>
          <w:b/>
          <w:bCs/>
        </w:rPr>
        <w:t>:</w:t>
      </w:r>
      <w:r w:rsidR="00FA7BEB" w:rsidRPr="00246CE4">
        <w:rPr>
          <w:rFonts w:ascii="Times New Roman" w:hAnsi="Times New Roman" w:cs="Times New Roman"/>
        </w:rPr>
        <w:t xml:space="preserve"> </w:t>
      </w:r>
      <w:r w:rsidR="00984D4E" w:rsidRPr="00246CE4">
        <w:rPr>
          <w:rFonts w:ascii="Times New Roman" w:hAnsi="Times New Roman" w:cs="Times New Roman"/>
        </w:rPr>
        <w:t>Formal analysis, Investigation</w:t>
      </w:r>
      <w:r w:rsidR="00362B96" w:rsidRPr="00246CE4">
        <w:rPr>
          <w:rFonts w:ascii="Times New Roman" w:hAnsi="Times New Roman" w:cs="Times New Roman"/>
        </w:rPr>
        <w:t>,</w:t>
      </w:r>
      <w:r w:rsidR="00C57017" w:rsidRPr="00246CE4">
        <w:rPr>
          <w:rFonts w:ascii="Times New Roman" w:hAnsi="Times New Roman" w:cs="Times New Roman"/>
        </w:rPr>
        <w:t xml:space="preserve"> Software,</w:t>
      </w:r>
      <w:r w:rsidR="00362B96" w:rsidRPr="00246CE4">
        <w:rPr>
          <w:rFonts w:ascii="Times New Roman" w:hAnsi="Times New Roman" w:cs="Times New Roman"/>
        </w:rPr>
        <w:t xml:space="preserve"> </w:t>
      </w:r>
      <w:r w:rsidR="00FA7BEB" w:rsidRPr="00246CE4">
        <w:rPr>
          <w:rFonts w:ascii="Times New Roman" w:hAnsi="Times New Roman" w:cs="Times New Roman"/>
        </w:rPr>
        <w:t>Writing – review &amp; editing</w:t>
      </w:r>
      <w:r w:rsidR="00362B96" w:rsidRPr="00246CE4">
        <w:rPr>
          <w:rFonts w:ascii="Times New Roman" w:hAnsi="Times New Roman" w:cs="Times New Roman"/>
        </w:rPr>
        <w:t>, Visualization</w:t>
      </w:r>
      <w:r w:rsidR="00FA7BEB" w:rsidRPr="00246CE4">
        <w:rPr>
          <w:rFonts w:ascii="Times New Roman" w:hAnsi="Times New Roman" w:cs="Times New Roman"/>
        </w:rPr>
        <w:t>.</w:t>
      </w:r>
    </w:p>
    <w:p w14:paraId="73406571" w14:textId="2850487D" w:rsidR="00FA7BEB" w:rsidRPr="00246CE4" w:rsidRDefault="00FA7BEB" w:rsidP="00FA7BEB">
      <w:pPr>
        <w:jc w:val="both"/>
        <w:rPr>
          <w:rFonts w:ascii="Times New Roman" w:hAnsi="Times New Roman" w:cs="Times New Roman"/>
        </w:rPr>
      </w:pPr>
      <w:r w:rsidRPr="00246CE4">
        <w:rPr>
          <w:rFonts w:ascii="Times New Roman" w:hAnsi="Times New Roman" w:cs="Times New Roman"/>
          <w:b/>
          <w:bCs/>
        </w:rPr>
        <w:t>Fabio Cruz:</w:t>
      </w:r>
      <w:r w:rsidRPr="00246CE4">
        <w:rPr>
          <w:rFonts w:ascii="Times New Roman" w:hAnsi="Times New Roman" w:cs="Times New Roman"/>
        </w:rPr>
        <w:t xml:space="preserve"> </w:t>
      </w:r>
      <w:r w:rsidR="00984D4E" w:rsidRPr="00246CE4">
        <w:rPr>
          <w:rFonts w:ascii="Times New Roman" w:hAnsi="Times New Roman" w:cs="Times New Roman"/>
        </w:rPr>
        <w:t xml:space="preserve">Validation, </w:t>
      </w:r>
      <w:r w:rsidRPr="00246CE4">
        <w:rPr>
          <w:rFonts w:ascii="Times New Roman" w:hAnsi="Times New Roman" w:cs="Times New Roman"/>
        </w:rPr>
        <w:t>Writing – review &amp; editing.</w:t>
      </w:r>
    </w:p>
    <w:p w14:paraId="6CEA8F09" w14:textId="5665C810" w:rsidR="004A6C0F" w:rsidRPr="00246CE4" w:rsidRDefault="00FA7BEB" w:rsidP="00FA7BEB">
      <w:pPr>
        <w:jc w:val="both"/>
        <w:rPr>
          <w:rFonts w:ascii="Times New Roman" w:hAnsi="Times New Roman" w:cs="Times New Roman"/>
          <w:b/>
          <w:bCs/>
        </w:rPr>
      </w:pPr>
      <w:r w:rsidRPr="00246CE4">
        <w:rPr>
          <w:rFonts w:ascii="Times New Roman" w:hAnsi="Times New Roman" w:cs="Times New Roman"/>
          <w:b/>
          <w:bCs/>
        </w:rPr>
        <w:t>Cécile Nouvel</w:t>
      </w:r>
      <w:r w:rsidR="004A6C0F" w:rsidRPr="00246CE4">
        <w:rPr>
          <w:rFonts w:ascii="Times New Roman" w:hAnsi="Times New Roman" w:cs="Times New Roman"/>
          <w:b/>
          <w:bCs/>
        </w:rPr>
        <w:t xml:space="preserve">, Hakim Boudaoud, </w:t>
      </w:r>
      <w:r w:rsidR="004A6C0F" w:rsidRPr="00246CE4">
        <w:rPr>
          <w:rFonts w:ascii="Times New Roman" w:hAnsi="Times New Roman" w:cs="Times New Roman"/>
        </w:rPr>
        <w:t xml:space="preserve">Supervision, Validation, </w:t>
      </w:r>
      <w:r w:rsidR="00362B96" w:rsidRPr="00246CE4">
        <w:rPr>
          <w:rFonts w:ascii="Times New Roman" w:hAnsi="Times New Roman" w:cs="Times New Roman"/>
        </w:rPr>
        <w:t xml:space="preserve">Writing – </w:t>
      </w:r>
      <w:r w:rsidR="004A6C0F" w:rsidRPr="00246CE4">
        <w:rPr>
          <w:rFonts w:ascii="Times New Roman" w:hAnsi="Times New Roman" w:cs="Times New Roman"/>
        </w:rPr>
        <w:t>review</w:t>
      </w:r>
      <w:r w:rsidR="00362B96" w:rsidRPr="00246CE4">
        <w:rPr>
          <w:rFonts w:ascii="Times New Roman" w:hAnsi="Times New Roman" w:cs="Times New Roman"/>
        </w:rPr>
        <w:t xml:space="preserve"> &amp; editing</w:t>
      </w:r>
      <w:r w:rsidR="00644DBA" w:rsidRPr="00246CE4">
        <w:rPr>
          <w:rFonts w:ascii="Times New Roman" w:hAnsi="Times New Roman" w:cs="Times New Roman"/>
        </w:rPr>
        <w:t xml:space="preserve">, </w:t>
      </w:r>
      <w:r w:rsidR="00174E1A" w:rsidRPr="00246CE4">
        <w:rPr>
          <w:rFonts w:ascii="Times New Roman" w:hAnsi="Times New Roman" w:cs="Times New Roman"/>
        </w:rPr>
        <w:t>Funding acquisition</w:t>
      </w:r>
      <w:r w:rsidR="004A6C0F" w:rsidRPr="00246CE4">
        <w:rPr>
          <w:rFonts w:ascii="Times New Roman" w:hAnsi="Times New Roman" w:cs="Times New Roman"/>
        </w:rPr>
        <w:t>.</w:t>
      </w:r>
    </w:p>
    <w:p w14:paraId="46ED2DAD" w14:textId="457AC16B" w:rsidR="00FA7BEB" w:rsidRPr="00246CE4" w:rsidRDefault="004A6C0F" w:rsidP="00FA7BEB">
      <w:pPr>
        <w:jc w:val="both"/>
        <w:rPr>
          <w:rFonts w:ascii="Times New Roman" w:hAnsi="Times New Roman" w:cs="Times New Roman"/>
        </w:rPr>
      </w:pPr>
      <w:r w:rsidRPr="00246CE4">
        <w:rPr>
          <w:rFonts w:ascii="Times New Roman" w:hAnsi="Times New Roman" w:cs="Times New Roman"/>
          <w:b/>
          <w:bCs/>
        </w:rPr>
        <w:t>Joshua Pearce</w:t>
      </w:r>
      <w:r w:rsidR="00FA7BEB" w:rsidRPr="00246CE4">
        <w:rPr>
          <w:rFonts w:ascii="Times New Roman" w:hAnsi="Times New Roman" w:cs="Times New Roman"/>
          <w:b/>
          <w:bCs/>
        </w:rPr>
        <w:t>:</w:t>
      </w:r>
      <w:r w:rsidR="00FA7BEB" w:rsidRPr="00246CE4">
        <w:rPr>
          <w:rFonts w:ascii="Times New Roman" w:hAnsi="Times New Roman" w:cs="Times New Roman"/>
        </w:rPr>
        <w:t xml:space="preserve"> </w:t>
      </w:r>
      <w:r w:rsidR="00994983" w:rsidRPr="00246CE4">
        <w:rPr>
          <w:rFonts w:ascii="Times New Roman" w:hAnsi="Times New Roman" w:cs="Times New Roman"/>
        </w:rPr>
        <w:t xml:space="preserve">Conceptualization, </w:t>
      </w:r>
      <w:r w:rsidR="00FA7BEB" w:rsidRPr="00246CE4">
        <w:rPr>
          <w:rFonts w:ascii="Times New Roman" w:hAnsi="Times New Roman" w:cs="Times New Roman"/>
        </w:rPr>
        <w:t>Supervision, Validation, Methodology, Writing – review &amp; editing</w:t>
      </w:r>
      <w:r w:rsidR="00174E1A" w:rsidRPr="00246CE4">
        <w:rPr>
          <w:rFonts w:ascii="Times New Roman" w:hAnsi="Times New Roman" w:cs="Times New Roman"/>
        </w:rPr>
        <w:t>, Funding acquisition</w:t>
      </w:r>
      <w:r w:rsidR="00FA7BEB" w:rsidRPr="00246CE4">
        <w:rPr>
          <w:rFonts w:ascii="Times New Roman" w:hAnsi="Times New Roman" w:cs="Times New Roman"/>
        </w:rPr>
        <w:t>.</w:t>
      </w:r>
    </w:p>
    <w:p w14:paraId="13FE289B" w14:textId="77777777" w:rsidR="00FA7BEB" w:rsidRPr="00246CE4" w:rsidRDefault="00FA7BEB" w:rsidP="00FA7BEB">
      <w:pPr>
        <w:jc w:val="both"/>
        <w:rPr>
          <w:rFonts w:ascii="Times New Roman" w:hAnsi="Times New Roman" w:cs="Times New Roman"/>
          <w:b/>
          <w:bCs/>
        </w:rPr>
      </w:pPr>
      <w:r w:rsidRPr="00246CE4">
        <w:rPr>
          <w:rFonts w:ascii="Times New Roman" w:hAnsi="Times New Roman" w:cs="Times New Roman"/>
          <w:b/>
          <w:bCs/>
        </w:rPr>
        <w:t>Data Availability Statement:</w:t>
      </w:r>
    </w:p>
    <w:p w14:paraId="7964269E" w14:textId="3A042E56" w:rsidR="00E75D7C" w:rsidRPr="00246CE4" w:rsidRDefault="00FA7BEB" w:rsidP="00FA7BEB">
      <w:pPr>
        <w:jc w:val="both"/>
        <w:rPr>
          <w:rFonts w:ascii="Times New Roman" w:hAnsi="Times New Roman" w:cs="Times New Roman"/>
        </w:rPr>
      </w:pPr>
      <w:r w:rsidRPr="00246CE4">
        <w:rPr>
          <w:rFonts w:ascii="Times New Roman" w:hAnsi="Times New Roman" w:cs="Times New Roman"/>
        </w:rPr>
        <w:t>The</w:t>
      </w:r>
      <w:r w:rsidR="00E75D7C" w:rsidRPr="00246CE4">
        <w:rPr>
          <w:rFonts w:ascii="Times New Roman" w:hAnsi="Times New Roman" w:cs="Times New Roman"/>
        </w:rPr>
        <w:t xml:space="preserve"> CAD models, STL files, and 3D printing profiles are available in the OSF repository</w:t>
      </w:r>
      <w:r w:rsidR="00367C28" w:rsidRPr="00246CE4">
        <w:rPr>
          <w:rFonts w:ascii="Times New Roman" w:hAnsi="Times New Roman" w:cs="Times New Roman"/>
        </w:rPr>
        <w:t xml:space="preserve"> </w:t>
      </w:r>
      <w:r w:rsidR="00C449F4">
        <w:rPr>
          <w:rFonts w:ascii="Times New Roman" w:hAnsi="Times New Roman" w:cs="Times New Roman"/>
        </w:rPr>
        <w:t xml:space="preserve">available at </w:t>
      </w:r>
      <w:r w:rsidR="00C449F4" w:rsidRPr="005F6BDA">
        <w:rPr>
          <w:rFonts w:ascii="Times New Roman" w:hAnsi="Times New Roman" w:cs="Times New Roman"/>
        </w:rPr>
        <w:t>https://doi.org/10.17605/OSF.IO/W9XQN</w:t>
      </w:r>
      <w:r w:rsidR="00C449F4">
        <w:rPr>
          <w:rFonts w:ascii="Times New Roman" w:hAnsi="Times New Roman" w:cs="Times New Roman"/>
        </w:rPr>
        <w:t>. O</w:t>
      </w:r>
      <w:r w:rsidR="00367C28" w:rsidRPr="00246CE4">
        <w:rPr>
          <w:rFonts w:ascii="Times New Roman" w:hAnsi="Times New Roman" w:cs="Times New Roman"/>
        </w:rPr>
        <w:t>ther data supporting the findings of this study are available from the authors upon request</w:t>
      </w:r>
      <w:r w:rsidR="000E183A" w:rsidRPr="00246CE4">
        <w:rPr>
          <w:rFonts w:ascii="Times New Roman" w:hAnsi="Times New Roman" w:cs="Times New Roman"/>
        </w:rPr>
        <w:t>.</w:t>
      </w:r>
    </w:p>
    <w:p w14:paraId="7956DE69" w14:textId="77777777" w:rsidR="00FA7BEB" w:rsidRPr="00246CE4" w:rsidRDefault="00FA7BEB" w:rsidP="0012565A">
      <w:pPr>
        <w:jc w:val="both"/>
        <w:rPr>
          <w:rFonts w:ascii="Times New Roman" w:hAnsi="Times New Roman" w:cs="Times New Roman"/>
        </w:rPr>
      </w:pPr>
    </w:p>
    <w:p w14:paraId="7B89ADAE" w14:textId="332874EC" w:rsidR="007A20C9" w:rsidRDefault="00E64E32" w:rsidP="004409C1">
      <w:pPr>
        <w:pStyle w:val="Heading1"/>
        <w:ind w:left="360"/>
        <w:jc w:val="both"/>
        <w:rPr>
          <w:rFonts w:ascii="Times New Roman" w:hAnsi="Times New Roman" w:cs="Times New Roman"/>
          <w:b/>
          <w:bCs/>
          <w:color w:val="auto"/>
          <w:sz w:val="24"/>
          <w:szCs w:val="24"/>
        </w:rPr>
      </w:pPr>
      <w:r w:rsidRPr="00246CE4">
        <w:rPr>
          <w:rFonts w:ascii="Times New Roman" w:hAnsi="Times New Roman" w:cs="Times New Roman"/>
          <w:b/>
          <w:bCs/>
          <w:color w:val="auto"/>
          <w:sz w:val="24"/>
          <w:szCs w:val="24"/>
        </w:rPr>
        <w:t>References</w:t>
      </w:r>
    </w:p>
    <w:p w14:paraId="4E8A9BD3" w14:textId="77777777" w:rsidR="00A924DD" w:rsidRPr="001C6917" w:rsidRDefault="00A924DD" w:rsidP="001C6917">
      <w:pPr>
        <w:jc w:val="both"/>
        <w:rPr>
          <w:rFonts w:ascii="Times New Roman" w:hAnsi="Times New Roman" w:cs="Times New Roman"/>
        </w:rPr>
      </w:pPr>
    </w:p>
    <w:p w14:paraId="1608AFF7" w14:textId="77777777" w:rsidR="00427F03" w:rsidRPr="001C6917" w:rsidRDefault="00C52BC5" w:rsidP="001C6917">
      <w:pPr>
        <w:pStyle w:val="Bibliography"/>
        <w:jc w:val="both"/>
        <w:rPr>
          <w:rFonts w:ascii="Times New Roman" w:hAnsi="Times New Roman" w:cs="Times New Roman"/>
          <w:rPrChange w:id="992" w:author="Catalina Suescun Gonzalez" w:date="2026-09-05T10:30:00Z" w16du:dateUtc="2026-09-05T08:30:00Z">
            <w:rPr/>
          </w:rPrChange>
        </w:rPr>
        <w:pPrChange w:id="993" w:author="Catalina Suescun Gonzalez" w:date="2026-09-05T10:30:00Z" w16du:dateUtc="2026-09-05T08:30:00Z">
          <w:pPr>
            <w:pStyle w:val="Bibliography"/>
          </w:pPr>
        </w:pPrChange>
      </w:pPr>
      <w:r w:rsidRPr="001C6917">
        <w:rPr>
          <w:rFonts w:ascii="Times New Roman" w:hAnsi="Times New Roman" w:cs="Times New Roman"/>
          <w:rPrChange w:id="994" w:author="Catalina Suescun Gonzalez" w:date="2026-09-05T10:30:00Z" w16du:dateUtc="2026-09-05T08:30:00Z">
            <w:rPr/>
          </w:rPrChange>
        </w:rPr>
        <w:fldChar w:fldCharType="begin"/>
      </w:r>
      <w:r w:rsidR="0060334C" w:rsidRPr="001C6917">
        <w:rPr>
          <w:rFonts w:ascii="Times New Roman" w:hAnsi="Times New Roman" w:cs="Times New Roman"/>
          <w:rPrChange w:id="995" w:author="Catalina Suescun Gonzalez" w:date="2026-09-05T10:30:00Z" w16du:dateUtc="2026-09-05T08:30:00Z">
            <w:rPr/>
          </w:rPrChange>
        </w:rPr>
        <w:instrText xml:space="preserve"> ADDIN ZOTERO_BIBL {"uncited":[],"omitted":[],"custom":[]} CSL_BIBLIOGRAPHY </w:instrText>
      </w:r>
      <w:r w:rsidRPr="001C6917">
        <w:rPr>
          <w:rFonts w:ascii="Times New Roman" w:hAnsi="Times New Roman" w:cs="Times New Roman"/>
          <w:rPrChange w:id="996" w:author="Catalina Suescun Gonzalez" w:date="2026-09-05T10:30:00Z" w16du:dateUtc="2026-09-05T08:30:00Z">
            <w:rPr/>
          </w:rPrChange>
        </w:rPr>
        <w:fldChar w:fldCharType="separate"/>
      </w:r>
      <w:r w:rsidR="00427F03" w:rsidRPr="001C6917">
        <w:rPr>
          <w:rFonts w:ascii="Times New Roman" w:hAnsi="Times New Roman" w:cs="Times New Roman"/>
          <w:rPrChange w:id="997" w:author="Catalina Suescun Gonzalez" w:date="2026-09-05T10:30:00Z" w16du:dateUtc="2026-09-05T08:30:00Z">
            <w:rPr/>
          </w:rPrChange>
        </w:rPr>
        <w:t>Academy - Precious Plastic Community [WWW Document], n.d. URL https://community.preciousplastic.com (accessed 9.23.24).</w:t>
      </w:r>
    </w:p>
    <w:p w14:paraId="665345C9" w14:textId="77777777" w:rsidR="00427F03" w:rsidRPr="001C6917" w:rsidRDefault="00427F03" w:rsidP="001C6917">
      <w:pPr>
        <w:pStyle w:val="Bibliography"/>
        <w:jc w:val="both"/>
        <w:rPr>
          <w:rFonts w:ascii="Times New Roman" w:hAnsi="Times New Roman" w:cs="Times New Roman"/>
          <w:rPrChange w:id="998" w:author="Catalina Suescun Gonzalez" w:date="2026-09-05T10:30:00Z" w16du:dateUtc="2026-09-05T08:30:00Z">
            <w:rPr/>
          </w:rPrChange>
        </w:rPr>
        <w:pPrChange w:id="999" w:author="Catalina Suescun Gonzalez" w:date="2026-09-05T10:30:00Z" w16du:dateUtc="2026-09-05T08:30:00Z">
          <w:pPr>
            <w:pStyle w:val="Bibliography"/>
          </w:pPr>
        </w:pPrChange>
      </w:pPr>
      <w:r w:rsidRPr="001C6917">
        <w:rPr>
          <w:rFonts w:ascii="Times New Roman" w:hAnsi="Times New Roman" w:cs="Times New Roman"/>
          <w:rPrChange w:id="1000" w:author="Catalina Suescun Gonzalez" w:date="2026-09-05T10:30:00Z" w16du:dateUtc="2026-09-05T08:30:00Z">
            <w:rPr/>
          </w:rPrChange>
        </w:rPr>
        <w:t xml:space="preserve">Adekunle, A.S., Adeleke, A.A., Sam </w:t>
      </w:r>
      <w:proofErr w:type="spellStart"/>
      <w:r w:rsidRPr="001C6917">
        <w:rPr>
          <w:rFonts w:ascii="Times New Roman" w:hAnsi="Times New Roman" w:cs="Times New Roman"/>
          <w:rPrChange w:id="1001" w:author="Catalina Suescun Gonzalez" w:date="2026-09-05T10:30:00Z" w16du:dateUtc="2026-09-05T08:30:00Z">
            <w:rPr/>
          </w:rPrChange>
        </w:rPr>
        <w:t>Obu</w:t>
      </w:r>
      <w:proofErr w:type="spellEnd"/>
      <w:r w:rsidRPr="001C6917">
        <w:rPr>
          <w:rFonts w:ascii="Times New Roman" w:hAnsi="Times New Roman" w:cs="Times New Roman"/>
          <w:rPrChange w:id="1002" w:author="Catalina Suescun Gonzalez" w:date="2026-09-05T10:30:00Z" w16du:dateUtc="2026-09-05T08:30:00Z">
            <w:rPr/>
          </w:rPrChange>
        </w:rPr>
        <w:t xml:space="preserve">, C.V., Ikubanni, P.P., Ibitoye, S.E., Azeez, T.M., 2020. Recycling of plastics with compatibilizer as raw materials for the production of </w:t>
      </w:r>
      <w:r w:rsidRPr="001C6917">
        <w:rPr>
          <w:rFonts w:ascii="Times New Roman" w:hAnsi="Times New Roman" w:cs="Times New Roman"/>
          <w:rPrChange w:id="1003" w:author="Catalina Suescun Gonzalez" w:date="2026-09-05T10:30:00Z" w16du:dateUtc="2026-09-05T08:30:00Z">
            <w:rPr/>
          </w:rPrChange>
        </w:rPr>
        <w:lastRenderedPageBreak/>
        <w:t>automobile bumper. Cogent Engineering 7, 1801247. https://doi.org/10.1080/23311916.2020.1801247</w:t>
      </w:r>
    </w:p>
    <w:p w14:paraId="23A90C8F" w14:textId="77777777" w:rsidR="00427F03" w:rsidRPr="001C6917" w:rsidRDefault="00427F03" w:rsidP="001C6917">
      <w:pPr>
        <w:pStyle w:val="Bibliography"/>
        <w:jc w:val="both"/>
        <w:rPr>
          <w:rFonts w:ascii="Times New Roman" w:hAnsi="Times New Roman" w:cs="Times New Roman"/>
          <w:rPrChange w:id="1004" w:author="Catalina Suescun Gonzalez" w:date="2026-09-05T10:30:00Z" w16du:dateUtc="2026-09-05T08:30:00Z">
            <w:rPr/>
          </w:rPrChange>
        </w:rPr>
        <w:pPrChange w:id="1005" w:author="Catalina Suescun Gonzalez" w:date="2026-09-05T10:30:00Z" w16du:dateUtc="2026-09-05T08:30:00Z">
          <w:pPr>
            <w:pStyle w:val="Bibliography"/>
          </w:pPr>
        </w:pPrChange>
      </w:pPr>
      <w:r w:rsidRPr="001C6917">
        <w:rPr>
          <w:rFonts w:ascii="Times New Roman" w:hAnsi="Times New Roman" w:cs="Times New Roman"/>
          <w:rPrChange w:id="1006" w:author="Catalina Suescun Gonzalez" w:date="2026-09-05T10:30:00Z" w16du:dateUtc="2026-09-05T08:30:00Z">
            <w:rPr/>
          </w:rPrChange>
        </w:rPr>
        <w:t>Ahangar, P., Cooke, M.E., Weber, M.H., Rosenzweig, D.H., 2019. Current Biomedical Applications of 3D Printing and Additive Manufacturing. Applied Sciences 9, 1713. https://doi.org/10.3390/app9081713</w:t>
      </w:r>
    </w:p>
    <w:p w14:paraId="275389F1" w14:textId="77777777" w:rsidR="00427F03" w:rsidRPr="001C6917" w:rsidRDefault="00427F03" w:rsidP="001C6917">
      <w:pPr>
        <w:pStyle w:val="Bibliography"/>
        <w:jc w:val="both"/>
        <w:rPr>
          <w:rFonts w:ascii="Times New Roman" w:hAnsi="Times New Roman" w:cs="Times New Roman"/>
          <w:rPrChange w:id="1007" w:author="Catalina Suescun Gonzalez" w:date="2026-09-05T10:30:00Z" w16du:dateUtc="2026-09-05T08:30:00Z">
            <w:rPr/>
          </w:rPrChange>
        </w:rPr>
        <w:pPrChange w:id="1008" w:author="Catalina Suescun Gonzalez" w:date="2026-09-05T10:30:00Z" w16du:dateUtc="2026-09-05T08:30:00Z">
          <w:pPr>
            <w:pStyle w:val="Bibliography"/>
          </w:pPr>
        </w:pPrChange>
      </w:pPr>
      <w:r w:rsidRPr="001C6917">
        <w:rPr>
          <w:rFonts w:ascii="Times New Roman" w:hAnsi="Times New Roman" w:cs="Times New Roman"/>
          <w:rPrChange w:id="1009" w:author="Catalina Suescun Gonzalez" w:date="2026-09-05T10:30:00Z" w16du:dateUtc="2026-09-05T08:30:00Z">
            <w:rPr/>
          </w:rPrChange>
        </w:rPr>
        <w:t>Alexandre, A., Cruz Sanchez, F.A., Boudaoud, H., Camargo, M., Pearce, J.M., 2020. Mechanical Properties of Direct Waste Printing of Polylactic Acid with Universal Pellets Extruder: Comparison to Fused Filament Fabrication on Open-Source Desktop Three-Dimensional Printers. 3D Printing and Additive Manufacturing 7, 237–247. https://doi.org/10.1089/3dp.2019.0195</w:t>
      </w:r>
    </w:p>
    <w:p w14:paraId="4ADF9AAC" w14:textId="77777777" w:rsidR="00427F03" w:rsidRPr="001C6917" w:rsidRDefault="00427F03" w:rsidP="001C6917">
      <w:pPr>
        <w:pStyle w:val="Bibliography"/>
        <w:jc w:val="both"/>
        <w:rPr>
          <w:rFonts w:ascii="Times New Roman" w:hAnsi="Times New Roman" w:cs="Times New Roman"/>
          <w:rPrChange w:id="1010" w:author="Catalina Suescun Gonzalez" w:date="2026-09-05T10:30:00Z" w16du:dateUtc="2026-09-05T08:30:00Z">
            <w:rPr/>
          </w:rPrChange>
        </w:rPr>
        <w:pPrChange w:id="1011" w:author="Catalina Suescun Gonzalez" w:date="2026-09-05T10:30:00Z" w16du:dateUtc="2026-09-05T08:30:00Z">
          <w:pPr>
            <w:pStyle w:val="Bibliography"/>
          </w:pPr>
        </w:pPrChange>
      </w:pPr>
      <w:r w:rsidRPr="001C6917">
        <w:rPr>
          <w:rFonts w:ascii="Times New Roman" w:hAnsi="Times New Roman" w:cs="Times New Roman"/>
          <w:rPrChange w:id="1012" w:author="Catalina Suescun Gonzalez" w:date="2026-09-05T10:30:00Z" w16du:dateUtc="2026-09-05T08:30:00Z">
            <w:rPr/>
          </w:rPrChange>
        </w:rPr>
        <w:t>Antonopoulos, I., Faraca, G., Tonini, D., 2021. Recycling of post-consumer plastic packaging waste in the EU: Recovery rates, material flows, and barriers. Waste Management 126, 694–705. https://doi.org/10.1016/j.wasman.2021.04.002</w:t>
      </w:r>
    </w:p>
    <w:p w14:paraId="7F3D9431" w14:textId="77777777" w:rsidR="00427F03" w:rsidRPr="001C6917" w:rsidRDefault="00427F03" w:rsidP="001C6917">
      <w:pPr>
        <w:pStyle w:val="Bibliography"/>
        <w:jc w:val="both"/>
        <w:rPr>
          <w:rFonts w:ascii="Times New Roman" w:hAnsi="Times New Roman" w:cs="Times New Roman"/>
          <w:rPrChange w:id="1013" w:author="Catalina Suescun Gonzalez" w:date="2026-09-05T10:30:00Z" w16du:dateUtc="2026-09-05T08:30:00Z">
            <w:rPr/>
          </w:rPrChange>
        </w:rPr>
        <w:pPrChange w:id="1014" w:author="Catalina Suescun Gonzalez" w:date="2026-09-05T10:30:00Z" w16du:dateUtc="2026-09-05T08:30:00Z">
          <w:pPr>
            <w:pStyle w:val="Bibliography"/>
          </w:pPr>
        </w:pPrChange>
      </w:pPr>
      <w:r w:rsidRPr="001C6917">
        <w:rPr>
          <w:rFonts w:ascii="Times New Roman" w:hAnsi="Times New Roman" w:cs="Times New Roman"/>
          <w:rPrChange w:id="1015" w:author="Catalina Suescun Gonzalez" w:date="2026-09-05T10:30:00Z" w16du:dateUtc="2026-09-05T08:30:00Z">
            <w:rPr/>
          </w:rPrChange>
        </w:rPr>
        <w:t>Ariel Leong, J.J., Koay, S.C., Chan, M.Y., Choo, H.L., Tshai, K.Y., Ong, T.K., 2022. Composite Filament Made from Post-used Styrofoam and Corn Husk Fiber for Fuse Deposition Modeling. Journal of Natural Fibers 19, 7033–7048. https://doi.org/10.1080/15440478.2021.1941488</w:t>
      </w:r>
    </w:p>
    <w:p w14:paraId="786B2897" w14:textId="77777777" w:rsidR="00427F03" w:rsidRPr="001C6917" w:rsidRDefault="00427F03" w:rsidP="001C6917">
      <w:pPr>
        <w:pStyle w:val="Bibliography"/>
        <w:jc w:val="both"/>
        <w:rPr>
          <w:rFonts w:ascii="Times New Roman" w:hAnsi="Times New Roman" w:cs="Times New Roman"/>
          <w:rPrChange w:id="1016" w:author="Catalina Suescun Gonzalez" w:date="2026-09-05T10:30:00Z" w16du:dateUtc="2026-09-05T08:30:00Z">
            <w:rPr/>
          </w:rPrChange>
        </w:rPr>
        <w:pPrChange w:id="1017" w:author="Catalina Suescun Gonzalez" w:date="2026-09-05T10:30:00Z" w16du:dateUtc="2026-09-05T08:30:00Z">
          <w:pPr>
            <w:pStyle w:val="Bibliography"/>
          </w:pPr>
        </w:pPrChange>
      </w:pPr>
      <w:r w:rsidRPr="001C6917">
        <w:rPr>
          <w:rFonts w:ascii="Times New Roman" w:hAnsi="Times New Roman" w:cs="Times New Roman"/>
          <w:rPrChange w:id="1018" w:author="Catalina Suescun Gonzalez" w:date="2026-09-05T10:30:00Z" w16du:dateUtc="2026-09-05T08:30:00Z">
            <w:rPr/>
          </w:rPrChange>
        </w:rPr>
        <w:t xml:space="preserve">Askari, M., Hutchins, D.A., Thomas, P.J., Astolfi, L., Watson, R.L., Abdi, M., Ricci, M., </w:t>
      </w:r>
      <w:proofErr w:type="spellStart"/>
      <w:r w:rsidRPr="001C6917">
        <w:rPr>
          <w:rFonts w:ascii="Times New Roman" w:hAnsi="Times New Roman" w:cs="Times New Roman"/>
          <w:rPrChange w:id="1019" w:author="Catalina Suescun Gonzalez" w:date="2026-09-05T10:30:00Z" w16du:dateUtc="2026-09-05T08:30:00Z">
            <w:rPr/>
          </w:rPrChange>
        </w:rPr>
        <w:t>Laureti</w:t>
      </w:r>
      <w:proofErr w:type="spellEnd"/>
      <w:r w:rsidRPr="001C6917">
        <w:rPr>
          <w:rFonts w:ascii="Times New Roman" w:hAnsi="Times New Roman" w:cs="Times New Roman"/>
          <w:rPrChange w:id="1020" w:author="Catalina Suescun Gonzalez" w:date="2026-09-05T10:30:00Z" w16du:dateUtc="2026-09-05T08:30:00Z">
            <w:rPr/>
          </w:rPrChange>
        </w:rPr>
        <w:t>, S., Nie, L., Freear, S., Wildman, R., Tuck, C., Clarke, M., Woods, E., Clare, A.T., 2020. Additive manufacturing of metamaterials: A review. Additive Manufacturing 36, 101562. https://doi.org/10.1016/j.addma.2020.101562</w:t>
      </w:r>
    </w:p>
    <w:p w14:paraId="42010E62" w14:textId="77777777" w:rsidR="00427F03" w:rsidRPr="001C6917" w:rsidRDefault="00427F03" w:rsidP="001C6917">
      <w:pPr>
        <w:pStyle w:val="Bibliography"/>
        <w:jc w:val="both"/>
        <w:rPr>
          <w:rFonts w:ascii="Times New Roman" w:hAnsi="Times New Roman" w:cs="Times New Roman"/>
          <w:rPrChange w:id="1021" w:author="Catalina Suescun Gonzalez" w:date="2026-09-05T10:30:00Z" w16du:dateUtc="2026-09-05T08:30:00Z">
            <w:rPr/>
          </w:rPrChange>
        </w:rPr>
        <w:pPrChange w:id="1022" w:author="Catalina Suescun Gonzalez" w:date="2026-09-05T10:30:00Z" w16du:dateUtc="2026-09-05T08:30:00Z">
          <w:pPr>
            <w:pStyle w:val="Bibliography"/>
          </w:pPr>
        </w:pPrChange>
      </w:pPr>
      <w:r w:rsidRPr="001C6917">
        <w:rPr>
          <w:rFonts w:ascii="Times New Roman" w:hAnsi="Times New Roman" w:cs="Times New Roman"/>
          <w:rPrChange w:id="1023" w:author="Catalina Suescun Gonzalez" w:date="2026-09-05T10:30:00Z" w16du:dateUtc="2026-09-05T08:30:00Z">
            <w:rPr/>
          </w:rPrChange>
        </w:rPr>
        <w:t>ASTM International, 2021. ISO/ASTM 52900-21 Standard Terminology for Additive Manufacturing – General Principles – Terminology. ASTM International, West Conshohocken, PA.</w:t>
      </w:r>
    </w:p>
    <w:p w14:paraId="3D91A43D" w14:textId="77777777" w:rsidR="00427F03" w:rsidRPr="001C6917" w:rsidRDefault="00427F03" w:rsidP="001C6917">
      <w:pPr>
        <w:pStyle w:val="Bibliography"/>
        <w:jc w:val="both"/>
        <w:rPr>
          <w:rFonts w:ascii="Times New Roman" w:hAnsi="Times New Roman" w:cs="Times New Roman"/>
          <w:rPrChange w:id="1024" w:author="Catalina Suescun Gonzalez" w:date="2026-09-05T10:30:00Z" w16du:dateUtc="2026-09-05T08:30:00Z">
            <w:rPr/>
          </w:rPrChange>
        </w:rPr>
        <w:pPrChange w:id="1025" w:author="Catalina Suescun Gonzalez" w:date="2026-09-05T10:30:00Z" w16du:dateUtc="2026-09-05T08:30:00Z">
          <w:pPr>
            <w:pStyle w:val="Bibliography"/>
          </w:pPr>
        </w:pPrChange>
      </w:pPr>
      <w:proofErr w:type="spellStart"/>
      <w:r w:rsidRPr="001C6917">
        <w:rPr>
          <w:rFonts w:ascii="Times New Roman" w:hAnsi="Times New Roman" w:cs="Times New Roman"/>
          <w:rPrChange w:id="1026" w:author="Catalina Suescun Gonzalez" w:date="2026-09-05T10:30:00Z" w16du:dateUtc="2026-09-05T08:30:00Z">
            <w:rPr/>
          </w:rPrChange>
        </w:rPr>
        <w:t>Babilotte</w:t>
      </w:r>
      <w:proofErr w:type="spellEnd"/>
      <w:r w:rsidRPr="001C6917">
        <w:rPr>
          <w:rFonts w:ascii="Times New Roman" w:hAnsi="Times New Roman" w:cs="Times New Roman"/>
          <w:rPrChange w:id="1027" w:author="Catalina Suescun Gonzalez" w:date="2026-09-05T10:30:00Z" w16du:dateUtc="2026-09-05T08:30:00Z">
            <w:rPr/>
          </w:rPrChange>
        </w:rPr>
        <w:t xml:space="preserve">, J., Martin, B., Guduric, V., Bareille, R., Agniel, R., Roques, S., </w:t>
      </w:r>
      <w:proofErr w:type="spellStart"/>
      <w:r w:rsidRPr="001C6917">
        <w:rPr>
          <w:rFonts w:ascii="Times New Roman" w:hAnsi="Times New Roman" w:cs="Times New Roman"/>
          <w:rPrChange w:id="1028" w:author="Catalina Suescun Gonzalez" w:date="2026-09-05T10:30:00Z" w16du:dateUtc="2026-09-05T08:30:00Z">
            <w:rPr/>
          </w:rPrChange>
        </w:rPr>
        <w:t>Héroguez</w:t>
      </w:r>
      <w:proofErr w:type="spellEnd"/>
      <w:r w:rsidRPr="001C6917">
        <w:rPr>
          <w:rFonts w:ascii="Times New Roman" w:hAnsi="Times New Roman" w:cs="Times New Roman"/>
          <w:rPrChange w:id="1029" w:author="Catalina Suescun Gonzalez" w:date="2026-09-05T10:30:00Z" w16du:dateUtc="2026-09-05T08:30:00Z">
            <w:rPr/>
          </w:rPrChange>
        </w:rPr>
        <w:t xml:space="preserve">, V., Dussauze, M., Gaudon, M., Le Nihouannen, D., </w:t>
      </w:r>
      <w:proofErr w:type="spellStart"/>
      <w:r w:rsidRPr="001C6917">
        <w:rPr>
          <w:rFonts w:ascii="Times New Roman" w:hAnsi="Times New Roman" w:cs="Times New Roman"/>
          <w:rPrChange w:id="1030" w:author="Catalina Suescun Gonzalez" w:date="2026-09-05T10:30:00Z" w16du:dateUtc="2026-09-05T08:30:00Z">
            <w:rPr/>
          </w:rPrChange>
        </w:rPr>
        <w:t>Catros</w:t>
      </w:r>
      <w:proofErr w:type="spellEnd"/>
      <w:r w:rsidRPr="001C6917">
        <w:rPr>
          <w:rFonts w:ascii="Times New Roman" w:hAnsi="Times New Roman" w:cs="Times New Roman"/>
          <w:rPrChange w:id="1031" w:author="Catalina Suescun Gonzalez" w:date="2026-09-05T10:30:00Z" w16du:dateUtc="2026-09-05T08:30:00Z">
            <w:rPr/>
          </w:rPrChange>
        </w:rPr>
        <w:t>, S., 2021. Development and characterization of a PLGA-HA composite material to fabricate 3D-printed scaffolds for bone tissue engineering. Materials Science and Engineering: C 118, 111334. https://doi.org/10.1016/j.msec.2020.111334</w:t>
      </w:r>
    </w:p>
    <w:p w14:paraId="17567B73" w14:textId="77777777" w:rsidR="00427F03" w:rsidRPr="001C6917" w:rsidRDefault="00427F03" w:rsidP="001C6917">
      <w:pPr>
        <w:pStyle w:val="Bibliography"/>
        <w:jc w:val="both"/>
        <w:rPr>
          <w:rFonts w:ascii="Times New Roman" w:hAnsi="Times New Roman" w:cs="Times New Roman"/>
          <w:rPrChange w:id="1032" w:author="Catalina Suescun Gonzalez" w:date="2026-09-05T10:30:00Z" w16du:dateUtc="2026-09-05T08:30:00Z">
            <w:rPr/>
          </w:rPrChange>
        </w:rPr>
        <w:pPrChange w:id="1033" w:author="Catalina Suescun Gonzalez" w:date="2026-09-05T10:30:00Z" w16du:dateUtc="2026-09-05T08:30:00Z">
          <w:pPr>
            <w:pStyle w:val="Bibliography"/>
          </w:pPr>
        </w:pPrChange>
      </w:pPr>
      <w:proofErr w:type="spellStart"/>
      <w:r w:rsidRPr="001C6917">
        <w:rPr>
          <w:rFonts w:ascii="Times New Roman" w:hAnsi="Times New Roman" w:cs="Times New Roman"/>
          <w:rPrChange w:id="1034" w:author="Catalina Suescun Gonzalez" w:date="2026-09-05T10:30:00Z" w16du:dateUtc="2026-09-05T08:30:00Z">
            <w:rPr/>
          </w:rPrChange>
        </w:rPr>
        <w:t>Balwada</w:t>
      </w:r>
      <w:proofErr w:type="spellEnd"/>
      <w:r w:rsidRPr="001C6917">
        <w:rPr>
          <w:rFonts w:ascii="Times New Roman" w:hAnsi="Times New Roman" w:cs="Times New Roman"/>
          <w:rPrChange w:id="1035" w:author="Catalina Suescun Gonzalez" w:date="2026-09-05T10:30:00Z" w16du:dateUtc="2026-09-05T08:30:00Z">
            <w:rPr/>
          </w:rPrChange>
        </w:rPr>
        <w:t>, J., Samaiya, S., Mishra, R.P., 2021. Packaging Plastic Waste Management for a Circular Economy and Identifying a better Waste Collection System using Analytical Hierarchy Process (AHP). Procedia CIRP, The 28th CIRP Conference on Life Cycle Engineering, March 10 – 12, 2021, Jaipur, India 98, 270–275. https://doi.org/10.1016/j.procir.2021.01.102</w:t>
      </w:r>
    </w:p>
    <w:p w14:paraId="6BCAA299" w14:textId="77777777" w:rsidR="00427F03" w:rsidRPr="001C6917" w:rsidRDefault="00427F03" w:rsidP="001C6917">
      <w:pPr>
        <w:pStyle w:val="Bibliography"/>
        <w:jc w:val="both"/>
        <w:rPr>
          <w:rFonts w:ascii="Times New Roman" w:hAnsi="Times New Roman" w:cs="Times New Roman"/>
          <w:rPrChange w:id="1036" w:author="Catalina Suescun Gonzalez" w:date="2026-09-05T10:30:00Z" w16du:dateUtc="2026-09-05T08:30:00Z">
            <w:rPr/>
          </w:rPrChange>
        </w:rPr>
        <w:pPrChange w:id="1037" w:author="Catalina Suescun Gonzalez" w:date="2026-09-05T10:30:00Z" w16du:dateUtc="2026-09-05T08:30:00Z">
          <w:pPr>
            <w:pStyle w:val="Bibliography"/>
          </w:pPr>
        </w:pPrChange>
      </w:pPr>
      <w:r w:rsidRPr="001C6917">
        <w:rPr>
          <w:rFonts w:ascii="Times New Roman" w:hAnsi="Times New Roman" w:cs="Times New Roman"/>
          <w:rPrChange w:id="1038" w:author="Catalina Suescun Gonzalez" w:date="2026-09-05T10:30:00Z" w16du:dateUtc="2026-09-05T08:30:00Z">
            <w:rPr/>
          </w:rPrChange>
        </w:rPr>
        <w:t>Barlow, J.W., Paul, D.R., 1984. Mechanical compatibilization of immiscible blends. Polymer Engineering &amp; Science 24, 525–534. https://doi.org/10.1002/pen.760240804</w:t>
      </w:r>
    </w:p>
    <w:p w14:paraId="57CCADC8" w14:textId="77777777" w:rsidR="00427F03" w:rsidRPr="001C6917" w:rsidRDefault="00427F03" w:rsidP="001C6917">
      <w:pPr>
        <w:pStyle w:val="Bibliography"/>
        <w:jc w:val="both"/>
        <w:rPr>
          <w:rFonts w:ascii="Times New Roman" w:hAnsi="Times New Roman" w:cs="Times New Roman"/>
          <w:rPrChange w:id="1039" w:author="Catalina Suescun Gonzalez" w:date="2026-09-05T10:30:00Z" w16du:dateUtc="2026-09-05T08:30:00Z">
            <w:rPr/>
          </w:rPrChange>
        </w:rPr>
        <w:pPrChange w:id="1040" w:author="Catalina Suescun Gonzalez" w:date="2026-09-05T10:30:00Z" w16du:dateUtc="2026-09-05T08:30:00Z">
          <w:pPr>
            <w:pStyle w:val="Bibliography"/>
          </w:pPr>
        </w:pPrChange>
      </w:pPr>
      <w:r w:rsidRPr="001C6917">
        <w:rPr>
          <w:rFonts w:ascii="Times New Roman" w:hAnsi="Times New Roman" w:cs="Times New Roman"/>
          <w:rPrChange w:id="1041" w:author="Catalina Suescun Gonzalez" w:date="2026-09-05T10:30:00Z" w16du:dateUtc="2026-09-05T08:30:00Z">
            <w:rPr/>
          </w:rPrChange>
        </w:rPr>
        <w:t>Bilal, E., Glazer, Y.R., Sassaman, D.M., Seepersad, C.C., Webber, M.E., 2024. Circularity: Understanding the Environmental Tradeoffs of Additive Manufacturing with Waste Plastics. Recycling 9, 72. https://doi.org/10.3390/recycling9050072</w:t>
      </w:r>
    </w:p>
    <w:p w14:paraId="6233C891" w14:textId="77777777" w:rsidR="00427F03" w:rsidRPr="001C6917" w:rsidRDefault="00427F03" w:rsidP="001C6917">
      <w:pPr>
        <w:pStyle w:val="Bibliography"/>
        <w:jc w:val="both"/>
        <w:rPr>
          <w:rFonts w:ascii="Times New Roman" w:hAnsi="Times New Roman" w:cs="Times New Roman"/>
          <w:rPrChange w:id="1042" w:author="Catalina Suescun Gonzalez" w:date="2026-09-05T10:30:00Z" w16du:dateUtc="2026-09-05T08:30:00Z">
            <w:rPr/>
          </w:rPrChange>
        </w:rPr>
        <w:pPrChange w:id="1043" w:author="Catalina Suescun Gonzalez" w:date="2026-09-05T10:30:00Z" w16du:dateUtc="2026-09-05T08:30:00Z">
          <w:pPr>
            <w:pStyle w:val="Bibliography"/>
          </w:pPr>
        </w:pPrChange>
      </w:pPr>
      <w:r w:rsidRPr="001C6917">
        <w:rPr>
          <w:rFonts w:ascii="Times New Roman" w:hAnsi="Times New Roman" w:cs="Times New Roman"/>
          <w:rPrChange w:id="1044" w:author="Catalina Suescun Gonzalez" w:date="2026-09-05T10:30:00Z" w16du:dateUtc="2026-09-05T08:30:00Z">
            <w:rPr/>
          </w:rPrChange>
        </w:rPr>
        <w:t>Bos, F., Wolfs ,Rob, Ahmed ,Zeeshan, and Salet, T., 2016. Additive manufacturing of concrete in construction: potentials and challenges of 3D concrete printing. Virtual and Physical Prototyping 11, 209–225. https://doi.org/10.1080/17452759.2016.1209867</w:t>
      </w:r>
    </w:p>
    <w:p w14:paraId="77A246A1" w14:textId="77777777" w:rsidR="00427F03" w:rsidRPr="001C6917" w:rsidRDefault="00427F03" w:rsidP="001C6917">
      <w:pPr>
        <w:pStyle w:val="Bibliography"/>
        <w:jc w:val="both"/>
        <w:rPr>
          <w:rFonts w:ascii="Times New Roman" w:hAnsi="Times New Roman" w:cs="Times New Roman"/>
          <w:rPrChange w:id="1045" w:author="Catalina Suescun Gonzalez" w:date="2026-09-05T10:30:00Z" w16du:dateUtc="2026-09-05T08:30:00Z">
            <w:rPr/>
          </w:rPrChange>
        </w:rPr>
        <w:pPrChange w:id="1046" w:author="Catalina Suescun Gonzalez" w:date="2026-09-05T10:30:00Z" w16du:dateUtc="2026-09-05T08:30:00Z">
          <w:pPr>
            <w:pStyle w:val="Bibliography"/>
          </w:pPr>
        </w:pPrChange>
      </w:pPr>
      <w:proofErr w:type="spellStart"/>
      <w:r w:rsidRPr="001C6917">
        <w:rPr>
          <w:rFonts w:ascii="Times New Roman" w:hAnsi="Times New Roman" w:cs="Times New Roman"/>
          <w:rPrChange w:id="1047" w:author="Catalina Suescun Gonzalez" w:date="2026-09-05T10:30:00Z" w16du:dateUtc="2026-09-05T08:30:00Z">
            <w:rPr/>
          </w:rPrChange>
        </w:rPr>
        <w:t>Braanker</w:t>
      </w:r>
      <w:proofErr w:type="spellEnd"/>
      <w:r w:rsidRPr="001C6917">
        <w:rPr>
          <w:rFonts w:ascii="Times New Roman" w:hAnsi="Times New Roman" w:cs="Times New Roman"/>
          <w:rPrChange w:id="1048" w:author="Catalina Suescun Gonzalez" w:date="2026-09-05T10:30:00Z" w16du:dateUtc="2026-09-05T08:30:00Z">
            <w:rPr/>
          </w:rPrChange>
        </w:rPr>
        <w:t xml:space="preserve">, G.B., n.d. [PDF] Developing a plastics recycling add-on for the RepRap 3D printer. G.B. </w:t>
      </w:r>
      <w:proofErr w:type="spellStart"/>
      <w:r w:rsidRPr="001C6917">
        <w:rPr>
          <w:rFonts w:ascii="Times New Roman" w:hAnsi="Times New Roman" w:cs="Times New Roman"/>
          <w:rPrChange w:id="1049" w:author="Catalina Suescun Gonzalez" w:date="2026-09-05T10:30:00Z" w16du:dateUtc="2026-09-05T08:30:00Z">
            <w:rPr/>
          </w:rPrChange>
        </w:rPr>
        <w:t>Braanker</w:t>
      </w:r>
      <w:proofErr w:type="spellEnd"/>
      <w:r w:rsidRPr="001C6917">
        <w:rPr>
          <w:rFonts w:ascii="Times New Roman" w:hAnsi="Times New Roman" w:cs="Times New Roman"/>
          <w:rPrChange w:id="1050" w:author="Catalina Suescun Gonzalez" w:date="2026-09-05T10:30:00Z" w16du:dateUtc="2026-09-05T08:30:00Z">
            <w:rPr/>
          </w:rPrChange>
        </w:rPr>
        <w:t xml:space="preserve">, J.E.P. Duwel, J.J. </w:t>
      </w:r>
      <w:proofErr w:type="spellStart"/>
      <w:r w:rsidRPr="001C6917">
        <w:rPr>
          <w:rFonts w:ascii="Times New Roman" w:hAnsi="Times New Roman" w:cs="Times New Roman"/>
          <w:rPrChange w:id="1051" w:author="Catalina Suescun Gonzalez" w:date="2026-09-05T10:30:00Z" w16du:dateUtc="2026-09-05T08:30:00Z">
            <w:rPr/>
          </w:rPrChange>
        </w:rPr>
        <w:t>Flohil</w:t>
      </w:r>
      <w:proofErr w:type="spellEnd"/>
      <w:r w:rsidRPr="001C6917">
        <w:rPr>
          <w:rFonts w:ascii="Times New Roman" w:hAnsi="Times New Roman" w:cs="Times New Roman"/>
          <w:rPrChange w:id="1052" w:author="Catalina Suescun Gonzalez" w:date="2026-09-05T10:30:00Z" w16du:dateUtc="2026-09-05T08:30:00Z">
            <w:rPr/>
          </w:rPrChange>
        </w:rPr>
        <w:t xml:space="preserve"> &amp; G.E. </w:t>
      </w:r>
      <w:proofErr w:type="spellStart"/>
      <w:r w:rsidRPr="001C6917">
        <w:rPr>
          <w:rFonts w:ascii="Times New Roman" w:hAnsi="Times New Roman" w:cs="Times New Roman"/>
          <w:rPrChange w:id="1053" w:author="Catalina Suescun Gonzalez" w:date="2026-09-05T10:30:00Z" w16du:dateUtc="2026-09-05T08:30:00Z">
            <w:rPr/>
          </w:rPrChange>
        </w:rPr>
        <w:t>Tokaya</w:t>
      </w:r>
      <w:proofErr w:type="spellEnd"/>
      <w:r w:rsidRPr="001C6917">
        <w:rPr>
          <w:rFonts w:ascii="Times New Roman" w:hAnsi="Times New Roman" w:cs="Times New Roman"/>
          <w:rPrChange w:id="1054" w:author="Catalina Suescun Gonzalez" w:date="2026-09-05T10:30:00Z" w16du:dateUtc="2026-09-05T08:30:00Z">
            <w:rPr/>
          </w:rPrChange>
        </w:rPr>
        <w:t xml:space="preserve"> - Free Download PDF [WWW Document]. URL https://silo.tips/download/developing-a-plastics-recycling-add-on-for-the-reprap-3d-printer-gb-braanker-jep (accessed 2.24.23).</w:t>
      </w:r>
    </w:p>
    <w:p w14:paraId="277C742B" w14:textId="77777777" w:rsidR="00427F03" w:rsidRPr="001C6917" w:rsidRDefault="00427F03" w:rsidP="001C6917">
      <w:pPr>
        <w:pStyle w:val="Bibliography"/>
        <w:jc w:val="both"/>
        <w:rPr>
          <w:rFonts w:ascii="Times New Roman" w:hAnsi="Times New Roman" w:cs="Times New Roman"/>
          <w:rPrChange w:id="1055" w:author="Catalina Suescun Gonzalez" w:date="2026-09-05T10:30:00Z" w16du:dateUtc="2026-09-05T08:30:00Z">
            <w:rPr/>
          </w:rPrChange>
        </w:rPr>
        <w:pPrChange w:id="1056" w:author="Catalina Suescun Gonzalez" w:date="2026-09-05T10:30:00Z" w16du:dateUtc="2026-09-05T08:30:00Z">
          <w:pPr>
            <w:pStyle w:val="Bibliography"/>
          </w:pPr>
        </w:pPrChange>
      </w:pPr>
      <w:r w:rsidRPr="001C6917">
        <w:rPr>
          <w:rFonts w:ascii="Times New Roman" w:hAnsi="Times New Roman" w:cs="Times New Roman"/>
          <w:rPrChange w:id="1057" w:author="Catalina Suescun Gonzalez" w:date="2026-09-05T10:30:00Z" w16du:dateUtc="2026-09-05T08:30:00Z">
            <w:rPr/>
          </w:rPrChange>
        </w:rPr>
        <w:t xml:space="preserve">Caceres-Mendoza, C., Santander-Tapia, P., Cruz Sanchez, F.A., </w:t>
      </w:r>
      <w:proofErr w:type="spellStart"/>
      <w:r w:rsidRPr="001C6917">
        <w:rPr>
          <w:rFonts w:ascii="Times New Roman" w:hAnsi="Times New Roman" w:cs="Times New Roman"/>
          <w:rPrChange w:id="1058" w:author="Catalina Suescun Gonzalez" w:date="2026-09-05T10:30:00Z" w16du:dateUtc="2026-09-05T08:30:00Z">
            <w:rPr/>
          </w:rPrChange>
        </w:rPr>
        <w:t>Troussier</w:t>
      </w:r>
      <w:proofErr w:type="spellEnd"/>
      <w:r w:rsidRPr="001C6917">
        <w:rPr>
          <w:rFonts w:ascii="Times New Roman" w:hAnsi="Times New Roman" w:cs="Times New Roman"/>
          <w:rPrChange w:id="1059" w:author="Catalina Suescun Gonzalez" w:date="2026-09-05T10:30:00Z" w16du:dateUtc="2026-09-05T08:30:00Z">
            <w:rPr/>
          </w:rPrChange>
        </w:rPr>
        <w:t>, N., Camargo, M., Boudaoud, H., 2023. Life cycle assessment of filament production in distributed plastic recycling via additive manufacturing. Cleaner Waste Systems 5, 100100. https://doi.org/10.1016/j.clwas.2023.100100</w:t>
      </w:r>
    </w:p>
    <w:p w14:paraId="6C815BD4" w14:textId="77777777" w:rsidR="00427F03" w:rsidRPr="001C6917" w:rsidRDefault="00427F03" w:rsidP="001C6917">
      <w:pPr>
        <w:pStyle w:val="Bibliography"/>
        <w:jc w:val="both"/>
        <w:rPr>
          <w:rFonts w:ascii="Times New Roman" w:hAnsi="Times New Roman" w:cs="Times New Roman"/>
          <w:rPrChange w:id="1060" w:author="Catalina Suescun Gonzalez" w:date="2026-09-05T10:30:00Z" w16du:dateUtc="2026-09-05T08:30:00Z">
            <w:rPr/>
          </w:rPrChange>
        </w:rPr>
        <w:pPrChange w:id="1061" w:author="Catalina Suescun Gonzalez" w:date="2026-09-05T10:30:00Z" w16du:dateUtc="2026-09-05T08:30:00Z">
          <w:pPr>
            <w:pStyle w:val="Bibliography"/>
          </w:pPr>
        </w:pPrChange>
      </w:pPr>
      <w:r w:rsidRPr="001C6917">
        <w:rPr>
          <w:rFonts w:ascii="Times New Roman" w:hAnsi="Times New Roman" w:cs="Times New Roman"/>
          <w:rPrChange w:id="1062" w:author="Catalina Suescun Gonzalez" w:date="2026-09-05T10:30:00Z" w16du:dateUtc="2026-09-05T08:30:00Z">
            <w:rPr/>
          </w:rPrChange>
        </w:rPr>
        <w:lastRenderedPageBreak/>
        <w:t xml:space="preserve">Catania, V., Ventura, D., 2014. An </w:t>
      </w:r>
      <w:proofErr w:type="spellStart"/>
      <w:r w:rsidRPr="001C6917">
        <w:rPr>
          <w:rFonts w:ascii="Times New Roman" w:hAnsi="Times New Roman" w:cs="Times New Roman"/>
          <w:rPrChange w:id="1063" w:author="Catalina Suescun Gonzalez" w:date="2026-09-05T10:30:00Z" w16du:dateUtc="2026-09-05T08:30:00Z">
            <w:rPr/>
          </w:rPrChange>
        </w:rPr>
        <w:t>approch</w:t>
      </w:r>
      <w:proofErr w:type="spellEnd"/>
      <w:r w:rsidRPr="001C6917">
        <w:rPr>
          <w:rFonts w:ascii="Times New Roman" w:hAnsi="Times New Roman" w:cs="Times New Roman"/>
          <w:rPrChange w:id="1064" w:author="Catalina Suescun Gonzalez" w:date="2026-09-05T10:30:00Z" w16du:dateUtc="2026-09-05T08:30:00Z">
            <w:rPr/>
          </w:rPrChange>
        </w:rPr>
        <w:t xml:space="preserve"> for monitoring and smart planning of urban solid waste management using smart-M3 platform. Proceedings of 15th Conference of Open Innovations Association FRUCT 24–31. https://doi.org/10.1109/FRUCT.2014.6872422</w:t>
      </w:r>
    </w:p>
    <w:p w14:paraId="39ACB56C" w14:textId="77777777" w:rsidR="00427F03" w:rsidRPr="001C6917" w:rsidRDefault="00427F03" w:rsidP="001C6917">
      <w:pPr>
        <w:pStyle w:val="Bibliography"/>
        <w:jc w:val="both"/>
        <w:rPr>
          <w:rFonts w:ascii="Times New Roman" w:hAnsi="Times New Roman" w:cs="Times New Roman"/>
          <w:rPrChange w:id="1065" w:author="Catalina Suescun Gonzalez" w:date="2026-09-05T10:30:00Z" w16du:dateUtc="2026-09-05T08:30:00Z">
            <w:rPr/>
          </w:rPrChange>
        </w:rPr>
        <w:pPrChange w:id="1066" w:author="Catalina Suescun Gonzalez" w:date="2026-09-05T10:30:00Z" w16du:dateUtc="2026-09-05T08:30:00Z">
          <w:pPr>
            <w:pStyle w:val="Bibliography"/>
          </w:pPr>
        </w:pPrChange>
      </w:pPr>
      <w:r w:rsidRPr="001C6917">
        <w:rPr>
          <w:rFonts w:ascii="Times New Roman" w:hAnsi="Times New Roman" w:cs="Times New Roman"/>
          <w:rPrChange w:id="1067" w:author="Catalina Suescun Gonzalez" w:date="2026-09-05T10:30:00Z" w16du:dateUtc="2026-09-05T08:30:00Z">
            <w:rPr/>
          </w:rPrChange>
        </w:rPr>
        <w:t>Chatham, C.A., Zawaski, C.E., Bobbitt, D.C., Moore, R.B., Long, T.E., Williams, C.B., 2019. Semi-Crystalline Polymer Blends for Material Extrusion Additive Manufacturing Printability: A Case Study with Poly(ethylene terephthalate) and Polypropylene. Macromolecular Materials and Engineering 304, 1800764. https://doi.org/10.1002/mame.201800764</w:t>
      </w:r>
    </w:p>
    <w:p w14:paraId="31B8CF2B" w14:textId="77777777" w:rsidR="00427F03" w:rsidRPr="001C6917" w:rsidRDefault="00427F03" w:rsidP="001C6917">
      <w:pPr>
        <w:pStyle w:val="Bibliography"/>
        <w:jc w:val="both"/>
        <w:rPr>
          <w:rFonts w:ascii="Times New Roman" w:hAnsi="Times New Roman" w:cs="Times New Roman"/>
          <w:rPrChange w:id="1068" w:author="Catalina Suescun Gonzalez" w:date="2026-09-05T10:30:00Z" w16du:dateUtc="2026-09-05T08:30:00Z">
            <w:rPr/>
          </w:rPrChange>
        </w:rPr>
        <w:pPrChange w:id="1069" w:author="Catalina Suescun Gonzalez" w:date="2026-09-05T10:30:00Z" w16du:dateUtc="2026-09-05T08:30:00Z">
          <w:pPr>
            <w:pStyle w:val="Bibliography"/>
          </w:pPr>
        </w:pPrChange>
      </w:pPr>
      <w:r w:rsidRPr="001C6917">
        <w:rPr>
          <w:rFonts w:ascii="Times New Roman" w:hAnsi="Times New Roman" w:cs="Times New Roman"/>
          <w:rPrChange w:id="1070" w:author="Catalina Suescun Gonzalez" w:date="2026-09-05T10:30:00Z" w16du:dateUtc="2026-09-05T08:30:00Z">
            <w:rPr/>
          </w:rPrChange>
        </w:rPr>
        <w:t>Chu, J.S., Koay, S.C., Chan, M.Y., Choo, H.L., Ong, T.K., 2022. Recycled plastic filament made from post-consumer expanded polystyrene and polypropylene for fused filament fabrication. Polymer Engineering &amp; Science 62, 3786–3795. https://doi.org/10.1002/pen.26144</w:t>
      </w:r>
    </w:p>
    <w:p w14:paraId="19F083C8" w14:textId="77777777" w:rsidR="00427F03" w:rsidRPr="001C6917" w:rsidRDefault="00427F03" w:rsidP="001C6917">
      <w:pPr>
        <w:pStyle w:val="Bibliography"/>
        <w:jc w:val="both"/>
        <w:rPr>
          <w:rFonts w:ascii="Times New Roman" w:hAnsi="Times New Roman" w:cs="Times New Roman"/>
          <w:rPrChange w:id="1071" w:author="Catalina Suescun Gonzalez" w:date="2026-09-05T10:30:00Z" w16du:dateUtc="2026-09-05T08:30:00Z">
            <w:rPr/>
          </w:rPrChange>
        </w:rPr>
        <w:pPrChange w:id="1072" w:author="Catalina Suescun Gonzalez" w:date="2026-09-05T10:30:00Z" w16du:dateUtc="2026-09-05T08:30:00Z">
          <w:pPr>
            <w:pStyle w:val="Bibliography"/>
          </w:pPr>
        </w:pPrChange>
      </w:pPr>
      <w:r w:rsidRPr="001C6917">
        <w:rPr>
          <w:rFonts w:ascii="Times New Roman" w:hAnsi="Times New Roman" w:cs="Times New Roman"/>
          <w:rPrChange w:id="1073" w:author="Catalina Suescun Gonzalez" w:date="2026-09-05T10:30:00Z" w16du:dateUtc="2026-09-05T08:30:00Z">
            <w:rPr/>
          </w:rPrChange>
        </w:rPr>
        <w:t>Create 3D Print Filament - Filament Maker and Plastic Shredder | 3devo [WWW Document], n.d. URL https://www.3devo.com (accessed 9.23.24).</w:t>
      </w:r>
    </w:p>
    <w:p w14:paraId="3AFC5D5C" w14:textId="77777777" w:rsidR="00427F03" w:rsidRPr="001C6917" w:rsidRDefault="00427F03" w:rsidP="001C6917">
      <w:pPr>
        <w:pStyle w:val="Bibliography"/>
        <w:jc w:val="both"/>
        <w:rPr>
          <w:rFonts w:ascii="Times New Roman" w:hAnsi="Times New Roman" w:cs="Times New Roman"/>
          <w:rPrChange w:id="1074" w:author="Catalina Suescun Gonzalez" w:date="2026-09-05T10:30:00Z" w16du:dateUtc="2026-09-05T08:30:00Z">
            <w:rPr/>
          </w:rPrChange>
        </w:rPr>
        <w:pPrChange w:id="1075" w:author="Catalina Suescun Gonzalez" w:date="2026-09-05T10:30:00Z" w16du:dateUtc="2026-09-05T08:30:00Z">
          <w:pPr>
            <w:pStyle w:val="Bibliography"/>
          </w:pPr>
        </w:pPrChange>
      </w:pPr>
      <w:r w:rsidRPr="001C6917">
        <w:rPr>
          <w:rFonts w:ascii="Times New Roman" w:hAnsi="Times New Roman" w:cs="Times New Roman"/>
          <w:lang w:val="fr-FR"/>
          <w:rPrChange w:id="1076" w:author="Catalina Suescun Gonzalez" w:date="2026-09-05T10:30:00Z" w16du:dateUtc="2026-09-05T08:30:00Z">
            <w:rPr/>
          </w:rPrChange>
        </w:rPr>
        <w:t xml:space="preserve">Cruz Sanchez, F.A., Boudaoud, H., Hoppe, S., Camargo, M., 2017. </w:t>
      </w:r>
      <w:r w:rsidRPr="001C6917">
        <w:rPr>
          <w:rFonts w:ascii="Times New Roman" w:hAnsi="Times New Roman" w:cs="Times New Roman"/>
          <w:rPrChange w:id="1077" w:author="Catalina Suescun Gonzalez" w:date="2026-09-05T10:30:00Z" w16du:dateUtc="2026-09-05T08:30:00Z">
            <w:rPr/>
          </w:rPrChange>
        </w:rPr>
        <w:t>Polymer recycling in an open-source additive manufacturing context: Mechanical issues. Additive Manufacturing 17, 87–105. https://doi.org/10.1016/j.addma.2017.05.013</w:t>
      </w:r>
    </w:p>
    <w:p w14:paraId="7E9653C1" w14:textId="77777777" w:rsidR="00427F03" w:rsidRPr="001C6917" w:rsidRDefault="00427F03" w:rsidP="001C6917">
      <w:pPr>
        <w:pStyle w:val="Bibliography"/>
        <w:jc w:val="both"/>
        <w:rPr>
          <w:rFonts w:ascii="Times New Roman" w:hAnsi="Times New Roman" w:cs="Times New Roman"/>
          <w:rPrChange w:id="1078" w:author="Catalina Suescun Gonzalez" w:date="2026-09-05T10:30:00Z" w16du:dateUtc="2026-09-05T08:30:00Z">
            <w:rPr/>
          </w:rPrChange>
        </w:rPr>
        <w:pPrChange w:id="1079" w:author="Catalina Suescun Gonzalez" w:date="2026-09-05T10:30:00Z" w16du:dateUtc="2026-09-05T08:30:00Z">
          <w:pPr>
            <w:pStyle w:val="Bibliography"/>
          </w:pPr>
        </w:pPrChange>
      </w:pPr>
      <w:r w:rsidRPr="001C6917">
        <w:rPr>
          <w:rFonts w:ascii="Times New Roman" w:hAnsi="Times New Roman" w:cs="Times New Roman"/>
          <w:rPrChange w:id="1080" w:author="Catalina Suescun Gonzalez" w:date="2026-09-05T10:30:00Z" w16du:dateUtc="2026-09-05T08:30:00Z">
            <w:rPr/>
          </w:rPrChange>
        </w:rPr>
        <w:t>Curmi, A., Rochman, A., 2022. From Theory to Practice: Development and Calibration of Micro Pellet Extruder for Additive Manufacturing. KEM 926, 34–45. https://doi.org/10.4028/p-b22a9a</w:t>
      </w:r>
    </w:p>
    <w:p w14:paraId="6818224D" w14:textId="77777777" w:rsidR="00427F03" w:rsidRPr="001C6917" w:rsidRDefault="00427F03" w:rsidP="001C6917">
      <w:pPr>
        <w:pStyle w:val="Bibliography"/>
        <w:jc w:val="both"/>
        <w:rPr>
          <w:rFonts w:ascii="Times New Roman" w:hAnsi="Times New Roman" w:cs="Times New Roman"/>
          <w:rPrChange w:id="1081" w:author="Catalina Suescun Gonzalez" w:date="2026-09-05T10:30:00Z" w16du:dateUtc="2026-09-05T08:30:00Z">
            <w:rPr/>
          </w:rPrChange>
        </w:rPr>
        <w:pPrChange w:id="1082" w:author="Catalina Suescun Gonzalez" w:date="2026-09-05T10:30:00Z" w16du:dateUtc="2026-09-05T08:30:00Z">
          <w:pPr>
            <w:pStyle w:val="Bibliography"/>
          </w:pPr>
        </w:pPrChange>
      </w:pPr>
      <w:r w:rsidRPr="001C6917">
        <w:rPr>
          <w:rFonts w:ascii="Times New Roman" w:hAnsi="Times New Roman" w:cs="Times New Roman"/>
          <w:rPrChange w:id="1083" w:author="Catalina Suescun Gonzalez" w:date="2026-09-05T10:30:00Z" w16du:dateUtc="2026-09-05T08:30:00Z">
            <w:rPr/>
          </w:rPrChange>
        </w:rPr>
        <w:t>Das, S., Bourell, D.L., Babu, S.S., 2016. Metallic materials for 3D printing. MRS Bulletin 41, 729–741. https://doi.org/10.1557/mrs.2016.217</w:t>
      </w:r>
    </w:p>
    <w:p w14:paraId="00E8C250" w14:textId="77777777" w:rsidR="00427F03" w:rsidRPr="001C6917" w:rsidRDefault="00427F03" w:rsidP="001C6917">
      <w:pPr>
        <w:pStyle w:val="Bibliography"/>
        <w:jc w:val="both"/>
        <w:rPr>
          <w:rFonts w:ascii="Times New Roman" w:hAnsi="Times New Roman" w:cs="Times New Roman"/>
          <w:rPrChange w:id="1084" w:author="Catalina Suescun Gonzalez" w:date="2026-09-05T10:30:00Z" w16du:dateUtc="2026-09-05T08:30:00Z">
            <w:rPr/>
          </w:rPrChange>
        </w:rPr>
        <w:pPrChange w:id="1085" w:author="Catalina Suescun Gonzalez" w:date="2026-09-05T10:30:00Z" w16du:dateUtc="2026-09-05T08:30:00Z">
          <w:pPr>
            <w:pStyle w:val="Bibliography"/>
          </w:pPr>
        </w:pPrChange>
      </w:pPr>
      <w:r w:rsidRPr="001C6917">
        <w:rPr>
          <w:rFonts w:ascii="Times New Roman" w:hAnsi="Times New Roman" w:cs="Times New Roman"/>
          <w:rPrChange w:id="1086" w:author="Catalina Suescun Gonzalez" w:date="2026-09-05T10:30:00Z" w16du:dateUtc="2026-09-05T08:30:00Z">
            <w:rPr/>
          </w:rPrChange>
        </w:rPr>
        <w:t xml:space="preserve">Dobrovszky, K., </w:t>
      </w:r>
      <w:proofErr w:type="spellStart"/>
      <w:r w:rsidRPr="001C6917">
        <w:rPr>
          <w:rFonts w:ascii="Times New Roman" w:hAnsi="Times New Roman" w:cs="Times New Roman"/>
          <w:rPrChange w:id="1087" w:author="Catalina Suescun Gonzalez" w:date="2026-09-05T10:30:00Z" w16du:dateUtc="2026-09-05T08:30:00Z">
            <w:rPr/>
          </w:rPrChange>
        </w:rPr>
        <w:t>Ronkay</w:t>
      </w:r>
      <w:proofErr w:type="spellEnd"/>
      <w:r w:rsidRPr="001C6917">
        <w:rPr>
          <w:rFonts w:ascii="Times New Roman" w:hAnsi="Times New Roman" w:cs="Times New Roman"/>
          <w:rPrChange w:id="1088" w:author="Catalina Suescun Gonzalez" w:date="2026-09-05T10:30:00Z" w16du:dateUtc="2026-09-05T08:30:00Z">
            <w:rPr/>
          </w:rPrChange>
        </w:rPr>
        <w:t>, F., n.d. Effects of SEBS-g-MA on rheology, morphology and mechanical properties of PET/HDPE blends. https://doi.org/DOI:%2010.3139/217.2970</w:t>
      </w:r>
    </w:p>
    <w:p w14:paraId="7C731E79" w14:textId="77777777" w:rsidR="00427F03" w:rsidRPr="001C6917" w:rsidRDefault="00427F03" w:rsidP="001C6917">
      <w:pPr>
        <w:pStyle w:val="Bibliography"/>
        <w:jc w:val="both"/>
        <w:rPr>
          <w:rFonts w:ascii="Times New Roman" w:hAnsi="Times New Roman" w:cs="Times New Roman"/>
          <w:rPrChange w:id="1089" w:author="Catalina Suescun Gonzalez" w:date="2026-09-05T10:30:00Z" w16du:dateUtc="2026-09-05T08:30:00Z">
            <w:rPr/>
          </w:rPrChange>
        </w:rPr>
        <w:pPrChange w:id="1090" w:author="Catalina Suescun Gonzalez" w:date="2026-09-05T10:30:00Z" w16du:dateUtc="2026-09-05T08:30:00Z">
          <w:pPr>
            <w:pStyle w:val="Bibliography"/>
          </w:pPr>
        </w:pPrChange>
      </w:pPr>
      <w:r w:rsidRPr="001C6917">
        <w:rPr>
          <w:rFonts w:ascii="Times New Roman" w:hAnsi="Times New Roman" w:cs="Times New Roman"/>
          <w:rPrChange w:id="1091" w:author="Catalina Suescun Gonzalez" w:date="2026-09-05T10:30:00Z" w16du:dateUtc="2026-09-05T08:30:00Z">
            <w:rPr/>
          </w:rPrChange>
        </w:rPr>
        <w:t xml:space="preserve">Duty, C., Ajinjeru, C., Kishore, V., Compton, B., </w:t>
      </w:r>
      <w:proofErr w:type="spellStart"/>
      <w:r w:rsidRPr="001C6917">
        <w:rPr>
          <w:rFonts w:ascii="Times New Roman" w:hAnsi="Times New Roman" w:cs="Times New Roman"/>
          <w:rPrChange w:id="1092" w:author="Catalina Suescun Gonzalez" w:date="2026-09-05T10:30:00Z" w16du:dateUtc="2026-09-05T08:30:00Z">
            <w:rPr/>
          </w:rPrChange>
        </w:rPr>
        <w:t>Hmeidat</w:t>
      </w:r>
      <w:proofErr w:type="spellEnd"/>
      <w:r w:rsidRPr="001C6917">
        <w:rPr>
          <w:rFonts w:ascii="Times New Roman" w:hAnsi="Times New Roman" w:cs="Times New Roman"/>
          <w:rPrChange w:id="1093" w:author="Catalina Suescun Gonzalez" w:date="2026-09-05T10:30:00Z" w16du:dateUtc="2026-09-05T08:30:00Z">
            <w:rPr/>
          </w:rPrChange>
        </w:rPr>
        <w:t>, N., Chen, X., Liu, P., Hassen, A.A., Lindahl, J., Kunc, V., 2018. What makes a material printable? A viscoelastic model for extrusion-based 3D printing of polymers. Journal of Manufacturing Processes 35, 526–537. https://doi.org/10.1016/j.jmapro.2018.08.008</w:t>
      </w:r>
    </w:p>
    <w:p w14:paraId="6764F6A0" w14:textId="77777777" w:rsidR="00427F03" w:rsidRPr="001C6917" w:rsidRDefault="00427F03" w:rsidP="001C6917">
      <w:pPr>
        <w:pStyle w:val="Bibliography"/>
        <w:jc w:val="both"/>
        <w:rPr>
          <w:rFonts w:ascii="Times New Roman" w:hAnsi="Times New Roman" w:cs="Times New Roman"/>
          <w:lang w:val="it-IT"/>
          <w:rPrChange w:id="1094" w:author="Catalina Suescun Gonzalez" w:date="2026-09-05T10:30:00Z" w16du:dateUtc="2026-09-05T08:30:00Z">
            <w:rPr/>
          </w:rPrChange>
        </w:rPr>
        <w:pPrChange w:id="1095" w:author="Catalina Suescun Gonzalez" w:date="2026-09-05T10:30:00Z" w16du:dateUtc="2026-09-05T08:30:00Z">
          <w:pPr>
            <w:pStyle w:val="Bibliography"/>
          </w:pPr>
        </w:pPrChange>
      </w:pPr>
      <w:proofErr w:type="spellStart"/>
      <w:r w:rsidRPr="001C6917">
        <w:rPr>
          <w:rFonts w:ascii="Times New Roman" w:hAnsi="Times New Roman" w:cs="Times New Roman"/>
          <w:rPrChange w:id="1096" w:author="Catalina Suescun Gonzalez" w:date="2026-09-05T10:30:00Z" w16du:dateUtc="2026-09-05T08:30:00Z">
            <w:rPr/>
          </w:rPrChange>
        </w:rPr>
        <w:t>Ennaceur</w:t>
      </w:r>
      <w:proofErr w:type="spellEnd"/>
      <w:r w:rsidRPr="001C6917">
        <w:rPr>
          <w:rFonts w:ascii="Times New Roman" w:hAnsi="Times New Roman" w:cs="Times New Roman"/>
          <w:rPrChange w:id="1097" w:author="Catalina Suescun Gonzalez" w:date="2026-09-05T10:30:00Z" w16du:dateUtc="2026-09-05T08:30:00Z">
            <w:rPr/>
          </w:rPrChange>
        </w:rPr>
        <w:t xml:space="preserve">, A., </w:t>
      </w:r>
      <w:proofErr w:type="spellStart"/>
      <w:r w:rsidRPr="001C6917">
        <w:rPr>
          <w:rFonts w:ascii="Times New Roman" w:hAnsi="Times New Roman" w:cs="Times New Roman"/>
          <w:rPrChange w:id="1098" w:author="Catalina Suescun Gonzalez" w:date="2026-09-05T10:30:00Z" w16du:dateUtc="2026-09-05T08:30:00Z">
            <w:rPr/>
          </w:rPrChange>
        </w:rPr>
        <w:t>Elouedi</w:t>
      </w:r>
      <w:proofErr w:type="spellEnd"/>
      <w:r w:rsidRPr="001C6917">
        <w:rPr>
          <w:rFonts w:ascii="Times New Roman" w:hAnsi="Times New Roman" w:cs="Times New Roman"/>
          <w:rPrChange w:id="1099" w:author="Catalina Suescun Gonzalez" w:date="2026-09-05T10:30:00Z" w16du:dateUtc="2026-09-05T08:30:00Z">
            <w:rPr/>
          </w:rPrChange>
        </w:rPr>
        <w:t xml:space="preserve">, Z., Lefevre, E., 2013. Multicriteria Decision Making Based on Qualitative Assessments and Relational Belief, in: Congress of the Italian Association for Artificial Intelligence, AI*IA’2013, Lecture Notes in Computer Science. </w:t>
      </w:r>
      <w:r w:rsidRPr="001C6917">
        <w:rPr>
          <w:rFonts w:ascii="Times New Roman" w:hAnsi="Times New Roman" w:cs="Times New Roman"/>
          <w:lang w:val="it-IT"/>
          <w:rPrChange w:id="1100" w:author="Catalina Suescun Gonzalez" w:date="2026-09-05T10:30:00Z" w16du:dateUtc="2026-09-05T08:30:00Z">
            <w:rPr/>
          </w:rPrChange>
        </w:rPr>
        <w:t xml:space="preserve">Springer International Publishing, Turin, </w:t>
      </w:r>
      <w:proofErr w:type="spellStart"/>
      <w:r w:rsidRPr="001C6917">
        <w:rPr>
          <w:rFonts w:ascii="Times New Roman" w:hAnsi="Times New Roman" w:cs="Times New Roman"/>
          <w:lang w:val="it-IT"/>
          <w:rPrChange w:id="1101" w:author="Catalina Suescun Gonzalez" w:date="2026-09-05T10:30:00Z" w16du:dateUtc="2026-09-05T08:30:00Z">
            <w:rPr/>
          </w:rPrChange>
        </w:rPr>
        <w:t>Italy</w:t>
      </w:r>
      <w:proofErr w:type="spellEnd"/>
      <w:r w:rsidRPr="001C6917">
        <w:rPr>
          <w:rFonts w:ascii="Times New Roman" w:hAnsi="Times New Roman" w:cs="Times New Roman"/>
          <w:lang w:val="it-IT"/>
          <w:rPrChange w:id="1102" w:author="Catalina Suescun Gonzalez" w:date="2026-09-05T10:30:00Z" w16du:dateUtc="2026-09-05T08:30:00Z">
            <w:rPr/>
          </w:rPrChange>
        </w:rPr>
        <w:t>, pp. 48–59. https://doi.org/10.1007/978-3-319-03524-6_5</w:t>
      </w:r>
    </w:p>
    <w:p w14:paraId="27564872" w14:textId="77777777" w:rsidR="00427F03" w:rsidRPr="001C6917" w:rsidRDefault="00427F03" w:rsidP="001C6917">
      <w:pPr>
        <w:pStyle w:val="Bibliography"/>
        <w:jc w:val="both"/>
        <w:rPr>
          <w:rFonts w:ascii="Times New Roman" w:hAnsi="Times New Roman" w:cs="Times New Roman"/>
          <w:rPrChange w:id="1103" w:author="Catalina Suescun Gonzalez" w:date="2026-09-05T10:30:00Z" w16du:dateUtc="2026-09-05T08:30:00Z">
            <w:rPr/>
          </w:rPrChange>
        </w:rPr>
        <w:pPrChange w:id="1104" w:author="Catalina Suescun Gonzalez" w:date="2026-09-05T10:30:00Z" w16du:dateUtc="2026-09-05T08:30:00Z">
          <w:pPr>
            <w:pStyle w:val="Bibliography"/>
          </w:pPr>
        </w:pPrChange>
      </w:pPr>
      <w:r w:rsidRPr="001C6917">
        <w:rPr>
          <w:rFonts w:ascii="Times New Roman" w:hAnsi="Times New Roman" w:cs="Times New Roman"/>
          <w:lang w:val="it-IT"/>
          <w:rPrChange w:id="1105" w:author="Catalina Suescun Gonzalez" w:date="2026-09-05T10:30:00Z" w16du:dateUtc="2026-09-05T08:30:00Z">
            <w:rPr/>
          </w:rPrChange>
        </w:rPr>
        <w:t xml:space="preserve">Esposito Corcione, C., Gervaso, F., Scalera, F., </w:t>
      </w:r>
      <w:proofErr w:type="spellStart"/>
      <w:r w:rsidRPr="001C6917">
        <w:rPr>
          <w:rFonts w:ascii="Times New Roman" w:hAnsi="Times New Roman" w:cs="Times New Roman"/>
          <w:lang w:val="it-IT"/>
          <w:rPrChange w:id="1106" w:author="Catalina Suescun Gonzalez" w:date="2026-09-05T10:30:00Z" w16du:dateUtc="2026-09-05T08:30:00Z">
            <w:rPr/>
          </w:rPrChange>
        </w:rPr>
        <w:t>Padmanabhan</w:t>
      </w:r>
      <w:proofErr w:type="spellEnd"/>
      <w:r w:rsidRPr="001C6917">
        <w:rPr>
          <w:rFonts w:ascii="Times New Roman" w:hAnsi="Times New Roman" w:cs="Times New Roman"/>
          <w:lang w:val="it-IT"/>
          <w:rPrChange w:id="1107" w:author="Catalina Suescun Gonzalez" w:date="2026-09-05T10:30:00Z" w16du:dateUtc="2026-09-05T08:30:00Z">
            <w:rPr/>
          </w:rPrChange>
        </w:rPr>
        <w:t xml:space="preserve">, S.K., </w:t>
      </w:r>
      <w:proofErr w:type="spellStart"/>
      <w:r w:rsidRPr="001C6917">
        <w:rPr>
          <w:rFonts w:ascii="Times New Roman" w:hAnsi="Times New Roman" w:cs="Times New Roman"/>
          <w:lang w:val="it-IT"/>
          <w:rPrChange w:id="1108" w:author="Catalina Suescun Gonzalez" w:date="2026-09-05T10:30:00Z" w16du:dateUtc="2026-09-05T08:30:00Z">
            <w:rPr/>
          </w:rPrChange>
        </w:rPr>
        <w:t>Madaghiele</w:t>
      </w:r>
      <w:proofErr w:type="spellEnd"/>
      <w:r w:rsidRPr="001C6917">
        <w:rPr>
          <w:rFonts w:ascii="Times New Roman" w:hAnsi="Times New Roman" w:cs="Times New Roman"/>
          <w:lang w:val="it-IT"/>
          <w:rPrChange w:id="1109" w:author="Catalina Suescun Gonzalez" w:date="2026-09-05T10:30:00Z" w16du:dateUtc="2026-09-05T08:30:00Z">
            <w:rPr/>
          </w:rPrChange>
        </w:rPr>
        <w:t xml:space="preserve">, M., Montagna, F., Sannino, A., </w:t>
      </w:r>
      <w:proofErr w:type="spellStart"/>
      <w:r w:rsidRPr="001C6917">
        <w:rPr>
          <w:rFonts w:ascii="Times New Roman" w:hAnsi="Times New Roman" w:cs="Times New Roman"/>
          <w:lang w:val="it-IT"/>
          <w:rPrChange w:id="1110" w:author="Catalina Suescun Gonzalez" w:date="2026-09-05T10:30:00Z" w16du:dateUtc="2026-09-05T08:30:00Z">
            <w:rPr/>
          </w:rPrChange>
        </w:rPr>
        <w:t>Licciulli</w:t>
      </w:r>
      <w:proofErr w:type="spellEnd"/>
      <w:r w:rsidRPr="001C6917">
        <w:rPr>
          <w:rFonts w:ascii="Times New Roman" w:hAnsi="Times New Roman" w:cs="Times New Roman"/>
          <w:lang w:val="it-IT"/>
          <w:rPrChange w:id="1111" w:author="Catalina Suescun Gonzalez" w:date="2026-09-05T10:30:00Z" w16du:dateUtc="2026-09-05T08:30:00Z">
            <w:rPr/>
          </w:rPrChange>
        </w:rPr>
        <w:t xml:space="preserve">, A., Maffezzoli, A., 2019. </w:t>
      </w:r>
      <w:r w:rsidRPr="001C6917">
        <w:rPr>
          <w:rFonts w:ascii="Times New Roman" w:hAnsi="Times New Roman" w:cs="Times New Roman"/>
          <w:rPrChange w:id="1112" w:author="Catalina Suescun Gonzalez" w:date="2026-09-05T10:30:00Z" w16du:dateUtc="2026-09-05T08:30:00Z">
            <w:rPr/>
          </w:rPrChange>
        </w:rPr>
        <w:t>Highly loaded hydroxyapatite microsphere/ PLA porous scaffolds obtained by fused deposition modelling. Ceramics International 45, 2803–2810. https://doi.org/10.1016/j.ceramint.2018.07.297</w:t>
      </w:r>
    </w:p>
    <w:p w14:paraId="3425FB9B" w14:textId="77777777" w:rsidR="00427F03" w:rsidRPr="001C6917" w:rsidRDefault="00427F03" w:rsidP="001C6917">
      <w:pPr>
        <w:pStyle w:val="Bibliography"/>
        <w:jc w:val="both"/>
        <w:rPr>
          <w:rFonts w:ascii="Times New Roman" w:hAnsi="Times New Roman" w:cs="Times New Roman"/>
          <w:rPrChange w:id="1113" w:author="Catalina Suescun Gonzalez" w:date="2026-09-05T10:30:00Z" w16du:dateUtc="2026-09-05T08:30:00Z">
            <w:rPr/>
          </w:rPrChange>
        </w:rPr>
        <w:pPrChange w:id="1114" w:author="Catalina Suescun Gonzalez" w:date="2026-09-05T10:30:00Z" w16du:dateUtc="2026-09-05T08:30:00Z">
          <w:pPr>
            <w:pStyle w:val="Bibliography"/>
          </w:pPr>
        </w:pPrChange>
      </w:pPr>
      <w:proofErr w:type="spellStart"/>
      <w:r w:rsidRPr="001C6917">
        <w:rPr>
          <w:rFonts w:ascii="Times New Roman" w:hAnsi="Times New Roman" w:cs="Times New Roman"/>
          <w:rPrChange w:id="1115" w:author="Catalina Suescun Gonzalez" w:date="2026-09-05T10:30:00Z" w16du:dateUtc="2026-09-05T08:30:00Z">
            <w:rPr/>
          </w:rPrChange>
        </w:rPr>
        <w:t>eXpert</w:t>
      </w:r>
      <w:proofErr w:type="spellEnd"/>
      <w:r w:rsidRPr="001C6917">
        <w:rPr>
          <w:rFonts w:ascii="Times New Roman" w:hAnsi="Times New Roman" w:cs="Times New Roman"/>
          <w:rPrChange w:id="1116" w:author="Catalina Suescun Gonzalez" w:date="2026-09-05T10:30:00Z" w16du:dateUtc="2026-09-05T08:30:00Z">
            <w:rPr/>
          </w:rPrChange>
        </w:rPr>
        <w:t xml:space="preserve"> 7600 Single Column Universal Testing Machine, n.d. . ADMET. URL https://www.admet.com/products/universal-testing-machines/expert-7600/ (accessed 4.14.25).</w:t>
      </w:r>
    </w:p>
    <w:p w14:paraId="30323A02" w14:textId="77777777" w:rsidR="00427F03" w:rsidRPr="001C6917" w:rsidRDefault="00427F03" w:rsidP="001C6917">
      <w:pPr>
        <w:pStyle w:val="Bibliography"/>
        <w:jc w:val="both"/>
        <w:rPr>
          <w:rFonts w:ascii="Times New Roman" w:hAnsi="Times New Roman" w:cs="Times New Roman"/>
          <w:rPrChange w:id="1117" w:author="Catalina Suescun Gonzalez" w:date="2026-09-05T10:30:00Z" w16du:dateUtc="2026-09-05T08:30:00Z">
            <w:rPr/>
          </w:rPrChange>
        </w:rPr>
        <w:pPrChange w:id="1118" w:author="Catalina Suescun Gonzalez" w:date="2026-09-05T10:30:00Z" w16du:dateUtc="2026-09-05T08:30:00Z">
          <w:pPr>
            <w:pStyle w:val="Bibliography"/>
          </w:pPr>
        </w:pPrChange>
      </w:pPr>
      <w:r w:rsidRPr="001C6917">
        <w:rPr>
          <w:rFonts w:ascii="Times New Roman" w:hAnsi="Times New Roman" w:cs="Times New Roman"/>
          <w:rPrChange w:id="1119" w:author="Catalina Suescun Gonzalez" w:date="2026-09-05T10:30:00Z" w16du:dateUtc="2026-09-05T08:30:00Z">
            <w:rPr/>
          </w:rPrChange>
        </w:rPr>
        <w:t xml:space="preserve">Fidan, I., Huseynov, O., Ali, M.A., Alkunte, S., </w:t>
      </w:r>
      <w:proofErr w:type="spellStart"/>
      <w:r w:rsidRPr="001C6917">
        <w:rPr>
          <w:rFonts w:ascii="Times New Roman" w:hAnsi="Times New Roman" w:cs="Times New Roman"/>
          <w:rPrChange w:id="1120" w:author="Catalina Suescun Gonzalez" w:date="2026-09-05T10:30:00Z" w16du:dateUtc="2026-09-05T08:30:00Z">
            <w:rPr/>
          </w:rPrChange>
        </w:rPr>
        <w:t>Rajeshirke</w:t>
      </w:r>
      <w:proofErr w:type="spellEnd"/>
      <w:r w:rsidRPr="001C6917">
        <w:rPr>
          <w:rFonts w:ascii="Times New Roman" w:hAnsi="Times New Roman" w:cs="Times New Roman"/>
          <w:rPrChange w:id="1121" w:author="Catalina Suescun Gonzalez" w:date="2026-09-05T10:30:00Z" w16du:dateUtc="2026-09-05T08:30:00Z">
            <w:rPr/>
          </w:rPrChange>
        </w:rPr>
        <w:t>, M., Gupta, A., Hasanov, S., Tantawi, K., Yasa, E., Yilmaz, O., Loy, J., Popov, V., Sharma, A., 2023. Recent Inventions in Additive Manufacturing: Holistic Review. Inventions 8, 103. https://doi.org/10.3390/inventions8040103</w:t>
      </w:r>
    </w:p>
    <w:p w14:paraId="11E82A42" w14:textId="77777777" w:rsidR="00427F03" w:rsidRPr="001C6917" w:rsidRDefault="00427F03" w:rsidP="001C6917">
      <w:pPr>
        <w:pStyle w:val="Bibliography"/>
        <w:jc w:val="both"/>
        <w:rPr>
          <w:rFonts w:ascii="Times New Roman" w:hAnsi="Times New Roman" w:cs="Times New Roman"/>
          <w:rPrChange w:id="1122" w:author="Catalina Suescun Gonzalez" w:date="2026-09-05T10:30:00Z" w16du:dateUtc="2026-09-05T08:30:00Z">
            <w:rPr/>
          </w:rPrChange>
        </w:rPr>
        <w:pPrChange w:id="1123" w:author="Catalina Suescun Gonzalez" w:date="2026-09-05T10:30:00Z" w16du:dateUtc="2026-09-05T08:30:00Z">
          <w:pPr>
            <w:pStyle w:val="Bibliography"/>
          </w:pPr>
        </w:pPrChange>
      </w:pPr>
      <w:r w:rsidRPr="001C6917">
        <w:rPr>
          <w:rFonts w:ascii="Times New Roman" w:hAnsi="Times New Roman" w:cs="Times New Roman"/>
          <w:lang w:val="it-IT"/>
          <w:rPrChange w:id="1124" w:author="Catalina Suescun Gonzalez" w:date="2026-09-05T10:30:00Z" w16du:dateUtc="2026-09-05T08:30:00Z">
            <w:rPr/>
          </w:rPrChange>
        </w:rPr>
        <w:t xml:space="preserve">Gao, X., Qi, S., </w:t>
      </w:r>
      <w:proofErr w:type="spellStart"/>
      <w:r w:rsidRPr="001C6917">
        <w:rPr>
          <w:rFonts w:ascii="Times New Roman" w:hAnsi="Times New Roman" w:cs="Times New Roman"/>
          <w:lang w:val="it-IT"/>
          <w:rPrChange w:id="1125" w:author="Catalina Suescun Gonzalez" w:date="2026-09-05T10:30:00Z" w16du:dateUtc="2026-09-05T08:30:00Z">
            <w:rPr/>
          </w:rPrChange>
        </w:rPr>
        <w:t>Kuang</w:t>
      </w:r>
      <w:proofErr w:type="spellEnd"/>
      <w:r w:rsidRPr="001C6917">
        <w:rPr>
          <w:rFonts w:ascii="Times New Roman" w:hAnsi="Times New Roman" w:cs="Times New Roman"/>
          <w:lang w:val="it-IT"/>
          <w:rPrChange w:id="1126" w:author="Catalina Suescun Gonzalez" w:date="2026-09-05T10:30:00Z" w16du:dateUtc="2026-09-05T08:30:00Z">
            <w:rPr/>
          </w:rPrChange>
        </w:rPr>
        <w:t xml:space="preserve">, X., Su, Y., Li, J., </w:t>
      </w:r>
      <w:proofErr w:type="spellStart"/>
      <w:r w:rsidRPr="001C6917">
        <w:rPr>
          <w:rFonts w:ascii="Times New Roman" w:hAnsi="Times New Roman" w:cs="Times New Roman"/>
          <w:lang w:val="it-IT"/>
          <w:rPrChange w:id="1127" w:author="Catalina Suescun Gonzalez" w:date="2026-09-05T10:30:00Z" w16du:dateUtc="2026-09-05T08:30:00Z">
            <w:rPr/>
          </w:rPrChange>
        </w:rPr>
        <w:t>Wang</w:t>
      </w:r>
      <w:proofErr w:type="spellEnd"/>
      <w:r w:rsidRPr="001C6917">
        <w:rPr>
          <w:rFonts w:ascii="Times New Roman" w:hAnsi="Times New Roman" w:cs="Times New Roman"/>
          <w:lang w:val="it-IT"/>
          <w:rPrChange w:id="1128" w:author="Catalina Suescun Gonzalez" w:date="2026-09-05T10:30:00Z" w16du:dateUtc="2026-09-05T08:30:00Z">
            <w:rPr/>
          </w:rPrChange>
        </w:rPr>
        <w:t xml:space="preserve">, D., 2021. </w:t>
      </w:r>
      <w:r w:rsidRPr="001C6917">
        <w:rPr>
          <w:rFonts w:ascii="Times New Roman" w:hAnsi="Times New Roman" w:cs="Times New Roman"/>
          <w:rPrChange w:id="1129" w:author="Catalina Suescun Gonzalez" w:date="2026-09-05T10:30:00Z" w16du:dateUtc="2026-09-05T08:30:00Z">
            <w:rPr/>
          </w:rPrChange>
        </w:rPr>
        <w:t>Fused filament fabrication of polymer materials: A review of interlayer bond. Additive Manufacturing 37, 101658. https://doi.org/10.1016/j.addma.2020.101658</w:t>
      </w:r>
    </w:p>
    <w:p w14:paraId="12A9DD0D" w14:textId="77777777" w:rsidR="00427F03" w:rsidRPr="001C6917" w:rsidRDefault="00427F03" w:rsidP="001C6917">
      <w:pPr>
        <w:pStyle w:val="Bibliography"/>
        <w:jc w:val="both"/>
        <w:rPr>
          <w:rFonts w:ascii="Times New Roman" w:hAnsi="Times New Roman" w:cs="Times New Roman"/>
          <w:rPrChange w:id="1130" w:author="Catalina Suescun Gonzalez" w:date="2026-09-05T10:30:00Z" w16du:dateUtc="2026-09-05T08:30:00Z">
            <w:rPr/>
          </w:rPrChange>
        </w:rPr>
        <w:pPrChange w:id="1131" w:author="Catalina Suescun Gonzalez" w:date="2026-09-05T10:30:00Z" w16du:dateUtc="2026-09-05T08:30:00Z">
          <w:pPr>
            <w:pStyle w:val="Bibliography"/>
          </w:pPr>
        </w:pPrChange>
      </w:pPr>
      <w:r w:rsidRPr="001C6917">
        <w:rPr>
          <w:rFonts w:ascii="Times New Roman" w:hAnsi="Times New Roman" w:cs="Times New Roman"/>
          <w:rPrChange w:id="1132" w:author="Catalina Suescun Gonzalez" w:date="2026-09-05T10:30:00Z" w16du:dateUtc="2026-09-05T08:30:00Z">
            <w:rPr/>
          </w:rPrChange>
        </w:rPr>
        <w:lastRenderedPageBreak/>
        <w:t xml:space="preserve">Garwacki, M., Cudnik, I., </w:t>
      </w:r>
      <w:proofErr w:type="spellStart"/>
      <w:r w:rsidRPr="001C6917">
        <w:rPr>
          <w:rFonts w:ascii="Times New Roman" w:hAnsi="Times New Roman" w:cs="Times New Roman"/>
          <w:rPrChange w:id="1133" w:author="Catalina Suescun Gonzalez" w:date="2026-09-05T10:30:00Z" w16du:dateUtc="2026-09-05T08:30:00Z">
            <w:rPr/>
          </w:rPrChange>
        </w:rPr>
        <w:t>Dziadowiec</w:t>
      </w:r>
      <w:proofErr w:type="spellEnd"/>
      <w:r w:rsidRPr="001C6917">
        <w:rPr>
          <w:rFonts w:ascii="Times New Roman" w:hAnsi="Times New Roman" w:cs="Times New Roman"/>
          <w:rPrChange w:id="1134" w:author="Catalina Suescun Gonzalez" w:date="2026-09-05T10:30:00Z" w16du:dateUtc="2026-09-05T08:30:00Z">
            <w:rPr/>
          </w:rPrChange>
        </w:rPr>
        <w:t>, D., Szymczak, P., Andrzejewski, J., 2024. The Development of Sustainable Polyethylene Terephthalate Glycol-Based (PETG) Blends for Additive Manufacturing Processing—The Use of Multilayered Foil Waste as the Blend Component. Materials 17, 1083. https://doi.org/10.3390/ma17051083</w:t>
      </w:r>
    </w:p>
    <w:p w14:paraId="1992029C" w14:textId="77777777" w:rsidR="00427F03" w:rsidRPr="001C6917" w:rsidRDefault="00427F03" w:rsidP="001C6917">
      <w:pPr>
        <w:pStyle w:val="Bibliography"/>
        <w:jc w:val="both"/>
        <w:rPr>
          <w:rFonts w:ascii="Times New Roman" w:hAnsi="Times New Roman" w:cs="Times New Roman"/>
          <w:rPrChange w:id="1135" w:author="Catalina Suescun Gonzalez" w:date="2026-09-05T10:30:00Z" w16du:dateUtc="2026-09-05T08:30:00Z">
            <w:rPr/>
          </w:rPrChange>
        </w:rPr>
        <w:pPrChange w:id="1136" w:author="Catalina Suescun Gonzalez" w:date="2026-09-05T10:30:00Z" w16du:dateUtc="2026-09-05T08:30:00Z">
          <w:pPr>
            <w:pStyle w:val="Bibliography"/>
          </w:pPr>
        </w:pPrChange>
      </w:pPr>
      <w:r w:rsidRPr="001C6917">
        <w:rPr>
          <w:rFonts w:ascii="Times New Roman" w:hAnsi="Times New Roman" w:cs="Times New Roman"/>
          <w:rPrChange w:id="1137" w:author="Catalina Suescun Gonzalez" w:date="2026-09-05T10:30:00Z" w16du:dateUtc="2026-09-05T08:30:00Z">
            <w:rPr/>
          </w:rPrChange>
        </w:rPr>
        <w:t>Ghorbani, J., Koirala, P., Shen, Y.-L., Tehrani, M., 2022. Eliminating voids and reducing mechanical anisotropy in fused filament fabrication parts by adjusting the filament extrusion rate. Journal of Manufacturing Processes 80, 651–658. https://doi.org/10.1016/j.jmapro.2022.06.026</w:t>
      </w:r>
    </w:p>
    <w:p w14:paraId="117AC7B5" w14:textId="77777777" w:rsidR="00427F03" w:rsidRPr="001C6917" w:rsidRDefault="00427F03" w:rsidP="001C6917">
      <w:pPr>
        <w:pStyle w:val="Bibliography"/>
        <w:jc w:val="both"/>
        <w:rPr>
          <w:rFonts w:ascii="Times New Roman" w:hAnsi="Times New Roman" w:cs="Times New Roman"/>
          <w:rPrChange w:id="1138" w:author="Catalina Suescun Gonzalez" w:date="2026-09-05T10:30:00Z" w16du:dateUtc="2026-09-05T08:30:00Z">
            <w:rPr/>
          </w:rPrChange>
        </w:rPr>
        <w:pPrChange w:id="1139" w:author="Catalina Suescun Gonzalez" w:date="2026-09-05T10:30:00Z" w16du:dateUtc="2026-09-05T08:30:00Z">
          <w:pPr>
            <w:pStyle w:val="Bibliography"/>
          </w:pPr>
        </w:pPrChange>
      </w:pPr>
      <w:r w:rsidRPr="001C6917">
        <w:rPr>
          <w:rFonts w:ascii="Times New Roman" w:hAnsi="Times New Roman" w:cs="Times New Roman"/>
          <w:rPrChange w:id="1140" w:author="Catalina Suescun Gonzalez" w:date="2026-09-05T10:30:00Z" w16du:dateUtc="2026-09-05T08:30:00Z">
            <w:rPr/>
          </w:rPrChange>
        </w:rPr>
        <w:t xml:space="preserve">Giani, N., </w:t>
      </w:r>
      <w:proofErr w:type="spellStart"/>
      <w:r w:rsidRPr="001C6917">
        <w:rPr>
          <w:rFonts w:ascii="Times New Roman" w:hAnsi="Times New Roman" w:cs="Times New Roman"/>
          <w:rPrChange w:id="1141" w:author="Catalina Suescun Gonzalez" w:date="2026-09-05T10:30:00Z" w16du:dateUtc="2026-09-05T08:30:00Z">
            <w:rPr/>
          </w:rPrChange>
        </w:rPr>
        <w:t>Mazzocchetti</w:t>
      </w:r>
      <w:proofErr w:type="spellEnd"/>
      <w:r w:rsidRPr="001C6917">
        <w:rPr>
          <w:rFonts w:ascii="Times New Roman" w:hAnsi="Times New Roman" w:cs="Times New Roman"/>
          <w:rPrChange w:id="1142" w:author="Catalina Suescun Gonzalez" w:date="2026-09-05T10:30:00Z" w16du:dateUtc="2026-09-05T08:30:00Z">
            <w:rPr/>
          </w:rPrChange>
        </w:rPr>
        <w:t>, L., Benelli, T., Picchioni, F., Giorgini, L., 2022. Towards sustainability in 3D printing of thermoplastic composites: Evaluation of recycled carbon fibers as reinforcing agent for FDM filament production and 3D printing. Composites Part A: Applied Science and Manufacturing 159, 107002. https://doi.org/10.1016/j.compositesa.2022.107002</w:t>
      </w:r>
    </w:p>
    <w:p w14:paraId="2E4C249A" w14:textId="77777777" w:rsidR="00427F03" w:rsidRPr="001C6917" w:rsidRDefault="00427F03" w:rsidP="001C6917">
      <w:pPr>
        <w:pStyle w:val="Bibliography"/>
        <w:jc w:val="both"/>
        <w:rPr>
          <w:rFonts w:ascii="Times New Roman" w:hAnsi="Times New Roman" w:cs="Times New Roman"/>
          <w:rPrChange w:id="1143" w:author="Catalina Suescun Gonzalez" w:date="2026-09-05T10:30:00Z" w16du:dateUtc="2026-09-05T08:30:00Z">
            <w:rPr/>
          </w:rPrChange>
        </w:rPr>
        <w:pPrChange w:id="1144" w:author="Catalina Suescun Gonzalez" w:date="2026-09-05T10:30:00Z" w16du:dateUtc="2026-09-05T08:30:00Z">
          <w:pPr>
            <w:pStyle w:val="Bibliography"/>
          </w:pPr>
        </w:pPrChange>
      </w:pPr>
      <w:r w:rsidRPr="001C6917">
        <w:rPr>
          <w:rFonts w:ascii="Times New Roman" w:hAnsi="Times New Roman" w:cs="Times New Roman"/>
          <w:rPrChange w:id="1145" w:author="Catalina Suescun Gonzalez" w:date="2026-09-05T10:30:00Z" w16du:dateUtc="2026-09-05T08:30:00Z">
            <w:rPr/>
          </w:rPrChange>
        </w:rPr>
        <w:t>Gonzalez, C., Basdeo, A., Romani, A., Pearce, J., 2024. Assessing Reproducibility of Large-scale 3D printing of using Recycled PET Plastic Bottles in a North American Context.</w:t>
      </w:r>
    </w:p>
    <w:p w14:paraId="3A24E41D" w14:textId="77777777" w:rsidR="00427F03" w:rsidRPr="001C6917" w:rsidRDefault="00427F03" w:rsidP="001C6917">
      <w:pPr>
        <w:pStyle w:val="Bibliography"/>
        <w:jc w:val="both"/>
        <w:rPr>
          <w:rFonts w:ascii="Times New Roman" w:hAnsi="Times New Roman" w:cs="Times New Roman"/>
          <w:rPrChange w:id="1146" w:author="Catalina Suescun Gonzalez" w:date="2026-09-05T10:30:00Z" w16du:dateUtc="2026-09-05T08:30:00Z">
            <w:rPr/>
          </w:rPrChange>
        </w:rPr>
        <w:pPrChange w:id="1147" w:author="Catalina Suescun Gonzalez" w:date="2026-09-05T10:30:00Z" w16du:dateUtc="2026-09-05T08:30:00Z">
          <w:pPr>
            <w:pStyle w:val="Bibliography"/>
          </w:pPr>
        </w:pPrChange>
      </w:pPr>
      <w:r w:rsidRPr="001C6917">
        <w:rPr>
          <w:rFonts w:ascii="Times New Roman" w:hAnsi="Times New Roman" w:cs="Times New Roman"/>
          <w:rPrChange w:id="1148" w:author="Catalina Suescun Gonzalez" w:date="2026-09-05T10:30:00Z" w16du:dateUtc="2026-09-05T08:30:00Z">
            <w:rPr/>
          </w:rPrChange>
        </w:rPr>
        <w:t>Gonzalez, C.S., Basdeo, A., Romani, A., Cruz Sanchez, F.A., Nouvel, C., Boudaoud, H., Pearce, J.M., 2026. Evaluation of the Potential of Large-Scale 3D Printing to Promote a Circular Economy of PET Plastic Bottles: Comparison Between European and North American, in: Kohl, H., Seliger, G., Dietrich, F., Campana, G. (Eds.), Safe and Sustainable Value Creation by Design. Springer Nature Switzerland, Cham, pp. 524–533. https://doi.org/10.1007/978-3-032-21157-6_58</w:t>
      </w:r>
    </w:p>
    <w:p w14:paraId="345000E8" w14:textId="77777777" w:rsidR="00427F03" w:rsidRPr="001C6917" w:rsidRDefault="00427F03" w:rsidP="001C6917">
      <w:pPr>
        <w:pStyle w:val="Bibliography"/>
        <w:jc w:val="both"/>
        <w:rPr>
          <w:rFonts w:ascii="Times New Roman" w:hAnsi="Times New Roman" w:cs="Times New Roman"/>
          <w:rPrChange w:id="1149" w:author="Catalina Suescun Gonzalez" w:date="2026-09-05T10:30:00Z" w16du:dateUtc="2026-09-05T08:30:00Z">
            <w:rPr/>
          </w:rPrChange>
        </w:rPr>
        <w:pPrChange w:id="1150" w:author="Catalina Suescun Gonzalez" w:date="2026-09-05T10:30:00Z" w16du:dateUtc="2026-09-05T08:30:00Z">
          <w:pPr>
            <w:pStyle w:val="Bibliography"/>
          </w:pPr>
        </w:pPrChange>
      </w:pPr>
      <w:r w:rsidRPr="001C6917">
        <w:rPr>
          <w:rFonts w:ascii="Times New Roman" w:hAnsi="Times New Roman" w:cs="Times New Roman"/>
          <w:rPrChange w:id="1151" w:author="Catalina Suescun Gonzalez" w:date="2026-09-05T10:30:00Z" w16du:dateUtc="2026-09-05T08:30:00Z">
            <w:rPr/>
          </w:rPrChange>
        </w:rPr>
        <w:t xml:space="preserve">Gordeev, E.G., </w:t>
      </w:r>
      <w:proofErr w:type="spellStart"/>
      <w:r w:rsidRPr="001C6917">
        <w:rPr>
          <w:rFonts w:ascii="Times New Roman" w:hAnsi="Times New Roman" w:cs="Times New Roman"/>
          <w:rPrChange w:id="1152" w:author="Catalina Suescun Gonzalez" w:date="2026-09-05T10:30:00Z" w16du:dateUtc="2026-09-05T08:30:00Z">
            <w:rPr/>
          </w:rPrChange>
        </w:rPr>
        <w:t>Galushko</w:t>
      </w:r>
      <w:proofErr w:type="spellEnd"/>
      <w:r w:rsidRPr="001C6917">
        <w:rPr>
          <w:rFonts w:ascii="Times New Roman" w:hAnsi="Times New Roman" w:cs="Times New Roman"/>
          <w:rPrChange w:id="1153" w:author="Catalina Suescun Gonzalez" w:date="2026-09-05T10:30:00Z" w16du:dateUtc="2026-09-05T08:30:00Z">
            <w:rPr/>
          </w:rPrChange>
        </w:rPr>
        <w:t>, A.S., Ananikov, V.P., 2018. Improvement of quality of 3D printed objects by elimination of microscopic structural defects in fused deposition modeling. PLOS ONE 13, e0198370. https://doi.org/10.1371/journal.pone.0198370</w:t>
      </w:r>
    </w:p>
    <w:p w14:paraId="7C3F8BFC" w14:textId="77777777" w:rsidR="00427F03" w:rsidRPr="001C6917" w:rsidRDefault="00427F03" w:rsidP="001C6917">
      <w:pPr>
        <w:pStyle w:val="Bibliography"/>
        <w:jc w:val="both"/>
        <w:rPr>
          <w:rFonts w:ascii="Times New Roman" w:hAnsi="Times New Roman" w:cs="Times New Roman"/>
          <w:rPrChange w:id="1154" w:author="Catalina Suescun Gonzalez" w:date="2026-09-05T10:30:00Z" w16du:dateUtc="2026-09-05T08:30:00Z">
            <w:rPr/>
          </w:rPrChange>
        </w:rPr>
        <w:pPrChange w:id="1155" w:author="Catalina Suescun Gonzalez" w:date="2026-09-05T10:30:00Z" w16du:dateUtc="2026-09-05T08:30:00Z">
          <w:pPr>
            <w:pStyle w:val="Bibliography"/>
          </w:pPr>
        </w:pPrChange>
      </w:pPr>
      <w:r w:rsidRPr="001C6917">
        <w:rPr>
          <w:rFonts w:ascii="Times New Roman" w:hAnsi="Times New Roman" w:cs="Times New Roman"/>
          <w:rPrChange w:id="1156" w:author="Catalina Suescun Gonzalez" w:date="2026-09-05T10:30:00Z" w16du:dateUtc="2026-09-05T08:30:00Z">
            <w:rPr/>
          </w:rPrChange>
        </w:rPr>
        <w:t>Goyanes, A., 2015. 3D Printing of Medicines: Engineering Novel Oral Devices with Unique Design and Drug Release Characteristics. Mol. Pharmaceutics 12, 4077–4084. https://doi.org/10.1021/acs.molpharmaceut.5b00510</w:t>
      </w:r>
    </w:p>
    <w:p w14:paraId="2CEA3C3B" w14:textId="77777777" w:rsidR="00427F03" w:rsidRPr="001C6917" w:rsidRDefault="00427F03" w:rsidP="001C6917">
      <w:pPr>
        <w:pStyle w:val="Bibliography"/>
        <w:jc w:val="both"/>
        <w:rPr>
          <w:rFonts w:ascii="Times New Roman" w:hAnsi="Times New Roman" w:cs="Times New Roman"/>
          <w:rPrChange w:id="1157" w:author="Catalina Suescun Gonzalez" w:date="2026-09-05T10:30:00Z" w16du:dateUtc="2026-09-05T08:30:00Z">
            <w:rPr/>
          </w:rPrChange>
        </w:rPr>
        <w:pPrChange w:id="1158" w:author="Catalina Suescun Gonzalez" w:date="2026-09-05T10:30:00Z" w16du:dateUtc="2026-09-05T08:30:00Z">
          <w:pPr>
            <w:pStyle w:val="Bibliography"/>
          </w:pPr>
        </w:pPrChange>
      </w:pPr>
      <w:r w:rsidRPr="001C6917">
        <w:rPr>
          <w:rFonts w:ascii="Times New Roman" w:hAnsi="Times New Roman" w:cs="Times New Roman"/>
          <w:rPrChange w:id="1159" w:author="Catalina Suescun Gonzalez" w:date="2026-09-05T10:30:00Z" w16du:dateUtc="2026-09-05T08:30:00Z">
            <w:rPr/>
          </w:rPrChange>
        </w:rPr>
        <w:t xml:space="preserve">Goyanes, A., </w:t>
      </w:r>
      <w:proofErr w:type="spellStart"/>
      <w:r w:rsidRPr="001C6917">
        <w:rPr>
          <w:rFonts w:ascii="Times New Roman" w:hAnsi="Times New Roman" w:cs="Times New Roman"/>
          <w:rPrChange w:id="1160" w:author="Catalina Suescun Gonzalez" w:date="2026-09-05T10:30:00Z" w16du:dateUtc="2026-09-05T08:30:00Z">
            <w:rPr/>
          </w:rPrChange>
        </w:rPr>
        <w:t>Buanz</w:t>
      </w:r>
      <w:proofErr w:type="spellEnd"/>
      <w:r w:rsidRPr="001C6917">
        <w:rPr>
          <w:rFonts w:ascii="Times New Roman" w:hAnsi="Times New Roman" w:cs="Times New Roman"/>
          <w:rPrChange w:id="1161" w:author="Catalina Suescun Gonzalez" w:date="2026-09-05T10:30:00Z" w16du:dateUtc="2026-09-05T08:30:00Z">
            <w:rPr/>
          </w:rPrChange>
        </w:rPr>
        <w:t>, A.B.M., Basit, A.W., Gaisford, S., 2014. Fused-filament 3D printing (3DP) for fabrication of tablets. International Journal of Pharmaceutics 476, 88–92. https://doi.org/10.1016/j.ijpharm.2014.09.044</w:t>
      </w:r>
    </w:p>
    <w:p w14:paraId="31157CAD" w14:textId="77777777" w:rsidR="00427F03" w:rsidRPr="001C6917" w:rsidRDefault="00427F03" w:rsidP="001C6917">
      <w:pPr>
        <w:pStyle w:val="Bibliography"/>
        <w:jc w:val="both"/>
        <w:rPr>
          <w:rFonts w:ascii="Times New Roman" w:hAnsi="Times New Roman" w:cs="Times New Roman"/>
          <w:rPrChange w:id="1162" w:author="Catalina Suescun Gonzalez" w:date="2026-09-05T10:30:00Z" w16du:dateUtc="2026-09-05T08:30:00Z">
            <w:rPr/>
          </w:rPrChange>
        </w:rPr>
        <w:pPrChange w:id="1163" w:author="Catalina Suescun Gonzalez" w:date="2026-09-05T10:30:00Z" w16du:dateUtc="2026-09-05T08:30:00Z">
          <w:pPr>
            <w:pStyle w:val="Bibliography"/>
          </w:pPr>
        </w:pPrChange>
      </w:pPr>
      <w:r w:rsidRPr="001C6917">
        <w:rPr>
          <w:rFonts w:ascii="Times New Roman" w:hAnsi="Times New Roman" w:cs="Times New Roman"/>
          <w:rPrChange w:id="1164" w:author="Catalina Suescun Gonzalez" w:date="2026-09-05T10:30:00Z" w16du:dateUtc="2026-09-05T08:30:00Z">
            <w:rPr/>
          </w:rPrChange>
        </w:rPr>
        <w:t>Halidi, S.N.A.M., Abdullah, J., 2012. Moisture effects on the ABS used for Fused Deposition Modeling rapid prototyping machine. 2012 IEEE Symposium on Humanities, Science and Engineering Research 839–843. https://doi.org/10.1109/SHUSER.2012.6268999</w:t>
      </w:r>
    </w:p>
    <w:p w14:paraId="205CB923" w14:textId="77777777" w:rsidR="00427F03" w:rsidRPr="001C6917" w:rsidRDefault="00427F03" w:rsidP="001C6917">
      <w:pPr>
        <w:pStyle w:val="Bibliography"/>
        <w:jc w:val="both"/>
        <w:rPr>
          <w:rFonts w:ascii="Times New Roman" w:hAnsi="Times New Roman" w:cs="Times New Roman"/>
          <w:rPrChange w:id="1165" w:author="Catalina Suescun Gonzalez" w:date="2026-09-05T10:30:00Z" w16du:dateUtc="2026-09-05T08:30:00Z">
            <w:rPr/>
          </w:rPrChange>
        </w:rPr>
        <w:pPrChange w:id="1166" w:author="Catalina Suescun Gonzalez" w:date="2026-09-05T10:30:00Z" w16du:dateUtc="2026-09-05T08:30:00Z">
          <w:pPr>
            <w:pStyle w:val="Bibliography"/>
          </w:pPr>
        </w:pPrChange>
      </w:pPr>
      <w:r w:rsidRPr="001C6917">
        <w:rPr>
          <w:rFonts w:ascii="Times New Roman" w:hAnsi="Times New Roman" w:cs="Times New Roman"/>
          <w:lang w:val="fr-FR"/>
          <w:rPrChange w:id="1167" w:author="Catalina Suescun Gonzalez" w:date="2026-09-05T10:30:00Z" w16du:dateUtc="2026-09-05T08:30:00Z">
            <w:rPr/>
          </w:rPrChange>
        </w:rPr>
        <w:t xml:space="preserve">Image J, </w:t>
      </w:r>
      <w:proofErr w:type="spellStart"/>
      <w:r w:rsidRPr="001C6917">
        <w:rPr>
          <w:rFonts w:ascii="Times New Roman" w:hAnsi="Times New Roman" w:cs="Times New Roman"/>
          <w:lang w:val="fr-FR"/>
          <w:rPrChange w:id="1168" w:author="Catalina Suescun Gonzalez" w:date="2026-09-05T10:30:00Z" w16du:dateUtc="2026-09-05T08:30:00Z">
            <w:rPr/>
          </w:rPrChange>
        </w:rPr>
        <w:t>n.d</w:t>
      </w:r>
      <w:proofErr w:type="spellEnd"/>
      <w:r w:rsidRPr="001C6917">
        <w:rPr>
          <w:rFonts w:ascii="Times New Roman" w:hAnsi="Times New Roman" w:cs="Times New Roman"/>
          <w:lang w:val="fr-FR"/>
          <w:rPrChange w:id="1169" w:author="Catalina Suescun Gonzalez" w:date="2026-09-05T10:30:00Z" w16du:dateUtc="2026-09-05T08:30:00Z">
            <w:rPr/>
          </w:rPrChange>
        </w:rPr>
        <w:t xml:space="preserve">. </w:t>
      </w:r>
      <w:proofErr w:type="spellStart"/>
      <w:r w:rsidRPr="001C6917">
        <w:rPr>
          <w:rFonts w:ascii="Times New Roman" w:hAnsi="Times New Roman" w:cs="Times New Roman"/>
          <w:lang w:val="fr-FR"/>
          <w:rPrChange w:id="1170" w:author="Catalina Suescun Gonzalez" w:date="2026-09-05T10:30:00Z" w16du:dateUtc="2026-09-05T08:30:00Z">
            <w:rPr/>
          </w:rPrChange>
        </w:rPr>
        <w:t>Imaje</w:t>
      </w:r>
      <w:proofErr w:type="spellEnd"/>
      <w:r w:rsidRPr="001C6917">
        <w:rPr>
          <w:rFonts w:ascii="Times New Roman" w:hAnsi="Times New Roman" w:cs="Times New Roman"/>
          <w:lang w:val="fr-FR"/>
          <w:rPrChange w:id="1171" w:author="Catalina Suescun Gonzalez" w:date="2026-09-05T10:30:00Z" w16du:dateUtc="2026-09-05T08:30:00Z">
            <w:rPr/>
          </w:rPrChange>
        </w:rPr>
        <w:t xml:space="preserve"> j [WWW Document]. </w:t>
      </w:r>
      <w:r w:rsidRPr="001C6917">
        <w:rPr>
          <w:rFonts w:ascii="Times New Roman" w:hAnsi="Times New Roman" w:cs="Times New Roman"/>
          <w:rPrChange w:id="1172" w:author="Catalina Suescun Gonzalez" w:date="2026-09-05T10:30:00Z" w16du:dateUtc="2026-09-05T08:30:00Z">
            <w:rPr/>
          </w:rPrChange>
        </w:rPr>
        <w:t>URL https://imagej.net/ij/download.html (accessed 9.18.24).</w:t>
      </w:r>
    </w:p>
    <w:p w14:paraId="203747B6" w14:textId="77777777" w:rsidR="00427F03" w:rsidRPr="001C6917" w:rsidRDefault="00427F03" w:rsidP="001C6917">
      <w:pPr>
        <w:pStyle w:val="Bibliography"/>
        <w:jc w:val="both"/>
        <w:rPr>
          <w:rFonts w:ascii="Times New Roman" w:hAnsi="Times New Roman" w:cs="Times New Roman"/>
          <w:rPrChange w:id="1173" w:author="Catalina Suescun Gonzalez" w:date="2026-09-05T10:30:00Z" w16du:dateUtc="2026-09-05T08:30:00Z">
            <w:rPr/>
          </w:rPrChange>
        </w:rPr>
        <w:pPrChange w:id="1174" w:author="Catalina Suescun Gonzalez" w:date="2026-09-05T10:30:00Z" w16du:dateUtc="2026-09-05T08:30:00Z">
          <w:pPr>
            <w:pStyle w:val="Bibliography"/>
          </w:pPr>
        </w:pPrChange>
      </w:pPr>
      <w:r w:rsidRPr="001C6917">
        <w:rPr>
          <w:rFonts w:ascii="Times New Roman" w:hAnsi="Times New Roman" w:cs="Times New Roman"/>
          <w:lang w:val="es-419"/>
          <w:rPrChange w:id="1175" w:author="Catalina Suescun Gonzalez" w:date="2026-09-05T10:30:00Z" w16du:dateUtc="2026-09-05T08:30:00Z">
            <w:rPr/>
          </w:rPrChange>
        </w:rPr>
        <w:t>Iñiguez, C.G., Michel, E., González-Romero, V.M., González-</w:t>
      </w:r>
      <w:proofErr w:type="spellStart"/>
      <w:r w:rsidRPr="001C6917">
        <w:rPr>
          <w:rFonts w:ascii="Times New Roman" w:hAnsi="Times New Roman" w:cs="Times New Roman"/>
          <w:lang w:val="es-419"/>
          <w:rPrChange w:id="1176" w:author="Catalina Suescun Gonzalez" w:date="2026-09-05T10:30:00Z" w16du:dateUtc="2026-09-05T08:30:00Z">
            <w:rPr/>
          </w:rPrChange>
        </w:rPr>
        <w:t>Nuñez</w:t>
      </w:r>
      <w:proofErr w:type="spellEnd"/>
      <w:r w:rsidRPr="001C6917">
        <w:rPr>
          <w:rFonts w:ascii="Times New Roman" w:hAnsi="Times New Roman" w:cs="Times New Roman"/>
          <w:lang w:val="es-419"/>
          <w:rPrChange w:id="1177" w:author="Catalina Suescun Gonzalez" w:date="2026-09-05T10:30:00Z" w16du:dateUtc="2026-09-05T08:30:00Z">
            <w:rPr/>
          </w:rPrChange>
        </w:rPr>
        <w:t xml:space="preserve">, R., 2000. </w:t>
      </w:r>
      <w:r w:rsidRPr="001C6917">
        <w:rPr>
          <w:rFonts w:ascii="Times New Roman" w:hAnsi="Times New Roman" w:cs="Times New Roman"/>
          <w:rPrChange w:id="1178" w:author="Catalina Suescun Gonzalez" w:date="2026-09-05T10:30:00Z" w16du:dateUtc="2026-09-05T08:30:00Z">
            <w:rPr/>
          </w:rPrChange>
        </w:rPr>
        <w:t>Morphological stability of postconsumer PET/HDPE blends. Polymer Bulletin 45, 295–302. https://doi.org/10.1007/s002890070034</w:t>
      </w:r>
    </w:p>
    <w:p w14:paraId="03C6DC59" w14:textId="77777777" w:rsidR="00427F03" w:rsidRPr="001C6917" w:rsidRDefault="00427F03" w:rsidP="001C6917">
      <w:pPr>
        <w:pStyle w:val="Bibliography"/>
        <w:jc w:val="both"/>
        <w:rPr>
          <w:rFonts w:ascii="Times New Roman" w:hAnsi="Times New Roman" w:cs="Times New Roman"/>
          <w:rPrChange w:id="1179" w:author="Catalina Suescun Gonzalez" w:date="2026-09-05T10:30:00Z" w16du:dateUtc="2026-09-05T08:30:00Z">
            <w:rPr/>
          </w:rPrChange>
        </w:rPr>
        <w:pPrChange w:id="1180" w:author="Catalina Suescun Gonzalez" w:date="2026-09-05T10:30:00Z" w16du:dateUtc="2026-09-05T08:30:00Z">
          <w:pPr>
            <w:pStyle w:val="Bibliography"/>
          </w:pPr>
        </w:pPrChange>
      </w:pPr>
      <w:r w:rsidRPr="001C6917">
        <w:rPr>
          <w:rFonts w:ascii="Times New Roman" w:hAnsi="Times New Roman" w:cs="Times New Roman"/>
          <w:rPrChange w:id="1181" w:author="Catalina Suescun Gonzalez" w:date="2026-09-05T10:30:00Z" w16du:dateUtc="2026-09-05T08:30:00Z">
            <w:rPr/>
          </w:rPrChange>
        </w:rPr>
        <w:t xml:space="preserve">Inoya, H., Wei Leong, Y., </w:t>
      </w:r>
      <w:proofErr w:type="spellStart"/>
      <w:r w:rsidRPr="001C6917">
        <w:rPr>
          <w:rFonts w:ascii="Times New Roman" w:hAnsi="Times New Roman" w:cs="Times New Roman"/>
          <w:rPrChange w:id="1182" w:author="Catalina Suescun Gonzalez" w:date="2026-09-05T10:30:00Z" w16du:dateUtc="2026-09-05T08:30:00Z">
            <w:rPr/>
          </w:rPrChange>
        </w:rPr>
        <w:t>Klinklai</w:t>
      </w:r>
      <w:proofErr w:type="spellEnd"/>
      <w:r w:rsidRPr="001C6917">
        <w:rPr>
          <w:rFonts w:ascii="Times New Roman" w:hAnsi="Times New Roman" w:cs="Times New Roman"/>
          <w:rPrChange w:id="1183" w:author="Catalina Suescun Gonzalez" w:date="2026-09-05T10:30:00Z" w16du:dateUtc="2026-09-05T08:30:00Z">
            <w:rPr/>
          </w:rPrChange>
        </w:rPr>
        <w:t xml:space="preserve">, W., </w:t>
      </w:r>
      <w:proofErr w:type="spellStart"/>
      <w:r w:rsidRPr="001C6917">
        <w:rPr>
          <w:rFonts w:ascii="Times New Roman" w:hAnsi="Times New Roman" w:cs="Times New Roman"/>
          <w:rPrChange w:id="1184" w:author="Catalina Suescun Gonzalez" w:date="2026-09-05T10:30:00Z" w16du:dateUtc="2026-09-05T08:30:00Z">
            <w:rPr/>
          </w:rPrChange>
        </w:rPr>
        <w:t>Thumsorn</w:t>
      </w:r>
      <w:proofErr w:type="spellEnd"/>
      <w:r w:rsidRPr="001C6917">
        <w:rPr>
          <w:rFonts w:ascii="Times New Roman" w:hAnsi="Times New Roman" w:cs="Times New Roman"/>
          <w:rPrChange w:id="1185" w:author="Catalina Suescun Gonzalez" w:date="2026-09-05T10:30:00Z" w16du:dateUtc="2026-09-05T08:30:00Z">
            <w:rPr/>
          </w:rPrChange>
        </w:rPr>
        <w:t>, S., Makata, Y., Hamada, H., 2012. Compatibilization of recycled poly(ethylene terephthalate) and polypropylene blends: Effect of polypropylene molecular weight on homogeneity and compatibility. Journal of Applied Polymer Science 124, 3947–3955. https://doi.org/10.1002/app.34405</w:t>
      </w:r>
    </w:p>
    <w:p w14:paraId="7F0003E4" w14:textId="77777777" w:rsidR="00427F03" w:rsidRPr="001C6917" w:rsidRDefault="00427F03" w:rsidP="001C6917">
      <w:pPr>
        <w:pStyle w:val="Bibliography"/>
        <w:jc w:val="both"/>
        <w:rPr>
          <w:rFonts w:ascii="Times New Roman" w:hAnsi="Times New Roman" w:cs="Times New Roman"/>
          <w:rPrChange w:id="1186" w:author="Catalina Suescun Gonzalez" w:date="2026-09-05T10:30:00Z" w16du:dateUtc="2026-09-05T08:30:00Z">
            <w:rPr/>
          </w:rPrChange>
        </w:rPr>
        <w:pPrChange w:id="1187" w:author="Catalina Suescun Gonzalez" w:date="2026-09-05T10:30:00Z" w16du:dateUtc="2026-09-05T08:30:00Z">
          <w:pPr>
            <w:pStyle w:val="Bibliography"/>
          </w:pPr>
        </w:pPrChange>
      </w:pPr>
      <w:r w:rsidRPr="001C6917">
        <w:rPr>
          <w:rFonts w:ascii="Times New Roman" w:hAnsi="Times New Roman" w:cs="Times New Roman"/>
          <w:rPrChange w:id="1188" w:author="Catalina Suescun Gonzalez" w:date="2026-09-05T10:30:00Z" w16du:dateUtc="2026-09-05T08:30:00Z">
            <w:rPr/>
          </w:rPrChange>
        </w:rPr>
        <w:t>Ismail, H., H., Nasir, M., 2002. The effect of various compatibilizers on mechanical properties of polystyrene/polypropylene blend. Polymer Testing 21, 163–170. https://doi.org/10.1016/S0142-9418(01)00064-2</w:t>
      </w:r>
    </w:p>
    <w:p w14:paraId="3EA23F8F" w14:textId="77777777" w:rsidR="00427F03" w:rsidRPr="001C6917" w:rsidRDefault="00427F03" w:rsidP="001C6917">
      <w:pPr>
        <w:pStyle w:val="Bibliography"/>
        <w:jc w:val="both"/>
        <w:rPr>
          <w:rFonts w:ascii="Times New Roman" w:hAnsi="Times New Roman" w:cs="Times New Roman"/>
          <w:rPrChange w:id="1189" w:author="Catalina Suescun Gonzalez" w:date="2026-09-05T10:30:00Z" w16du:dateUtc="2026-09-05T08:30:00Z">
            <w:rPr/>
          </w:rPrChange>
        </w:rPr>
        <w:pPrChange w:id="1190" w:author="Catalina Suescun Gonzalez" w:date="2026-09-05T10:30:00Z" w16du:dateUtc="2026-09-05T08:30:00Z">
          <w:pPr>
            <w:pStyle w:val="Bibliography"/>
          </w:pPr>
        </w:pPrChange>
      </w:pPr>
      <w:r w:rsidRPr="001C6917">
        <w:rPr>
          <w:rFonts w:ascii="Times New Roman" w:hAnsi="Times New Roman" w:cs="Times New Roman"/>
          <w:rPrChange w:id="1191" w:author="Catalina Suescun Gonzalez" w:date="2026-09-05T10:30:00Z" w16du:dateUtc="2026-09-05T08:30:00Z">
            <w:rPr/>
          </w:rPrChange>
        </w:rPr>
        <w:t>ISO 527-1:2019 [WWW Document], n.d. . ISO. URL https://www.iso.org/standard/75824.html (accessed 4.5.25).</w:t>
      </w:r>
    </w:p>
    <w:p w14:paraId="716D22FE" w14:textId="77777777" w:rsidR="00427F03" w:rsidRPr="001C6917" w:rsidRDefault="00427F03" w:rsidP="001C6917">
      <w:pPr>
        <w:pStyle w:val="Bibliography"/>
        <w:jc w:val="both"/>
        <w:rPr>
          <w:rFonts w:ascii="Times New Roman" w:hAnsi="Times New Roman" w:cs="Times New Roman"/>
          <w:rPrChange w:id="1192" w:author="Catalina Suescun Gonzalez" w:date="2026-09-05T10:30:00Z" w16du:dateUtc="2026-09-05T08:30:00Z">
            <w:rPr/>
          </w:rPrChange>
        </w:rPr>
        <w:pPrChange w:id="1193" w:author="Catalina Suescun Gonzalez" w:date="2026-09-05T10:30:00Z" w16du:dateUtc="2026-09-05T08:30:00Z">
          <w:pPr>
            <w:pStyle w:val="Bibliography"/>
          </w:pPr>
        </w:pPrChange>
      </w:pPr>
      <w:proofErr w:type="spellStart"/>
      <w:r w:rsidRPr="001C6917">
        <w:rPr>
          <w:rFonts w:ascii="Times New Roman" w:hAnsi="Times New Roman" w:cs="Times New Roman"/>
          <w:lang w:val="it-IT"/>
          <w:rPrChange w:id="1194" w:author="Catalina Suescun Gonzalez" w:date="2026-09-05T10:30:00Z" w16du:dateUtc="2026-09-05T08:30:00Z">
            <w:rPr/>
          </w:rPrChange>
        </w:rPr>
        <w:t>Jemghili</w:t>
      </w:r>
      <w:proofErr w:type="spellEnd"/>
      <w:r w:rsidRPr="001C6917">
        <w:rPr>
          <w:rFonts w:ascii="Times New Roman" w:hAnsi="Times New Roman" w:cs="Times New Roman"/>
          <w:lang w:val="it-IT"/>
          <w:rPrChange w:id="1195" w:author="Catalina Suescun Gonzalez" w:date="2026-09-05T10:30:00Z" w16du:dateUtc="2026-09-05T08:30:00Z">
            <w:rPr/>
          </w:rPrChange>
        </w:rPr>
        <w:t xml:space="preserve">, R., Taleb, A.A., Khalifa, M., 2021. </w:t>
      </w:r>
      <w:r w:rsidRPr="001C6917">
        <w:rPr>
          <w:rFonts w:ascii="Times New Roman" w:hAnsi="Times New Roman" w:cs="Times New Roman"/>
          <w:rPrChange w:id="1196" w:author="Catalina Suescun Gonzalez" w:date="2026-09-05T10:30:00Z" w16du:dateUtc="2026-09-05T08:30:00Z">
            <w:rPr/>
          </w:rPrChange>
        </w:rPr>
        <w:t>A bibliometric indicators analysis of additive manufacturing research trends from 2010 to 2020. Rapid Prototyping Journal 27, 1432–1454. https://doi.org/10.1108/RPJ-11-2020-0274</w:t>
      </w:r>
    </w:p>
    <w:p w14:paraId="02E46682" w14:textId="77777777" w:rsidR="00427F03" w:rsidRPr="001C6917" w:rsidRDefault="00427F03" w:rsidP="001C6917">
      <w:pPr>
        <w:pStyle w:val="Bibliography"/>
        <w:jc w:val="both"/>
        <w:rPr>
          <w:rFonts w:ascii="Times New Roman" w:hAnsi="Times New Roman" w:cs="Times New Roman"/>
          <w:rPrChange w:id="1197" w:author="Catalina Suescun Gonzalez" w:date="2026-09-05T10:30:00Z" w16du:dateUtc="2026-09-05T08:30:00Z">
            <w:rPr/>
          </w:rPrChange>
        </w:rPr>
        <w:pPrChange w:id="1198" w:author="Catalina Suescun Gonzalez" w:date="2026-09-05T10:30:00Z" w16du:dateUtc="2026-09-05T08:30:00Z">
          <w:pPr>
            <w:pStyle w:val="Bibliography"/>
          </w:pPr>
        </w:pPrChange>
      </w:pPr>
      <w:r w:rsidRPr="001C6917">
        <w:rPr>
          <w:rFonts w:ascii="Times New Roman" w:hAnsi="Times New Roman" w:cs="Times New Roman"/>
          <w:rPrChange w:id="1199" w:author="Catalina Suescun Gonzalez" w:date="2026-09-05T10:30:00Z" w16du:dateUtc="2026-09-05T08:30:00Z">
            <w:rPr/>
          </w:rPrChange>
        </w:rPr>
        <w:lastRenderedPageBreak/>
        <w:t xml:space="preserve">Justino Netto, J.M., </w:t>
      </w:r>
      <w:proofErr w:type="spellStart"/>
      <w:r w:rsidRPr="001C6917">
        <w:rPr>
          <w:rFonts w:ascii="Times New Roman" w:hAnsi="Times New Roman" w:cs="Times New Roman"/>
          <w:rPrChange w:id="1200" w:author="Catalina Suescun Gonzalez" w:date="2026-09-05T10:30:00Z" w16du:dateUtc="2026-09-05T08:30:00Z">
            <w:rPr/>
          </w:rPrChange>
        </w:rPr>
        <w:t>Idogava</w:t>
      </w:r>
      <w:proofErr w:type="spellEnd"/>
      <w:r w:rsidRPr="001C6917">
        <w:rPr>
          <w:rFonts w:ascii="Times New Roman" w:hAnsi="Times New Roman" w:cs="Times New Roman"/>
          <w:rPrChange w:id="1201" w:author="Catalina Suescun Gonzalez" w:date="2026-09-05T10:30:00Z" w16du:dateUtc="2026-09-05T08:30:00Z">
            <w:rPr/>
          </w:rPrChange>
        </w:rPr>
        <w:t xml:space="preserve">, H.T., </w:t>
      </w:r>
      <w:proofErr w:type="spellStart"/>
      <w:r w:rsidRPr="001C6917">
        <w:rPr>
          <w:rFonts w:ascii="Times New Roman" w:hAnsi="Times New Roman" w:cs="Times New Roman"/>
          <w:rPrChange w:id="1202" w:author="Catalina Suescun Gonzalez" w:date="2026-09-05T10:30:00Z" w16du:dateUtc="2026-09-05T08:30:00Z">
            <w:rPr/>
          </w:rPrChange>
        </w:rPr>
        <w:t>Frezzatto</w:t>
      </w:r>
      <w:proofErr w:type="spellEnd"/>
      <w:r w:rsidRPr="001C6917">
        <w:rPr>
          <w:rFonts w:ascii="Times New Roman" w:hAnsi="Times New Roman" w:cs="Times New Roman"/>
          <w:rPrChange w:id="1203" w:author="Catalina Suescun Gonzalez" w:date="2026-09-05T10:30:00Z" w16du:dateUtc="2026-09-05T08:30:00Z">
            <w:rPr/>
          </w:rPrChange>
        </w:rPr>
        <w:t xml:space="preserve"> Santos, L.E., Silveira, Z. de C., Romio, P., Alves, J.L., 2021. Screw-assisted 3D printing with granulated materials: a systematic review. Int J Adv Manuf Technol 115, 2711–2727. https://doi.org/10.1007/s00170-021-07365-z</w:t>
      </w:r>
    </w:p>
    <w:p w14:paraId="0F3D4300" w14:textId="77777777" w:rsidR="00427F03" w:rsidRPr="001C6917" w:rsidRDefault="00427F03" w:rsidP="001C6917">
      <w:pPr>
        <w:pStyle w:val="Bibliography"/>
        <w:jc w:val="both"/>
        <w:rPr>
          <w:rFonts w:ascii="Times New Roman" w:hAnsi="Times New Roman" w:cs="Times New Roman"/>
          <w:rPrChange w:id="1204" w:author="Catalina Suescun Gonzalez" w:date="2026-09-05T10:30:00Z" w16du:dateUtc="2026-09-05T08:30:00Z">
            <w:rPr/>
          </w:rPrChange>
        </w:rPr>
        <w:pPrChange w:id="1205" w:author="Catalina Suescun Gonzalez" w:date="2026-09-05T10:30:00Z" w16du:dateUtc="2026-09-05T08:30:00Z">
          <w:pPr>
            <w:pStyle w:val="Bibliography"/>
          </w:pPr>
        </w:pPrChange>
      </w:pPr>
      <w:r w:rsidRPr="001C6917">
        <w:rPr>
          <w:rFonts w:ascii="Times New Roman" w:hAnsi="Times New Roman" w:cs="Times New Roman"/>
          <w:rPrChange w:id="1206" w:author="Catalina Suescun Gonzalez" w:date="2026-09-05T10:30:00Z" w16du:dateUtc="2026-09-05T08:30:00Z">
            <w:rPr/>
          </w:rPrChange>
        </w:rPr>
        <w:t>Kassab, A., Al Nabhani, D., Mohanty, P., Pannier, C., Ayoub, G.Y., 2023. Advancing Plastic Recycling: Challenges and Opportunities in the Integration of 3D Printing and Distributed Recycling for a Circular Economy. Polymers 15, 3881. https://doi.org/10.3390/polym15193881</w:t>
      </w:r>
    </w:p>
    <w:p w14:paraId="3C400C34" w14:textId="77777777" w:rsidR="00427F03" w:rsidRPr="001C6917" w:rsidRDefault="00427F03" w:rsidP="001C6917">
      <w:pPr>
        <w:pStyle w:val="Bibliography"/>
        <w:jc w:val="both"/>
        <w:rPr>
          <w:rFonts w:ascii="Times New Roman" w:hAnsi="Times New Roman" w:cs="Times New Roman"/>
          <w:rPrChange w:id="1207" w:author="Catalina Suescun Gonzalez" w:date="2026-09-05T10:30:00Z" w16du:dateUtc="2026-09-05T08:30:00Z">
            <w:rPr/>
          </w:rPrChange>
        </w:rPr>
        <w:pPrChange w:id="1208" w:author="Catalina Suescun Gonzalez" w:date="2026-09-05T10:30:00Z" w16du:dateUtc="2026-09-05T08:30:00Z">
          <w:pPr>
            <w:pStyle w:val="Bibliography"/>
          </w:pPr>
        </w:pPrChange>
      </w:pPr>
      <w:proofErr w:type="spellStart"/>
      <w:r w:rsidRPr="001C6917">
        <w:rPr>
          <w:rFonts w:ascii="Times New Roman" w:hAnsi="Times New Roman" w:cs="Times New Roman"/>
          <w:rPrChange w:id="1209" w:author="Catalina Suescun Gonzalez" w:date="2026-09-05T10:30:00Z" w16du:dateUtc="2026-09-05T08:30:00Z">
            <w:rPr/>
          </w:rPrChange>
        </w:rPr>
        <w:t>Kerdlap</w:t>
      </w:r>
      <w:proofErr w:type="spellEnd"/>
      <w:r w:rsidRPr="001C6917">
        <w:rPr>
          <w:rFonts w:ascii="Times New Roman" w:hAnsi="Times New Roman" w:cs="Times New Roman"/>
          <w:rPrChange w:id="1210" w:author="Catalina Suescun Gonzalez" w:date="2026-09-05T10:30:00Z" w16du:dateUtc="2026-09-05T08:30:00Z">
            <w:rPr/>
          </w:rPrChange>
        </w:rPr>
        <w:t>, P., Purnama, A.R., Low, J.S.C., Tan, D.Z.L., Barlow, C.Y., Ramakrishna, S., 2022. Comparing the environmental performance of distributed versus centralized plastic recycling systems: Applying hybrid simulation modeling to life cycle assessment. Journal of Industrial Ecology 26, 252–271. https://doi.org/10.1111/jiec.13151</w:t>
      </w:r>
    </w:p>
    <w:p w14:paraId="0020F006" w14:textId="77777777" w:rsidR="00427F03" w:rsidRPr="001C6917" w:rsidRDefault="00427F03" w:rsidP="001C6917">
      <w:pPr>
        <w:pStyle w:val="Bibliography"/>
        <w:jc w:val="both"/>
        <w:rPr>
          <w:rFonts w:ascii="Times New Roman" w:hAnsi="Times New Roman" w:cs="Times New Roman"/>
          <w:rPrChange w:id="1211" w:author="Catalina Suescun Gonzalez" w:date="2026-09-05T10:30:00Z" w16du:dateUtc="2026-09-05T08:30:00Z">
            <w:rPr/>
          </w:rPrChange>
        </w:rPr>
        <w:pPrChange w:id="1212" w:author="Catalina Suescun Gonzalez" w:date="2026-09-05T10:30:00Z" w16du:dateUtc="2026-09-05T08:30:00Z">
          <w:pPr>
            <w:pStyle w:val="Bibliography"/>
          </w:pPr>
        </w:pPrChange>
      </w:pPr>
      <w:r w:rsidRPr="001C6917">
        <w:rPr>
          <w:rFonts w:ascii="Times New Roman" w:hAnsi="Times New Roman" w:cs="Times New Roman"/>
          <w:rPrChange w:id="1213" w:author="Catalina Suescun Gonzalez" w:date="2026-09-05T10:30:00Z" w16du:dateUtc="2026-09-05T08:30:00Z">
            <w:rPr/>
          </w:rPrChange>
        </w:rPr>
        <w:t>Kreiger, M.A., Mulder, M.L., Glover, A.G., Pearce, J.M., 2014. Life cycle analysis of distributed recycling of post-consumer high density polyethylene for 3-D printing filament. Journal of Cleaner Production 70, 90–96. https://doi.org/10.1016/j.jclepro.2014.02.009</w:t>
      </w:r>
    </w:p>
    <w:p w14:paraId="0AA4D473" w14:textId="77777777" w:rsidR="00427F03" w:rsidRPr="001C6917" w:rsidRDefault="00427F03" w:rsidP="001C6917">
      <w:pPr>
        <w:pStyle w:val="Bibliography"/>
        <w:jc w:val="both"/>
        <w:rPr>
          <w:rFonts w:ascii="Times New Roman" w:hAnsi="Times New Roman" w:cs="Times New Roman"/>
          <w:rPrChange w:id="1214" w:author="Catalina Suescun Gonzalez" w:date="2026-09-05T10:30:00Z" w16du:dateUtc="2026-09-05T08:30:00Z">
            <w:rPr/>
          </w:rPrChange>
        </w:rPr>
        <w:pPrChange w:id="1215" w:author="Catalina Suescun Gonzalez" w:date="2026-09-05T10:30:00Z" w16du:dateUtc="2026-09-05T08:30:00Z">
          <w:pPr>
            <w:pStyle w:val="Bibliography"/>
          </w:pPr>
        </w:pPrChange>
      </w:pPr>
      <w:r w:rsidRPr="001C6917">
        <w:rPr>
          <w:rFonts w:ascii="Times New Roman" w:hAnsi="Times New Roman" w:cs="Times New Roman"/>
          <w:rPrChange w:id="1216" w:author="Catalina Suescun Gonzalez" w:date="2026-09-05T10:30:00Z" w16du:dateUtc="2026-09-05T08:30:00Z">
            <w:rPr/>
          </w:rPrChange>
        </w:rPr>
        <w:t>Lent, R., n.d. Nano Polymer Adhesive [WWW Document]. Vision Miner. URL https://visionminer.com/products/nano-polymer-adhesive (accessed 9.25.24).</w:t>
      </w:r>
    </w:p>
    <w:p w14:paraId="7076F114" w14:textId="77777777" w:rsidR="00427F03" w:rsidRPr="001C6917" w:rsidRDefault="00427F03" w:rsidP="001C6917">
      <w:pPr>
        <w:pStyle w:val="Bibliography"/>
        <w:jc w:val="both"/>
        <w:rPr>
          <w:rFonts w:ascii="Times New Roman" w:hAnsi="Times New Roman" w:cs="Times New Roman"/>
          <w:rPrChange w:id="1217" w:author="Catalina Suescun Gonzalez" w:date="2026-09-05T10:30:00Z" w16du:dateUtc="2026-09-05T08:30:00Z">
            <w:rPr/>
          </w:rPrChange>
        </w:rPr>
        <w:pPrChange w:id="1218" w:author="Catalina Suescun Gonzalez" w:date="2026-09-05T10:30:00Z" w16du:dateUtc="2026-09-05T08:30:00Z">
          <w:pPr>
            <w:pStyle w:val="Bibliography"/>
          </w:pPr>
        </w:pPrChange>
      </w:pPr>
      <w:r w:rsidRPr="001C6917">
        <w:rPr>
          <w:rFonts w:ascii="Times New Roman" w:hAnsi="Times New Roman" w:cs="Times New Roman"/>
          <w:rPrChange w:id="1219" w:author="Catalina Suescun Gonzalez" w:date="2026-09-05T10:30:00Z" w16du:dateUtc="2026-09-05T08:30:00Z">
            <w:rPr/>
          </w:rPrChange>
        </w:rPr>
        <w:t xml:space="preserve">Little, H.A., Tanikella, N.G., J. Reich, M., Fiedler, M.J., </w:t>
      </w:r>
      <w:proofErr w:type="spellStart"/>
      <w:r w:rsidRPr="001C6917">
        <w:rPr>
          <w:rFonts w:ascii="Times New Roman" w:hAnsi="Times New Roman" w:cs="Times New Roman"/>
          <w:rPrChange w:id="1220" w:author="Catalina Suescun Gonzalez" w:date="2026-09-05T10:30:00Z" w16du:dateUtc="2026-09-05T08:30:00Z">
            <w:rPr/>
          </w:rPrChange>
        </w:rPr>
        <w:t>Snabes</w:t>
      </w:r>
      <w:proofErr w:type="spellEnd"/>
      <w:r w:rsidRPr="001C6917">
        <w:rPr>
          <w:rFonts w:ascii="Times New Roman" w:hAnsi="Times New Roman" w:cs="Times New Roman"/>
          <w:rPrChange w:id="1221" w:author="Catalina Suescun Gonzalez" w:date="2026-09-05T10:30:00Z" w16du:dateUtc="2026-09-05T08:30:00Z">
            <w:rPr/>
          </w:rPrChange>
        </w:rPr>
        <w:t>, S.L., Pearce, J.M., 2020. Towards Distributed Recycling with Additive Manufacturing of PET Flake Feedstocks. Materials 13, 4273. https://doi.org/10.3390/ma13194273</w:t>
      </w:r>
    </w:p>
    <w:p w14:paraId="1E0B886A" w14:textId="77777777" w:rsidR="00427F03" w:rsidRPr="001C6917" w:rsidRDefault="00427F03" w:rsidP="001C6917">
      <w:pPr>
        <w:pStyle w:val="Bibliography"/>
        <w:jc w:val="both"/>
        <w:rPr>
          <w:rFonts w:ascii="Times New Roman" w:hAnsi="Times New Roman" w:cs="Times New Roman"/>
          <w:rPrChange w:id="1222" w:author="Catalina Suescun Gonzalez" w:date="2026-09-05T10:30:00Z" w16du:dateUtc="2026-09-05T08:30:00Z">
            <w:rPr/>
          </w:rPrChange>
        </w:rPr>
        <w:pPrChange w:id="1223" w:author="Catalina Suescun Gonzalez" w:date="2026-09-05T10:30:00Z" w16du:dateUtc="2026-09-05T08:30:00Z">
          <w:pPr>
            <w:pStyle w:val="Bibliography"/>
          </w:pPr>
        </w:pPrChange>
      </w:pPr>
      <w:proofErr w:type="spellStart"/>
      <w:r w:rsidRPr="001C6917">
        <w:rPr>
          <w:rFonts w:ascii="Times New Roman" w:hAnsi="Times New Roman" w:cs="Times New Roman"/>
          <w:rPrChange w:id="1224" w:author="Catalina Suescun Gonzalez" w:date="2026-09-05T10:30:00Z" w16du:dateUtc="2026-09-05T08:30:00Z">
            <w:rPr/>
          </w:rPrChange>
        </w:rPr>
        <w:t>Michelangelli</w:t>
      </w:r>
      <w:proofErr w:type="spellEnd"/>
      <w:r w:rsidRPr="001C6917">
        <w:rPr>
          <w:rFonts w:ascii="Times New Roman" w:hAnsi="Times New Roman" w:cs="Times New Roman"/>
          <w:rPrChange w:id="1225" w:author="Catalina Suescun Gonzalez" w:date="2026-09-05T10:30:00Z" w16du:dateUtc="2026-09-05T08:30:00Z">
            <w:rPr/>
          </w:rPrChange>
        </w:rPr>
        <w:t xml:space="preserve">, O Pozo, </w:t>
      </w:r>
      <w:proofErr w:type="spellStart"/>
      <w:r w:rsidRPr="001C6917">
        <w:rPr>
          <w:rFonts w:ascii="Times New Roman" w:hAnsi="Times New Roman" w:cs="Times New Roman"/>
          <w:rPrChange w:id="1226" w:author="Catalina Suescun Gonzalez" w:date="2026-09-05T10:30:00Z" w16du:dateUtc="2026-09-05T08:30:00Z">
            <w:rPr/>
          </w:rPrChange>
        </w:rPr>
        <w:t>Yamanoi</w:t>
      </w:r>
      <w:proofErr w:type="spellEnd"/>
      <w:r w:rsidRPr="001C6917">
        <w:rPr>
          <w:rFonts w:ascii="Times New Roman" w:hAnsi="Times New Roman" w:cs="Times New Roman"/>
          <w:rPrChange w:id="1227" w:author="Catalina Suescun Gonzalez" w:date="2026-09-05T10:30:00Z" w16du:dateUtc="2026-09-05T08:30:00Z">
            <w:rPr/>
          </w:rPrChange>
        </w:rPr>
        <w:t>, M., Gaspar-Cunha, A., Covas, J.A., 2011. Flow Dynamics and Structure of solid pellets along the channel of a single screw extruder.</w:t>
      </w:r>
    </w:p>
    <w:p w14:paraId="3B7D1450" w14:textId="77777777" w:rsidR="00427F03" w:rsidRPr="001C6917" w:rsidRDefault="00427F03" w:rsidP="001C6917">
      <w:pPr>
        <w:pStyle w:val="Bibliography"/>
        <w:jc w:val="both"/>
        <w:rPr>
          <w:rFonts w:ascii="Times New Roman" w:hAnsi="Times New Roman" w:cs="Times New Roman"/>
          <w:rPrChange w:id="1228" w:author="Catalina Suescun Gonzalez" w:date="2026-09-05T10:30:00Z" w16du:dateUtc="2026-09-05T08:30:00Z">
            <w:rPr/>
          </w:rPrChange>
        </w:rPr>
        <w:pPrChange w:id="1229" w:author="Catalina Suescun Gonzalez" w:date="2026-09-05T10:30:00Z" w16du:dateUtc="2026-09-05T08:30:00Z">
          <w:pPr>
            <w:pStyle w:val="Bibliography"/>
          </w:pPr>
        </w:pPrChange>
      </w:pPr>
      <w:proofErr w:type="spellStart"/>
      <w:r w:rsidRPr="001C6917">
        <w:rPr>
          <w:rFonts w:ascii="Times New Roman" w:hAnsi="Times New Roman" w:cs="Times New Roman"/>
          <w:lang w:val="it-IT"/>
          <w:rPrChange w:id="1230" w:author="Catalina Suescun Gonzalez" w:date="2026-09-05T10:30:00Z" w16du:dateUtc="2026-09-05T08:30:00Z">
            <w:rPr/>
          </w:rPrChange>
        </w:rPr>
        <w:t>Michelangelli</w:t>
      </w:r>
      <w:proofErr w:type="spellEnd"/>
      <w:r w:rsidRPr="001C6917">
        <w:rPr>
          <w:rFonts w:ascii="Times New Roman" w:hAnsi="Times New Roman" w:cs="Times New Roman"/>
          <w:lang w:val="it-IT"/>
          <w:rPrChange w:id="1231" w:author="Catalina Suescun Gonzalez" w:date="2026-09-05T10:30:00Z" w16du:dateUtc="2026-09-05T08:30:00Z">
            <w:rPr/>
          </w:rPrChange>
        </w:rPr>
        <w:t xml:space="preserve">, O. P., </w:t>
      </w:r>
      <w:proofErr w:type="spellStart"/>
      <w:r w:rsidRPr="001C6917">
        <w:rPr>
          <w:rFonts w:ascii="Times New Roman" w:hAnsi="Times New Roman" w:cs="Times New Roman"/>
          <w:lang w:val="it-IT"/>
          <w:rPrChange w:id="1232" w:author="Catalina Suescun Gonzalez" w:date="2026-09-05T10:30:00Z" w16du:dateUtc="2026-09-05T08:30:00Z">
            <w:rPr/>
          </w:rPrChange>
        </w:rPr>
        <w:t>Yamanoi</w:t>
      </w:r>
      <w:proofErr w:type="spellEnd"/>
      <w:r w:rsidRPr="001C6917">
        <w:rPr>
          <w:rFonts w:ascii="Times New Roman" w:hAnsi="Times New Roman" w:cs="Times New Roman"/>
          <w:lang w:val="it-IT"/>
          <w:rPrChange w:id="1233" w:author="Catalina Suescun Gonzalez" w:date="2026-09-05T10:30:00Z" w16du:dateUtc="2026-09-05T08:30:00Z">
            <w:rPr/>
          </w:rPrChange>
        </w:rPr>
        <w:t xml:space="preserve">, M., </w:t>
      </w:r>
      <w:proofErr w:type="spellStart"/>
      <w:r w:rsidRPr="001C6917">
        <w:rPr>
          <w:rFonts w:ascii="Times New Roman" w:hAnsi="Times New Roman" w:cs="Times New Roman"/>
          <w:lang w:val="it-IT"/>
          <w:rPrChange w:id="1234" w:author="Catalina Suescun Gonzalez" w:date="2026-09-05T10:30:00Z" w16du:dateUtc="2026-09-05T08:30:00Z">
            <w:rPr/>
          </w:rPrChange>
        </w:rPr>
        <w:t>Gaspar</w:t>
      </w:r>
      <w:proofErr w:type="spellEnd"/>
      <w:r w:rsidRPr="001C6917">
        <w:rPr>
          <w:rFonts w:ascii="Times New Roman" w:hAnsi="Times New Roman" w:cs="Times New Roman"/>
          <w:lang w:val="it-IT"/>
          <w:rPrChange w:id="1235" w:author="Catalina Suescun Gonzalez" w:date="2026-09-05T10:30:00Z" w16du:dateUtc="2026-09-05T08:30:00Z">
            <w:rPr/>
          </w:rPrChange>
        </w:rPr>
        <w:t xml:space="preserve">-Cunha, A., </w:t>
      </w:r>
      <w:proofErr w:type="spellStart"/>
      <w:r w:rsidRPr="001C6917">
        <w:rPr>
          <w:rFonts w:ascii="Times New Roman" w:hAnsi="Times New Roman" w:cs="Times New Roman"/>
          <w:lang w:val="it-IT"/>
          <w:rPrChange w:id="1236" w:author="Catalina Suescun Gonzalez" w:date="2026-09-05T10:30:00Z" w16du:dateUtc="2026-09-05T08:30:00Z">
            <w:rPr/>
          </w:rPrChange>
        </w:rPr>
        <w:t>Covas</w:t>
      </w:r>
      <w:proofErr w:type="spellEnd"/>
      <w:r w:rsidRPr="001C6917">
        <w:rPr>
          <w:rFonts w:ascii="Times New Roman" w:hAnsi="Times New Roman" w:cs="Times New Roman"/>
          <w:lang w:val="it-IT"/>
          <w:rPrChange w:id="1237" w:author="Catalina Suescun Gonzalez" w:date="2026-09-05T10:30:00Z" w16du:dateUtc="2026-09-05T08:30:00Z">
            <w:rPr/>
          </w:rPrChange>
        </w:rPr>
        <w:t xml:space="preserve">, J.A., 2011. </w:t>
      </w:r>
      <w:r w:rsidRPr="001C6917">
        <w:rPr>
          <w:rFonts w:ascii="Times New Roman" w:hAnsi="Times New Roman" w:cs="Times New Roman"/>
          <w:rPrChange w:id="1238" w:author="Catalina Suescun Gonzalez" w:date="2026-09-05T10:30:00Z" w16du:dateUtc="2026-09-05T08:30:00Z">
            <w:rPr/>
          </w:rPrChange>
        </w:rPr>
        <w:t>Modelling pellet flow in single extrusion with DEM. https://doi.org/10.1177/0954408911418159</w:t>
      </w:r>
    </w:p>
    <w:p w14:paraId="488117AE" w14:textId="77777777" w:rsidR="00427F03" w:rsidRPr="001C6917" w:rsidRDefault="00427F03" w:rsidP="001C6917">
      <w:pPr>
        <w:pStyle w:val="Bibliography"/>
        <w:jc w:val="both"/>
        <w:rPr>
          <w:rFonts w:ascii="Times New Roman" w:hAnsi="Times New Roman" w:cs="Times New Roman"/>
          <w:rPrChange w:id="1239" w:author="Catalina Suescun Gonzalez" w:date="2026-09-05T10:30:00Z" w16du:dateUtc="2026-09-05T08:30:00Z">
            <w:rPr/>
          </w:rPrChange>
        </w:rPr>
        <w:pPrChange w:id="1240" w:author="Catalina Suescun Gonzalez" w:date="2026-09-05T10:30:00Z" w16du:dateUtc="2026-09-05T08:30:00Z">
          <w:pPr>
            <w:pStyle w:val="Bibliography"/>
          </w:pPr>
        </w:pPrChange>
      </w:pPr>
      <w:r w:rsidRPr="001C6917">
        <w:rPr>
          <w:rFonts w:ascii="Times New Roman" w:hAnsi="Times New Roman" w:cs="Times New Roman"/>
          <w:rPrChange w:id="1241" w:author="Catalina Suescun Gonzalez" w:date="2026-09-05T10:30:00Z" w16du:dateUtc="2026-09-05T08:30:00Z">
            <w:rPr/>
          </w:rPrChange>
        </w:rPr>
        <w:t>Mohd Pu’ad, N.A.S., Abdul Haq, R.H., Mohd Noh, H., Abdullah, H.Z., Idris, M.I., Lee, T.C., 2020. Review on the fabrication of fused deposition modelling (FDM) composite filament for biomedical applications. Materials Today: Proceedings, 4th Advanced Materials Conference 2018, 4th AMC 2018, 27th &amp; 28th November 2018, Hilton Kuching Hotel, Kuching, Sarawak, Malaysia 29, 228–232. https://doi.org/10.1016/j.matpr.2020.05.535</w:t>
      </w:r>
    </w:p>
    <w:p w14:paraId="1B764727" w14:textId="77777777" w:rsidR="00427F03" w:rsidRPr="001C6917" w:rsidRDefault="00427F03" w:rsidP="001C6917">
      <w:pPr>
        <w:pStyle w:val="Bibliography"/>
        <w:jc w:val="both"/>
        <w:rPr>
          <w:rFonts w:ascii="Times New Roman" w:hAnsi="Times New Roman" w:cs="Times New Roman"/>
          <w:rPrChange w:id="1242" w:author="Catalina Suescun Gonzalez" w:date="2026-09-05T10:30:00Z" w16du:dateUtc="2026-09-05T08:30:00Z">
            <w:rPr/>
          </w:rPrChange>
        </w:rPr>
        <w:pPrChange w:id="1243" w:author="Catalina Suescun Gonzalez" w:date="2026-09-05T10:30:00Z" w16du:dateUtc="2026-09-05T08:30:00Z">
          <w:pPr>
            <w:pStyle w:val="Bibliography"/>
          </w:pPr>
        </w:pPrChange>
      </w:pPr>
      <w:r w:rsidRPr="001C6917">
        <w:rPr>
          <w:rFonts w:ascii="Times New Roman" w:hAnsi="Times New Roman" w:cs="Times New Roman"/>
          <w:rPrChange w:id="1244" w:author="Catalina Suescun Gonzalez" w:date="2026-09-05T10:30:00Z" w16du:dateUtc="2026-09-05T08:30:00Z">
            <w:rPr/>
          </w:rPrChange>
        </w:rPr>
        <w:t>Mohseni, M., Hutmacher, D.W., Castro, N.J., 2018. Independent Evaluation of Medical-Grade Bioresorbable Filaments for Fused Deposition Modelling/Fused Filament Fabrication of Tissue Engineered Constructs. Polymers 10, 40. https://doi.org/10.3390/polym10010040</w:t>
      </w:r>
    </w:p>
    <w:p w14:paraId="23946DF3" w14:textId="77777777" w:rsidR="00427F03" w:rsidRPr="001C6917" w:rsidRDefault="00427F03" w:rsidP="001C6917">
      <w:pPr>
        <w:pStyle w:val="Bibliography"/>
        <w:jc w:val="both"/>
        <w:rPr>
          <w:rFonts w:ascii="Times New Roman" w:hAnsi="Times New Roman" w:cs="Times New Roman"/>
          <w:rPrChange w:id="1245" w:author="Catalina Suescun Gonzalez" w:date="2026-09-05T10:30:00Z" w16du:dateUtc="2026-09-05T08:30:00Z">
            <w:rPr/>
          </w:rPrChange>
        </w:rPr>
        <w:pPrChange w:id="1246" w:author="Catalina Suescun Gonzalez" w:date="2026-09-05T10:30:00Z" w16du:dateUtc="2026-09-05T08:30:00Z">
          <w:pPr>
            <w:pStyle w:val="Bibliography"/>
          </w:pPr>
        </w:pPrChange>
      </w:pPr>
      <w:r w:rsidRPr="001C6917">
        <w:rPr>
          <w:rFonts w:ascii="Times New Roman" w:hAnsi="Times New Roman" w:cs="Times New Roman"/>
          <w:rPrChange w:id="1247" w:author="Catalina Suescun Gonzalez" w:date="2026-09-05T10:30:00Z" w16du:dateUtc="2026-09-05T08:30:00Z">
            <w:rPr/>
          </w:rPrChange>
        </w:rPr>
        <w:t xml:space="preserve">Mwanza, B.G., </w:t>
      </w:r>
      <w:proofErr w:type="spellStart"/>
      <w:r w:rsidRPr="001C6917">
        <w:rPr>
          <w:rFonts w:ascii="Times New Roman" w:hAnsi="Times New Roman" w:cs="Times New Roman"/>
          <w:rPrChange w:id="1248" w:author="Catalina Suescun Gonzalez" w:date="2026-09-05T10:30:00Z" w16du:dateUtc="2026-09-05T08:30:00Z">
            <w:rPr/>
          </w:rPrChange>
        </w:rPr>
        <w:t>Mbohwa</w:t>
      </w:r>
      <w:proofErr w:type="spellEnd"/>
      <w:r w:rsidRPr="001C6917">
        <w:rPr>
          <w:rFonts w:ascii="Times New Roman" w:hAnsi="Times New Roman" w:cs="Times New Roman"/>
          <w:rPrChange w:id="1249" w:author="Catalina Suescun Gonzalez" w:date="2026-09-05T10:30:00Z" w16du:dateUtc="2026-09-05T08:30:00Z">
            <w:rPr/>
          </w:rPrChange>
        </w:rPr>
        <w:t>, C., 2017. Drivers to Sustainable Plastic Solid Waste Recycling: A Review. Procedia Manufacturing, 14th Global Conference on Sustainable Manufacturing, GCSM 3-5 October 2016, Stellenbosch, South Africa 8, 649–656. https://doi.org/10.1016/j.promfg.2017.02.083</w:t>
      </w:r>
    </w:p>
    <w:p w14:paraId="104AC165" w14:textId="77777777" w:rsidR="00427F03" w:rsidRPr="001C6917" w:rsidRDefault="00427F03" w:rsidP="001C6917">
      <w:pPr>
        <w:pStyle w:val="Bibliography"/>
        <w:jc w:val="both"/>
        <w:rPr>
          <w:rFonts w:ascii="Times New Roman" w:hAnsi="Times New Roman" w:cs="Times New Roman"/>
          <w:lang w:val="es-419"/>
          <w:rPrChange w:id="1250" w:author="Catalina Suescun Gonzalez" w:date="2026-09-05T10:30:00Z" w16du:dateUtc="2026-09-05T08:30:00Z">
            <w:rPr/>
          </w:rPrChange>
        </w:rPr>
        <w:pPrChange w:id="1251" w:author="Catalina Suescun Gonzalez" w:date="2026-09-05T10:30:00Z" w16du:dateUtc="2026-09-05T08:30:00Z">
          <w:pPr>
            <w:pStyle w:val="Bibliography"/>
          </w:pPr>
        </w:pPrChange>
      </w:pPr>
      <w:r w:rsidRPr="001C6917">
        <w:rPr>
          <w:rFonts w:ascii="Times New Roman" w:hAnsi="Times New Roman" w:cs="Times New Roman"/>
          <w:lang w:val="es-419"/>
          <w:rPrChange w:id="1252" w:author="Catalina Suescun Gonzalez" w:date="2026-09-05T10:30:00Z" w16du:dateUtc="2026-09-05T08:30:00Z">
            <w:rPr/>
          </w:rPrChange>
        </w:rPr>
        <w:t xml:space="preserve">Navarro, R., Parres, F., Crespo, J.E., Sánchez-Caballero, S., </w:t>
      </w:r>
      <w:proofErr w:type="spellStart"/>
      <w:r w:rsidRPr="001C6917">
        <w:rPr>
          <w:rFonts w:ascii="Times New Roman" w:hAnsi="Times New Roman" w:cs="Times New Roman"/>
          <w:lang w:val="es-419"/>
          <w:rPrChange w:id="1253" w:author="Catalina Suescun Gonzalez" w:date="2026-09-05T10:30:00Z" w16du:dateUtc="2026-09-05T08:30:00Z">
            <w:rPr/>
          </w:rPrChange>
        </w:rPr>
        <w:t>Sellés</w:t>
      </w:r>
      <w:proofErr w:type="spellEnd"/>
      <w:r w:rsidRPr="001C6917">
        <w:rPr>
          <w:rFonts w:ascii="Times New Roman" w:hAnsi="Times New Roman" w:cs="Times New Roman"/>
          <w:lang w:val="es-419"/>
          <w:rPrChange w:id="1254" w:author="Catalina Suescun Gonzalez" w:date="2026-09-05T10:30:00Z" w16du:dateUtc="2026-09-05T08:30:00Z">
            <w:rPr/>
          </w:rPrChange>
        </w:rPr>
        <w:t>, M.A., 2020. COMPATIBILIZATION OF POSTCONSUMER PET/HDPE BLENDS. 2.</w:t>
      </w:r>
    </w:p>
    <w:p w14:paraId="1EEA096C" w14:textId="77777777" w:rsidR="00427F03" w:rsidRPr="001C6917" w:rsidRDefault="00427F03" w:rsidP="001C6917">
      <w:pPr>
        <w:pStyle w:val="Bibliography"/>
        <w:jc w:val="both"/>
        <w:rPr>
          <w:rFonts w:ascii="Times New Roman" w:hAnsi="Times New Roman" w:cs="Times New Roman"/>
          <w:rPrChange w:id="1255" w:author="Catalina Suescun Gonzalez" w:date="2026-09-05T10:30:00Z" w16du:dateUtc="2026-09-05T08:30:00Z">
            <w:rPr/>
          </w:rPrChange>
        </w:rPr>
        <w:pPrChange w:id="1256" w:author="Catalina Suescun Gonzalez" w:date="2026-09-05T10:30:00Z" w16du:dateUtc="2026-09-05T08:30:00Z">
          <w:pPr>
            <w:pStyle w:val="Bibliography"/>
          </w:pPr>
        </w:pPrChange>
      </w:pPr>
      <w:r w:rsidRPr="001C6917">
        <w:rPr>
          <w:rFonts w:ascii="Times New Roman" w:hAnsi="Times New Roman" w:cs="Times New Roman"/>
          <w:lang w:val="es-419"/>
          <w:rPrChange w:id="1257" w:author="Catalina Suescun Gonzalez" w:date="2026-09-05T10:30:00Z" w16du:dateUtc="2026-09-05T08:30:00Z">
            <w:rPr/>
          </w:rPrChange>
        </w:rPr>
        <w:t xml:space="preserve">Nguyen, P.Q.K., Panta, J., </w:t>
      </w:r>
      <w:proofErr w:type="spellStart"/>
      <w:r w:rsidRPr="001C6917">
        <w:rPr>
          <w:rFonts w:ascii="Times New Roman" w:hAnsi="Times New Roman" w:cs="Times New Roman"/>
          <w:lang w:val="es-419"/>
          <w:rPrChange w:id="1258" w:author="Catalina Suescun Gonzalez" w:date="2026-09-05T10:30:00Z" w16du:dateUtc="2026-09-05T08:30:00Z">
            <w:rPr/>
          </w:rPrChange>
        </w:rPr>
        <w:t>Famakinwa</w:t>
      </w:r>
      <w:proofErr w:type="spellEnd"/>
      <w:r w:rsidRPr="001C6917">
        <w:rPr>
          <w:rFonts w:ascii="Times New Roman" w:hAnsi="Times New Roman" w:cs="Times New Roman"/>
          <w:lang w:val="es-419"/>
          <w:rPrChange w:id="1259" w:author="Catalina Suescun Gonzalez" w:date="2026-09-05T10:30:00Z" w16du:dateUtc="2026-09-05T08:30:00Z">
            <w:rPr/>
          </w:rPrChange>
        </w:rPr>
        <w:t xml:space="preserve">, T., Yang, R. (Chunhui), Ahmed, A., Stapleton, M., Sassaman, D., </w:t>
      </w:r>
      <w:proofErr w:type="spellStart"/>
      <w:r w:rsidRPr="001C6917">
        <w:rPr>
          <w:rFonts w:ascii="Times New Roman" w:hAnsi="Times New Roman" w:cs="Times New Roman"/>
          <w:lang w:val="es-419"/>
          <w:rPrChange w:id="1260" w:author="Catalina Suescun Gonzalez" w:date="2026-09-05T10:30:00Z" w16du:dateUtc="2026-09-05T08:30:00Z">
            <w:rPr/>
          </w:rPrChange>
        </w:rPr>
        <w:t>Snabes</w:t>
      </w:r>
      <w:proofErr w:type="spellEnd"/>
      <w:r w:rsidRPr="001C6917">
        <w:rPr>
          <w:rFonts w:ascii="Times New Roman" w:hAnsi="Times New Roman" w:cs="Times New Roman"/>
          <w:lang w:val="es-419"/>
          <w:rPrChange w:id="1261" w:author="Catalina Suescun Gonzalez" w:date="2026-09-05T10:30:00Z" w16du:dateUtc="2026-09-05T08:30:00Z">
            <w:rPr/>
          </w:rPrChange>
        </w:rPr>
        <w:t xml:space="preserve">, S., Craff, C., 2024. </w:t>
      </w:r>
      <w:r w:rsidRPr="001C6917">
        <w:rPr>
          <w:rFonts w:ascii="Times New Roman" w:hAnsi="Times New Roman" w:cs="Times New Roman"/>
          <w:rPrChange w:id="1262" w:author="Catalina Suescun Gonzalez" w:date="2026-09-05T10:30:00Z" w16du:dateUtc="2026-09-05T08:30:00Z">
            <w:rPr/>
          </w:rPrChange>
        </w:rPr>
        <w:t>Influences of printing parameters on mechanical properties of recycled PET and PETG using fused granular fabrication technique. Polymer Testing 132, 108390. https://doi.org/10.1016/j.polymertesting.2024.108390</w:t>
      </w:r>
    </w:p>
    <w:p w14:paraId="137843E3" w14:textId="77777777" w:rsidR="00427F03" w:rsidRPr="001C6917" w:rsidRDefault="00427F03" w:rsidP="001C6917">
      <w:pPr>
        <w:pStyle w:val="Bibliography"/>
        <w:jc w:val="both"/>
        <w:rPr>
          <w:rFonts w:ascii="Times New Roman" w:hAnsi="Times New Roman" w:cs="Times New Roman"/>
          <w:rPrChange w:id="1263" w:author="Catalina Suescun Gonzalez" w:date="2026-09-05T10:30:00Z" w16du:dateUtc="2026-09-05T08:30:00Z">
            <w:rPr/>
          </w:rPrChange>
        </w:rPr>
        <w:pPrChange w:id="1264" w:author="Catalina Suescun Gonzalez" w:date="2026-09-05T10:30:00Z" w16du:dateUtc="2026-09-05T08:30:00Z">
          <w:pPr>
            <w:pStyle w:val="Bibliography"/>
          </w:pPr>
        </w:pPrChange>
      </w:pPr>
      <w:proofErr w:type="spellStart"/>
      <w:r w:rsidRPr="001C6917">
        <w:rPr>
          <w:rFonts w:ascii="Times New Roman" w:hAnsi="Times New Roman" w:cs="Times New Roman"/>
          <w:rPrChange w:id="1265" w:author="Catalina Suescun Gonzalez" w:date="2026-09-05T10:30:00Z" w16du:dateUtc="2026-09-05T08:30:00Z">
            <w:rPr/>
          </w:rPrChange>
        </w:rPr>
        <w:t>Oberloier</w:t>
      </w:r>
      <w:proofErr w:type="spellEnd"/>
      <w:r w:rsidRPr="001C6917">
        <w:rPr>
          <w:rFonts w:ascii="Times New Roman" w:hAnsi="Times New Roman" w:cs="Times New Roman"/>
          <w:rPrChange w:id="1266" w:author="Catalina Suescun Gonzalez" w:date="2026-09-05T10:30:00Z" w16du:dateUtc="2026-09-05T08:30:00Z">
            <w:rPr/>
          </w:rPrChange>
        </w:rPr>
        <w:t>, S., Whisman, N.G., Pearce, J.M., 2022. Finding Ideal Parameters for Recycled Material Fused Particle Fabrication-Based 3D Printing Using an Open Source Software Implementation of Particle Swarm Optimization. 3D Printing and Additive Manufacturing. https://doi.org/10.1089/3dp.2022.0012</w:t>
      </w:r>
    </w:p>
    <w:p w14:paraId="07D1122B" w14:textId="77777777" w:rsidR="00427F03" w:rsidRPr="001C6917" w:rsidRDefault="00427F03" w:rsidP="001C6917">
      <w:pPr>
        <w:pStyle w:val="Bibliography"/>
        <w:jc w:val="both"/>
        <w:rPr>
          <w:rFonts w:ascii="Times New Roman" w:hAnsi="Times New Roman" w:cs="Times New Roman"/>
          <w:rPrChange w:id="1267" w:author="Catalina Suescun Gonzalez" w:date="2026-09-05T10:30:00Z" w16du:dateUtc="2026-09-05T08:30:00Z">
            <w:rPr/>
          </w:rPrChange>
        </w:rPr>
        <w:pPrChange w:id="1268" w:author="Catalina Suescun Gonzalez" w:date="2026-09-05T10:30:00Z" w16du:dateUtc="2026-09-05T08:30:00Z">
          <w:pPr>
            <w:pStyle w:val="Bibliography"/>
          </w:pPr>
        </w:pPrChange>
      </w:pPr>
      <w:r w:rsidRPr="001C6917">
        <w:rPr>
          <w:rFonts w:ascii="Times New Roman" w:hAnsi="Times New Roman" w:cs="Times New Roman"/>
          <w:rPrChange w:id="1269" w:author="Catalina Suescun Gonzalez" w:date="2026-09-05T10:30:00Z" w16du:dateUtc="2026-09-05T08:30:00Z">
            <w:rPr/>
          </w:rPrChange>
        </w:rPr>
        <w:lastRenderedPageBreak/>
        <w:t xml:space="preserve">Okunola, O.I., </w:t>
      </w:r>
      <w:proofErr w:type="spellStart"/>
      <w:r w:rsidRPr="001C6917">
        <w:rPr>
          <w:rFonts w:ascii="Times New Roman" w:hAnsi="Times New Roman" w:cs="Times New Roman"/>
          <w:rPrChange w:id="1270" w:author="Catalina Suescun Gonzalez" w:date="2026-09-05T10:30:00Z" w16du:dateUtc="2026-09-05T08:30:00Z">
            <w:rPr/>
          </w:rPrChange>
        </w:rPr>
        <w:t>Oyebade</w:t>
      </w:r>
      <w:proofErr w:type="spellEnd"/>
      <w:r w:rsidRPr="001C6917">
        <w:rPr>
          <w:rFonts w:ascii="Times New Roman" w:hAnsi="Times New Roman" w:cs="Times New Roman"/>
          <w:rPrChange w:id="1271" w:author="Catalina Suescun Gonzalez" w:date="2026-09-05T10:30:00Z" w16du:dateUtc="2026-09-05T08:30:00Z">
            <w:rPr/>
          </w:rPrChange>
        </w:rPr>
        <w:t>, D.A., Olanrewaju, O.O., 2019. DEVELOPMENT OF SHREDDING AND WASHING MACHINE FOR POLYETHYLENE TEREPHTHALATE (PET) BOTTLES PELLETIZER.</w:t>
      </w:r>
    </w:p>
    <w:p w14:paraId="7AB29FA9" w14:textId="77777777" w:rsidR="00427F03" w:rsidRPr="001C6917" w:rsidRDefault="00427F03" w:rsidP="001C6917">
      <w:pPr>
        <w:pStyle w:val="Bibliography"/>
        <w:jc w:val="both"/>
        <w:rPr>
          <w:rFonts w:ascii="Times New Roman" w:hAnsi="Times New Roman" w:cs="Times New Roman"/>
          <w:rPrChange w:id="1272" w:author="Catalina Suescun Gonzalez" w:date="2026-09-05T10:30:00Z" w16du:dateUtc="2026-09-05T08:30:00Z">
            <w:rPr/>
          </w:rPrChange>
        </w:rPr>
        <w:pPrChange w:id="1273" w:author="Catalina Suescun Gonzalez" w:date="2026-09-05T10:30:00Z" w16du:dateUtc="2026-09-05T08:30:00Z">
          <w:pPr>
            <w:pStyle w:val="Bibliography"/>
          </w:pPr>
        </w:pPrChange>
      </w:pPr>
      <w:r w:rsidRPr="001C6917">
        <w:rPr>
          <w:rFonts w:ascii="Times New Roman" w:hAnsi="Times New Roman" w:cs="Times New Roman"/>
          <w:rPrChange w:id="1274" w:author="Catalina Suescun Gonzalez" w:date="2026-09-05T10:30:00Z" w16du:dateUtc="2026-09-05T08:30:00Z">
            <w:rPr/>
          </w:rPrChange>
        </w:rPr>
        <w:t>Ovens | VWR [WWW Document], n.d. URL https://us.vwr.com/store/category/ovens/592755 (accessed 9.25.24).</w:t>
      </w:r>
    </w:p>
    <w:p w14:paraId="31A3FE65" w14:textId="77777777" w:rsidR="00427F03" w:rsidRPr="001C6917" w:rsidRDefault="00427F03" w:rsidP="001C6917">
      <w:pPr>
        <w:pStyle w:val="Bibliography"/>
        <w:jc w:val="both"/>
        <w:rPr>
          <w:rFonts w:ascii="Times New Roman" w:hAnsi="Times New Roman" w:cs="Times New Roman"/>
          <w:rPrChange w:id="1275" w:author="Catalina Suescun Gonzalez" w:date="2026-09-05T10:30:00Z" w16du:dateUtc="2026-09-05T08:30:00Z">
            <w:rPr/>
          </w:rPrChange>
        </w:rPr>
        <w:pPrChange w:id="1276" w:author="Catalina Suescun Gonzalez" w:date="2026-09-05T10:30:00Z" w16du:dateUtc="2026-09-05T08:30:00Z">
          <w:pPr>
            <w:pStyle w:val="Bibliography"/>
          </w:pPr>
        </w:pPrChange>
      </w:pPr>
      <w:r w:rsidRPr="001C6917">
        <w:rPr>
          <w:rFonts w:ascii="Times New Roman" w:hAnsi="Times New Roman" w:cs="Times New Roman"/>
          <w:rPrChange w:id="1277" w:author="Catalina Suescun Gonzalez" w:date="2026-09-05T10:30:00Z" w16du:dateUtc="2026-09-05T08:30:00Z">
            <w:rPr/>
          </w:rPrChange>
        </w:rPr>
        <w:t>Park, J.B., An, S.H., Jung, J.W., Lee, J.U., 2023. Three-Dimensional Printing of Recycled Polypropylene and Activated Carbon Coatings for Harmful Gas Adsorption and Antibacterial Properties. Polymers 15, 1173. https://doi.org/10.3390/polym15051173</w:t>
      </w:r>
    </w:p>
    <w:p w14:paraId="7B634706" w14:textId="77777777" w:rsidR="00427F03" w:rsidRPr="001C6917" w:rsidRDefault="00427F03" w:rsidP="001C6917">
      <w:pPr>
        <w:pStyle w:val="Bibliography"/>
        <w:jc w:val="both"/>
        <w:rPr>
          <w:rFonts w:ascii="Times New Roman" w:hAnsi="Times New Roman" w:cs="Times New Roman"/>
          <w:rPrChange w:id="1278" w:author="Catalina Suescun Gonzalez" w:date="2026-09-05T10:30:00Z" w16du:dateUtc="2026-09-05T08:30:00Z">
            <w:rPr/>
          </w:rPrChange>
        </w:rPr>
        <w:pPrChange w:id="1279" w:author="Catalina Suescun Gonzalez" w:date="2026-09-05T10:30:00Z" w16du:dateUtc="2026-09-05T08:30:00Z">
          <w:pPr>
            <w:pStyle w:val="Bibliography"/>
          </w:pPr>
        </w:pPrChange>
      </w:pPr>
      <w:r w:rsidRPr="001C6917">
        <w:rPr>
          <w:rFonts w:ascii="Times New Roman" w:hAnsi="Times New Roman" w:cs="Times New Roman"/>
          <w:rPrChange w:id="1280" w:author="Catalina Suescun Gonzalez" w:date="2026-09-05T10:30:00Z" w16du:dateUtc="2026-09-05T08:30:00Z">
            <w:rPr/>
          </w:rPrChange>
        </w:rPr>
        <w:t>Pavlo, S., Fabio, C., Hakim, B., Mauricio, C., 2018. 3D-Printing Based Distributed Plastic Recycling: A Conceptual Model for Closed-Loop Supply Chain Design, in: 2018 IEEE International Conference on Engineering, Technology and Innovation (ICE/ITMC). Presented at the 2018 IEEE International Conference on Engineering, Technology and Innovation (ICE/ITMC), pp. 1–8. https://doi.org/10.1109/ICE.2018.8436296</w:t>
      </w:r>
    </w:p>
    <w:p w14:paraId="2AA8A552" w14:textId="77777777" w:rsidR="00427F03" w:rsidRPr="001C6917" w:rsidRDefault="00427F03" w:rsidP="001C6917">
      <w:pPr>
        <w:pStyle w:val="Bibliography"/>
        <w:jc w:val="both"/>
        <w:rPr>
          <w:rFonts w:ascii="Times New Roman" w:hAnsi="Times New Roman" w:cs="Times New Roman"/>
          <w:lang w:val="fr-FR"/>
          <w:rPrChange w:id="1281" w:author="Catalina Suescun Gonzalez" w:date="2026-09-05T10:30:00Z" w16du:dateUtc="2026-09-05T08:30:00Z">
            <w:rPr/>
          </w:rPrChange>
        </w:rPr>
        <w:pPrChange w:id="1282" w:author="Catalina Suescun Gonzalez" w:date="2026-09-05T10:30:00Z" w16du:dateUtc="2026-09-05T08:30:00Z">
          <w:pPr>
            <w:pStyle w:val="Bibliography"/>
          </w:pPr>
        </w:pPrChange>
      </w:pPr>
      <w:r w:rsidRPr="001C6917">
        <w:rPr>
          <w:rFonts w:ascii="Times New Roman" w:hAnsi="Times New Roman" w:cs="Times New Roman"/>
          <w:lang w:val="it-IT"/>
          <w:rPrChange w:id="1283" w:author="Catalina Suescun Gonzalez" w:date="2026-09-05T10:30:00Z" w16du:dateUtc="2026-09-05T08:30:00Z">
            <w:rPr/>
          </w:rPrChange>
        </w:rPr>
        <w:t xml:space="preserve">Pinheiro, L.A., </w:t>
      </w:r>
      <w:proofErr w:type="spellStart"/>
      <w:r w:rsidRPr="001C6917">
        <w:rPr>
          <w:rFonts w:ascii="Times New Roman" w:hAnsi="Times New Roman" w:cs="Times New Roman"/>
          <w:lang w:val="it-IT"/>
          <w:rPrChange w:id="1284" w:author="Catalina Suescun Gonzalez" w:date="2026-09-05T10:30:00Z" w16du:dateUtc="2026-09-05T08:30:00Z">
            <w:rPr/>
          </w:rPrChange>
        </w:rPr>
        <w:t>Chinelatto</w:t>
      </w:r>
      <w:proofErr w:type="spellEnd"/>
      <w:r w:rsidRPr="001C6917">
        <w:rPr>
          <w:rFonts w:ascii="Times New Roman" w:hAnsi="Times New Roman" w:cs="Times New Roman"/>
          <w:lang w:val="it-IT"/>
          <w:rPrChange w:id="1285" w:author="Catalina Suescun Gonzalez" w:date="2026-09-05T10:30:00Z" w16du:dateUtc="2026-09-05T08:30:00Z">
            <w:rPr/>
          </w:rPrChange>
        </w:rPr>
        <w:t xml:space="preserve">, M.A., </w:t>
      </w:r>
      <w:proofErr w:type="spellStart"/>
      <w:r w:rsidRPr="001C6917">
        <w:rPr>
          <w:rFonts w:ascii="Times New Roman" w:hAnsi="Times New Roman" w:cs="Times New Roman"/>
          <w:lang w:val="it-IT"/>
          <w:rPrChange w:id="1286" w:author="Catalina Suescun Gonzalez" w:date="2026-09-05T10:30:00Z" w16du:dateUtc="2026-09-05T08:30:00Z">
            <w:rPr/>
          </w:rPrChange>
        </w:rPr>
        <w:t>Canevarolo</w:t>
      </w:r>
      <w:proofErr w:type="spellEnd"/>
      <w:r w:rsidRPr="001C6917">
        <w:rPr>
          <w:rFonts w:ascii="Times New Roman" w:hAnsi="Times New Roman" w:cs="Times New Roman"/>
          <w:lang w:val="it-IT"/>
          <w:rPrChange w:id="1287" w:author="Catalina Suescun Gonzalez" w:date="2026-09-05T10:30:00Z" w16du:dateUtc="2026-09-05T08:30:00Z">
            <w:rPr/>
          </w:rPrChange>
        </w:rPr>
        <w:t xml:space="preserve">, S.V., 2004. </w:t>
      </w:r>
      <w:r w:rsidRPr="001C6917">
        <w:rPr>
          <w:rFonts w:ascii="Times New Roman" w:hAnsi="Times New Roman" w:cs="Times New Roman"/>
          <w:rPrChange w:id="1288" w:author="Catalina Suescun Gonzalez" w:date="2026-09-05T10:30:00Z" w16du:dateUtc="2026-09-05T08:30:00Z">
            <w:rPr/>
          </w:rPrChange>
        </w:rPr>
        <w:t xml:space="preserve">The role of chain scission and chain branching in high density polyethylene during thermo-mechanical degradation. </w:t>
      </w:r>
      <w:proofErr w:type="spellStart"/>
      <w:r w:rsidRPr="001C6917">
        <w:rPr>
          <w:rFonts w:ascii="Times New Roman" w:hAnsi="Times New Roman" w:cs="Times New Roman"/>
          <w:lang w:val="fr-FR"/>
          <w:rPrChange w:id="1289" w:author="Catalina Suescun Gonzalez" w:date="2026-09-05T10:30:00Z" w16du:dateUtc="2026-09-05T08:30:00Z">
            <w:rPr/>
          </w:rPrChange>
        </w:rPr>
        <w:t>Polymer</w:t>
      </w:r>
      <w:proofErr w:type="spellEnd"/>
      <w:r w:rsidRPr="001C6917">
        <w:rPr>
          <w:rFonts w:ascii="Times New Roman" w:hAnsi="Times New Roman" w:cs="Times New Roman"/>
          <w:lang w:val="fr-FR"/>
          <w:rPrChange w:id="1290" w:author="Catalina Suescun Gonzalez" w:date="2026-09-05T10:30:00Z" w16du:dateUtc="2026-09-05T08:30:00Z">
            <w:rPr/>
          </w:rPrChange>
        </w:rPr>
        <w:t xml:space="preserve"> </w:t>
      </w:r>
      <w:proofErr w:type="spellStart"/>
      <w:r w:rsidRPr="001C6917">
        <w:rPr>
          <w:rFonts w:ascii="Times New Roman" w:hAnsi="Times New Roman" w:cs="Times New Roman"/>
          <w:lang w:val="fr-FR"/>
          <w:rPrChange w:id="1291" w:author="Catalina Suescun Gonzalez" w:date="2026-09-05T10:30:00Z" w16du:dateUtc="2026-09-05T08:30:00Z">
            <w:rPr/>
          </w:rPrChange>
        </w:rPr>
        <w:t>Degradation</w:t>
      </w:r>
      <w:proofErr w:type="spellEnd"/>
      <w:r w:rsidRPr="001C6917">
        <w:rPr>
          <w:rFonts w:ascii="Times New Roman" w:hAnsi="Times New Roman" w:cs="Times New Roman"/>
          <w:lang w:val="fr-FR"/>
          <w:rPrChange w:id="1292" w:author="Catalina Suescun Gonzalez" w:date="2026-09-05T10:30:00Z" w16du:dateUtc="2026-09-05T08:30:00Z">
            <w:rPr/>
          </w:rPrChange>
        </w:rPr>
        <w:t xml:space="preserve"> and </w:t>
      </w:r>
      <w:proofErr w:type="spellStart"/>
      <w:r w:rsidRPr="001C6917">
        <w:rPr>
          <w:rFonts w:ascii="Times New Roman" w:hAnsi="Times New Roman" w:cs="Times New Roman"/>
          <w:lang w:val="fr-FR"/>
          <w:rPrChange w:id="1293" w:author="Catalina Suescun Gonzalez" w:date="2026-09-05T10:30:00Z" w16du:dateUtc="2026-09-05T08:30:00Z">
            <w:rPr/>
          </w:rPrChange>
        </w:rPr>
        <w:t>Stability</w:t>
      </w:r>
      <w:proofErr w:type="spellEnd"/>
      <w:r w:rsidRPr="001C6917">
        <w:rPr>
          <w:rFonts w:ascii="Times New Roman" w:hAnsi="Times New Roman" w:cs="Times New Roman"/>
          <w:lang w:val="fr-FR"/>
          <w:rPrChange w:id="1294" w:author="Catalina Suescun Gonzalez" w:date="2026-09-05T10:30:00Z" w16du:dateUtc="2026-09-05T08:30:00Z">
            <w:rPr/>
          </w:rPrChange>
        </w:rPr>
        <w:t xml:space="preserve"> 86, 445–453. https://doi.org/10.1016/j.polymdegradstab.2004.05.016</w:t>
      </w:r>
    </w:p>
    <w:p w14:paraId="22DB033F" w14:textId="77777777" w:rsidR="00427F03" w:rsidRPr="001C6917" w:rsidRDefault="00427F03" w:rsidP="001C6917">
      <w:pPr>
        <w:pStyle w:val="Bibliography"/>
        <w:jc w:val="both"/>
        <w:rPr>
          <w:rFonts w:ascii="Times New Roman" w:hAnsi="Times New Roman" w:cs="Times New Roman"/>
          <w:rPrChange w:id="1295" w:author="Catalina Suescun Gonzalez" w:date="2026-09-05T10:30:00Z" w16du:dateUtc="2026-09-05T08:30:00Z">
            <w:rPr/>
          </w:rPrChange>
        </w:rPr>
        <w:pPrChange w:id="1296" w:author="Catalina Suescun Gonzalez" w:date="2026-09-05T10:30:00Z" w16du:dateUtc="2026-09-05T08:30:00Z">
          <w:pPr>
            <w:pStyle w:val="Bibliography"/>
          </w:pPr>
        </w:pPrChange>
      </w:pPr>
      <w:r w:rsidRPr="001C6917">
        <w:rPr>
          <w:rFonts w:ascii="Times New Roman" w:hAnsi="Times New Roman" w:cs="Times New Roman"/>
          <w:lang w:val="fr-FR"/>
          <w:rPrChange w:id="1297" w:author="Catalina Suescun Gonzalez" w:date="2026-09-05T10:30:00Z" w16du:dateUtc="2026-09-05T08:30:00Z">
            <w:rPr/>
          </w:rPrChange>
        </w:rPr>
        <w:t xml:space="preserve">Plastic </w:t>
      </w:r>
      <w:proofErr w:type="spellStart"/>
      <w:r w:rsidRPr="001C6917">
        <w:rPr>
          <w:rFonts w:ascii="Times New Roman" w:hAnsi="Times New Roman" w:cs="Times New Roman"/>
          <w:lang w:val="fr-FR"/>
          <w:rPrChange w:id="1298" w:author="Catalina Suescun Gonzalez" w:date="2026-09-05T10:30:00Z" w16du:dateUtc="2026-09-05T08:30:00Z">
            <w:rPr/>
          </w:rPrChange>
        </w:rPr>
        <w:t>odyssey</w:t>
      </w:r>
      <w:proofErr w:type="spellEnd"/>
      <w:r w:rsidRPr="001C6917">
        <w:rPr>
          <w:rFonts w:ascii="Times New Roman" w:hAnsi="Times New Roman" w:cs="Times New Roman"/>
          <w:lang w:val="fr-FR"/>
          <w:rPrChange w:id="1299" w:author="Catalina Suescun Gonzalez" w:date="2026-09-05T10:30:00Z" w16du:dateUtc="2026-09-05T08:30:00Z">
            <w:rPr/>
          </w:rPrChange>
        </w:rPr>
        <w:t xml:space="preserve">, </w:t>
      </w:r>
      <w:proofErr w:type="spellStart"/>
      <w:r w:rsidRPr="001C6917">
        <w:rPr>
          <w:rFonts w:ascii="Times New Roman" w:hAnsi="Times New Roman" w:cs="Times New Roman"/>
          <w:lang w:val="fr-FR"/>
          <w:rPrChange w:id="1300" w:author="Catalina Suescun Gonzalez" w:date="2026-09-05T10:30:00Z" w16du:dateUtc="2026-09-05T08:30:00Z">
            <w:rPr/>
          </w:rPrChange>
        </w:rPr>
        <w:t>n.d</w:t>
      </w:r>
      <w:proofErr w:type="spellEnd"/>
      <w:r w:rsidRPr="001C6917">
        <w:rPr>
          <w:rFonts w:ascii="Times New Roman" w:hAnsi="Times New Roman" w:cs="Times New Roman"/>
          <w:lang w:val="fr-FR"/>
          <w:rPrChange w:id="1301" w:author="Catalina Suescun Gonzalez" w:date="2026-09-05T10:30:00Z" w16du:dateUtc="2026-09-05T08:30:00Z">
            <w:rPr/>
          </w:rPrChange>
        </w:rPr>
        <w:t xml:space="preserve">. La plateforme des technologies open source du recyclage | Plastic Odyssey [WWW Document]. </w:t>
      </w:r>
      <w:r w:rsidRPr="001C6917">
        <w:rPr>
          <w:rFonts w:ascii="Times New Roman" w:hAnsi="Times New Roman" w:cs="Times New Roman"/>
          <w:rPrChange w:id="1302" w:author="Catalina Suescun Gonzalez" w:date="2026-09-05T10:30:00Z" w16du:dateUtc="2026-09-05T08:30:00Z">
            <w:rPr/>
          </w:rPrChange>
        </w:rPr>
        <w:t>Plastic Odyssey - Technology. URL https://technology.plasticodyssey.org/ (accessed 9.23.24).</w:t>
      </w:r>
    </w:p>
    <w:p w14:paraId="4718542A" w14:textId="77777777" w:rsidR="00427F03" w:rsidRPr="001C6917" w:rsidRDefault="00427F03" w:rsidP="001C6917">
      <w:pPr>
        <w:pStyle w:val="Bibliography"/>
        <w:jc w:val="both"/>
        <w:rPr>
          <w:rFonts w:ascii="Times New Roman" w:hAnsi="Times New Roman" w:cs="Times New Roman"/>
          <w:rPrChange w:id="1303" w:author="Catalina Suescun Gonzalez" w:date="2026-09-05T10:30:00Z" w16du:dateUtc="2026-09-05T08:30:00Z">
            <w:rPr/>
          </w:rPrChange>
        </w:rPr>
        <w:pPrChange w:id="1304" w:author="Catalina Suescun Gonzalez" w:date="2026-09-05T10:30:00Z" w16du:dateUtc="2026-09-05T08:30:00Z">
          <w:pPr>
            <w:pStyle w:val="Bibliography"/>
          </w:pPr>
        </w:pPrChange>
      </w:pPr>
      <w:r w:rsidRPr="001C6917">
        <w:rPr>
          <w:rFonts w:ascii="Times New Roman" w:hAnsi="Times New Roman" w:cs="Times New Roman"/>
          <w:rPrChange w:id="1305" w:author="Catalina Suescun Gonzalez" w:date="2026-09-05T10:30:00Z" w16du:dateUtc="2026-09-05T08:30:00Z">
            <w:rPr/>
          </w:rPrChange>
        </w:rPr>
        <w:t>Progress in 3D Printing of Carbon Materials for Energy</w:t>
      </w:r>
      <w:r w:rsidRPr="001C6917">
        <w:rPr>
          <w:rFonts w:ascii="Times New Roman" w:hAnsi="Times New Roman" w:cs="Times New Roman"/>
          <w:rPrChange w:id="1306" w:author="Catalina Suescun Gonzalez" w:date="2026-09-05T10:30:00Z" w16du:dateUtc="2026-09-05T08:30:00Z">
            <w:rPr>
              <w:rFonts w:ascii="Cambria Math" w:hAnsi="Cambria Math" w:cs="Cambria Math"/>
            </w:rPr>
          </w:rPrChange>
        </w:rPr>
        <w:t>‐</w:t>
      </w:r>
      <w:r w:rsidRPr="001C6917">
        <w:rPr>
          <w:rFonts w:ascii="Times New Roman" w:hAnsi="Times New Roman" w:cs="Times New Roman"/>
          <w:rPrChange w:id="1307" w:author="Catalina Suescun Gonzalez" w:date="2026-09-05T10:30:00Z" w16du:dateUtc="2026-09-05T08:30:00Z">
            <w:rPr/>
          </w:rPrChange>
        </w:rPr>
        <w:t>Related Applications - Fu - 2017 - Advanced Materials - Wiley Online Library [WWW Document], n.d. URL https://advanced.onlinelibrary.wiley.com/doi/10.1002/adma.201603486 (accessed 4.5.25).</w:t>
      </w:r>
    </w:p>
    <w:p w14:paraId="0B61A5A7" w14:textId="77777777" w:rsidR="00427F03" w:rsidRPr="001C6917" w:rsidRDefault="00427F03" w:rsidP="001C6917">
      <w:pPr>
        <w:pStyle w:val="Bibliography"/>
        <w:jc w:val="both"/>
        <w:rPr>
          <w:rFonts w:ascii="Times New Roman" w:hAnsi="Times New Roman" w:cs="Times New Roman"/>
          <w:rPrChange w:id="1308" w:author="Catalina Suescun Gonzalez" w:date="2026-09-05T10:30:00Z" w16du:dateUtc="2026-09-05T08:30:00Z">
            <w:rPr/>
          </w:rPrChange>
        </w:rPr>
        <w:pPrChange w:id="1309" w:author="Catalina Suescun Gonzalez" w:date="2026-09-05T10:30:00Z" w16du:dateUtc="2026-09-05T08:30:00Z">
          <w:pPr>
            <w:pStyle w:val="Bibliography"/>
          </w:pPr>
        </w:pPrChange>
      </w:pPr>
      <w:r w:rsidRPr="001C6917">
        <w:rPr>
          <w:rFonts w:ascii="Times New Roman" w:hAnsi="Times New Roman" w:cs="Times New Roman"/>
          <w:rPrChange w:id="1310" w:author="Catalina Suescun Gonzalez" w:date="2026-09-05T10:30:00Z" w16du:dateUtc="2026-09-05T08:30:00Z">
            <w:rPr/>
          </w:rPrChange>
        </w:rPr>
        <w:t xml:space="preserve">Prusa 3D, n.d. </w:t>
      </w:r>
      <w:proofErr w:type="spellStart"/>
      <w:r w:rsidRPr="001C6917">
        <w:rPr>
          <w:rFonts w:ascii="Times New Roman" w:hAnsi="Times New Roman" w:cs="Times New Roman"/>
          <w:rPrChange w:id="1311" w:author="Catalina Suescun Gonzalez" w:date="2026-09-05T10:30:00Z" w16du:dateUtc="2026-09-05T08:30:00Z">
            <w:rPr/>
          </w:rPrChange>
        </w:rPr>
        <w:t>Imprimantes</w:t>
      </w:r>
      <w:proofErr w:type="spellEnd"/>
      <w:r w:rsidRPr="001C6917">
        <w:rPr>
          <w:rFonts w:ascii="Times New Roman" w:hAnsi="Times New Roman" w:cs="Times New Roman"/>
          <w:rPrChange w:id="1312" w:author="Catalina Suescun Gonzalez" w:date="2026-09-05T10:30:00Z" w16du:dateUtc="2026-09-05T08:30:00Z">
            <w:rPr/>
          </w:rPrChange>
        </w:rPr>
        <w:t xml:space="preserve"> 3D Original Prusa par Joseph Prusa </w:t>
      </w:r>
      <w:proofErr w:type="spellStart"/>
      <w:r w:rsidRPr="001C6917">
        <w:rPr>
          <w:rFonts w:ascii="Times New Roman" w:hAnsi="Times New Roman" w:cs="Times New Roman"/>
          <w:rPrChange w:id="1313" w:author="Catalina Suescun Gonzalez" w:date="2026-09-05T10:30:00Z" w16du:dateUtc="2026-09-05T08:30:00Z">
            <w:rPr/>
          </w:rPrChange>
        </w:rPr>
        <w:t>directement</w:t>
      </w:r>
      <w:proofErr w:type="spellEnd"/>
      <w:r w:rsidRPr="001C6917">
        <w:rPr>
          <w:rFonts w:ascii="Times New Roman" w:hAnsi="Times New Roman" w:cs="Times New Roman"/>
          <w:rPrChange w:id="1314" w:author="Catalina Suescun Gonzalez" w:date="2026-09-05T10:30:00Z" w16du:dateUtc="2026-09-05T08:30:00Z">
            <w:rPr/>
          </w:rPrChange>
        </w:rPr>
        <w:t xml:space="preserve"> [WWW Document]. Prusa3D by Josef Prusa. URL https://www.prusa3d.com/fr/ (accessed 9.18.24).</w:t>
      </w:r>
    </w:p>
    <w:p w14:paraId="3C1CBBB4" w14:textId="77777777" w:rsidR="00427F03" w:rsidRPr="001C6917" w:rsidRDefault="00427F03" w:rsidP="001C6917">
      <w:pPr>
        <w:pStyle w:val="Bibliography"/>
        <w:jc w:val="both"/>
        <w:rPr>
          <w:rFonts w:ascii="Times New Roman" w:hAnsi="Times New Roman" w:cs="Times New Roman"/>
          <w:rPrChange w:id="1315" w:author="Catalina Suescun Gonzalez" w:date="2026-09-05T10:30:00Z" w16du:dateUtc="2026-09-05T08:30:00Z">
            <w:rPr/>
          </w:rPrChange>
        </w:rPr>
        <w:pPrChange w:id="1316" w:author="Catalina Suescun Gonzalez" w:date="2026-09-05T10:30:00Z" w16du:dateUtc="2026-09-05T08:30:00Z">
          <w:pPr>
            <w:pStyle w:val="Bibliography"/>
          </w:pPr>
        </w:pPrChange>
      </w:pPr>
      <w:r w:rsidRPr="001C6917">
        <w:rPr>
          <w:rFonts w:ascii="Times New Roman" w:hAnsi="Times New Roman" w:cs="Times New Roman"/>
          <w:rPrChange w:id="1317" w:author="Catalina Suescun Gonzalez" w:date="2026-09-05T10:30:00Z" w16du:dateUtc="2026-09-05T08:30:00Z">
            <w:rPr/>
          </w:rPrChange>
        </w:rPr>
        <w:t xml:space="preserve">Ravindran, A., Scsavnicki, S., Nelson, W., Gorecki, P., Franz, J., </w:t>
      </w:r>
      <w:proofErr w:type="spellStart"/>
      <w:r w:rsidRPr="001C6917">
        <w:rPr>
          <w:rFonts w:ascii="Times New Roman" w:hAnsi="Times New Roman" w:cs="Times New Roman"/>
          <w:rPrChange w:id="1318" w:author="Catalina Suescun Gonzalez" w:date="2026-09-05T10:30:00Z" w16du:dateUtc="2026-09-05T08:30:00Z">
            <w:rPr/>
          </w:rPrChange>
        </w:rPr>
        <w:t>Oberloier</w:t>
      </w:r>
      <w:proofErr w:type="spellEnd"/>
      <w:r w:rsidRPr="001C6917">
        <w:rPr>
          <w:rFonts w:ascii="Times New Roman" w:hAnsi="Times New Roman" w:cs="Times New Roman"/>
          <w:rPrChange w:id="1319" w:author="Catalina Suescun Gonzalez" w:date="2026-09-05T10:30:00Z" w16du:dateUtc="2026-09-05T08:30:00Z">
            <w:rPr/>
          </w:rPrChange>
        </w:rPr>
        <w:t>, S., Meyer, T.K., Barnard, A.R., Pearce, J.M., 2019. Open Source Waste Plastic Granulator. Technologies 7, 74. https://doi.org/10.3390/technologies7040074</w:t>
      </w:r>
    </w:p>
    <w:p w14:paraId="3559BF89" w14:textId="77777777" w:rsidR="00427F03" w:rsidRPr="001C6917" w:rsidRDefault="00427F03" w:rsidP="001C6917">
      <w:pPr>
        <w:pStyle w:val="Bibliography"/>
        <w:jc w:val="both"/>
        <w:rPr>
          <w:rFonts w:ascii="Times New Roman" w:hAnsi="Times New Roman" w:cs="Times New Roman"/>
          <w:rPrChange w:id="1320" w:author="Catalina Suescun Gonzalez" w:date="2026-09-05T10:30:00Z" w16du:dateUtc="2026-09-05T08:30:00Z">
            <w:rPr/>
          </w:rPrChange>
        </w:rPr>
        <w:pPrChange w:id="1321" w:author="Catalina Suescun Gonzalez" w:date="2026-09-05T10:30:00Z" w16du:dateUtc="2026-09-05T08:30:00Z">
          <w:pPr>
            <w:pStyle w:val="Bibliography"/>
          </w:pPr>
        </w:pPrChange>
      </w:pPr>
      <w:r w:rsidRPr="001C6917">
        <w:rPr>
          <w:rFonts w:ascii="Times New Roman" w:hAnsi="Times New Roman" w:cs="Times New Roman"/>
          <w:rPrChange w:id="1322" w:author="Catalina Suescun Gonzalez" w:date="2026-09-05T10:30:00Z" w16du:dateUtc="2026-09-05T08:30:00Z">
            <w:rPr/>
          </w:rPrChange>
        </w:rPr>
        <w:t>Razavi, S., Shojaei, A., Bagheri, R., 2011. Binary and ternary blends of high-density polyethylene with poly(ethylene terephthalate) and polystyrene based on recycled materials. Polymers for Advanced Technologies 22, 690–702. https://doi.org/10.1002/pat.1567</w:t>
      </w:r>
    </w:p>
    <w:p w14:paraId="4F15A7C3" w14:textId="77777777" w:rsidR="00427F03" w:rsidRPr="001C6917" w:rsidRDefault="00427F03" w:rsidP="001C6917">
      <w:pPr>
        <w:pStyle w:val="Bibliography"/>
        <w:jc w:val="both"/>
        <w:rPr>
          <w:rFonts w:ascii="Times New Roman" w:hAnsi="Times New Roman" w:cs="Times New Roman"/>
          <w:rPrChange w:id="1323" w:author="Catalina Suescun Gonzalez" w:date="2026-09-05T10:30:00Z" w16du:dateUtc="2026-09-05T08:30:00Z">
            <w:rPr/>
          </w:rPrChange>
        </w:rPr>
        <w:pPrChange w:id="1324" w:author="Catalina Suescun Gonzalez" w:date="2026-09-05T10:30:00Z" w16du:dateUtc="2026-09-05T08:30:00Z">
          <w:pPr>
            <w:pStyle w:val="Bibliography"/>
          </w:pPr>
        </w:pPrChange>
      </w:pPr>
      <w:r w:rsidRPr="001C6917">
        <w:rPr>
          <w:rFonts w:ascii="Times New Roman" w:hAnsi="Times New Roman" w:cs="Times New Roman"/>
          <w:rPrChange w:id="1325" w:author="Catalina Suescun Gonzalez" w:date="2026-09-05T10:30:00Z" w16du:dateUtc="2026-09-05T08:30:00Z">
            <w:rPr/>
          </w:rPrChange>
        </w:rPr>
        <w:t xml:space="preserve">Reclaimer [WWW Document], n.d. . </w:t>
      </w:r>
      <w:proofErr w:type="spellStart"/>
      <w:r w:rsidRPr="001C6917">
        <w:rPr>
          <w:rFonts w:ascii="Times New Roman" w:hAnsi="Times New Roman" w:cs="Times New Roman"/>
          <w:rPrChange w:id="1326" w:author="Catalina Suescun Gonzalez" w:date="2026-09-05T10:30:00Z" w16du:dateUtc="2026-09-05T08:30:00Z">
            <w:rPr/>
          </w:rPrChange>
        </w:rPr>
        <w:t>Filabot</w:t>
      </w:r>
      <w:proofErr w:type="spellEnd"/>
      <w:r w:rsidRPr="001C6917">
        <w:rPr>
          <w:rFonts w:ascii="Times New Roman" w:hAnsi="Times New Roman" w:cs="Times New Roman"/>
          <w:rPrChange w:id="1327" w:author="Catalina Suescun Gonzalez" w:date="2026-09-05T10:30:00Z" w16du:dateUtc="2026-09-05T08:30:00Z">
            <w:rPr/>
          </w:rPrChange>
        </w:rPr>
        <w:t>. URL https://www.filabot.com/products/filabot-reclaimer-1 (accessed 9.23.24).</w:t>
      </w:r>
    </w:p>
    <w:p w14:paraId="0CD1B823" w14:textId="77777777" w:rsidR="00427F03" w:rsidRPr="001C6917" w:rsidRDefault="00427F03" w:rsidP="001C6917">
      <w:pPr>
        <w:pStyle w:val="Bibliography"/>
        <w:jc w:val="both"/>
        <w:rPr>
          <w:rFonts w:ascii="Times New Roman" w:hAnsi="Times New Roman" w:cs="Times New Roman"/>
          <w:rPrChange w:id="1328" w:author="Catalina Suescun Gonzalez" w:date="2026-09-05T10:30:00Z" w16du:dateUtc="2026-09-05T08:30:00Z">
            <w:rPr/>
          </w:rPrChange>
        </w:rPr>
        <w:pPrChange w:id="1329" w:author="Catalina Suescun Gonzalez" w:date="2026-09-05T10:30:00Z" w16du:dateUtc="2026-09-05T08:30:00Z">
          <w:pPr>
            <w:pStyle w:val="Bibliography"/>
          </w:pPr>
        </w:pPrChange>
      </w:pPr>
      <w:r w:rsidRPr="001C6917">
        <w:rPr>
          <w:rFonts w:ascii="Times New Roman" w:hAnsi="Times New Roman" w:cs="Times New Roman"/>
          <w:rPrChange w:id="1330" w:author="Catalina Suescun Gonzalez" w:date="2026-09-05T10:30:00Z" w16du:dateUtc="2026-09-05T08:30:00Z">
            <w:rPr/>
          </w:rPrChange>
        </w:rPr>
        <w:t xml:space="preserve">Reich, M.J., </w:t>
      </w:r>
      <w:proofErr w:type="spellStart"/>
      <w:r w:rsidRPr="001C6917">
        <w:rPr>
          <w:rFonts w:ascii="Times New Roman" w:hAnsi="Times New Roman" w:cs="Times New Roman"/>
          <w:rPrChange w:id="1331" w:author="Catalina Suescun Gonzalez" w:date="2026-09-05T10:30:00Z" w16du:dateUtc="2026-09-05T08:30:00Z">
            <w:rPr/>
          </w:rPrChange>
        </w:rPr>
        <w:t>Woern</w:t>
      </w:r>
      <w:proofErr w:type="spellEnd"/>
      <w:r w:rsidRPr="001C6917">
        <w:rPr>
          <w:rFonts w:ascii="Times New Roman" w:hAnsi="Times New Roman" w:cs="Times New Roman"/>
          <w:rPrChange w:id="1332" w:author="Catalina Suescun Gonzalez" w:date="2026-09-05T10:30:00Z" w16du:dateUtc="2026-09-05T08:30:00Z">
            <w:rPr/>
          </w:rPrChange>
        </w:rPr>
        <w:t>, A.L., Tanikella, N.G., Pearce, J.M., 2019. Mechanical Properties and Applications of Recycled Polycarbonate Particle Material Extrusion-Based Additive Manufacturing. Materials 12, 1642. https://doi.org/10.3390/ma12101642</w:t>
      </w:r>
    </w:p>
    <w:p w14:paraId="6491D773" w14:textId="77777777" w:rsidR="00427F03" w:rsidRPr="001C6917" w:rsidRDefault="00427F03" w:rsidP="001C6917">
      <w:pPr>
        <w:pStyle w:val="Bibliography"/>
        <w:jc w:val="both"/>
        <w:rPr>
          <w:rFonts w:ascii="Times New Roman" w:hAnsi="Times New Roman" w:cs="Times New Roman"/>
          <w:lang w:val="it-IT"/>
          <w:rPrChange w:id="1333" w:author="Catalina Suescun Gonzalez" w:date="2026-09-05T10:30:00Z" w16du:dateUtc="2026-09-05T08:30:00Z">
            <w:rPr/>
          </w:rPrChange>
        </w:rPr>
        <w:pPrChange w:id="1334" w:author="Catalina Suescun Gonzalez" w:date="2026-09-05T10:30:00Z" w16du:dateUtc="2026-09-05T08:30:00Z">
          <w:pPr>
            <w:pStyle w:val="Bibliography"/>
          </w:pPr>
        </w:pPrChange>
      </w:pPr>
      <w:r w:rsidRPr="001C6917">
        <w:rPr>
          <w:rFonts w:ascii="Times New Roman" w:hAnsi="Times New Roman" w:cs="Times New Roman"/>
          <w:rPrChange w:id="1335" w:author="Catalina Suescun Gonzalez" w:date="2026-09-05T10:30:00Z" w16du:dateUtc="2026-09-05T08:30:00Z">
            <w:rPr/>
          </w:rPrChange>
        </w:rPr>
        <w:t xml:space="preserve">Rezaei, J., 2016. Best-worst multi-criteria decision-making method: Some properties and a linear model. </w:t>
      </w:r>
      <w:r w:rsidRPr="001C6917">
        <w:rPr>
          <w:rFonts w:ascii="Times New Roman" w:hAnsi="Times New Roman" w:cs="Times New Roman"/>
          <w:lang w:val="it-IT"/>
          <w:rPrChange w:id="1336" w:author="Catalina Suescun Gonzalez" w:date="2026-09-05T10:30:00Z" w16du:dateUtc="2026-09-05T08:30:00Z">
            <w:rPr/>
          </w:rPrChange>
        </w:rPr>
        <w:t>Omega 64, 126–130. https://doi.org/10.1016/j.omega.2015.12.001</w:t>
      </w:r>
    </w:p>
    <w:p w14:paraId="4A035495" w14:textId="77777777" w:rsidR="00427F03" w:rsidRPr="001C6917" w:rsidRDefault="00427F03" w:rsidP="001C6917">
      <w:pPr>
        <w:pStyle w:val="Bibliography"/>
        <w:jc w:val="both"/>
        <w:rPr>
          <w:rFonts w:ascii="Times New Roman" w:hAnsi="Times New Roman" w:cs="Times New Roman"/>
          <w:rPrChange w:id="1337" w:author="Catalina Suescun Gonzalez" w:date="2026-09-05T10:30:00Z" w16du:dateUtc="2026-09-05T08:30:00Z">
            <w:rPr/>
          </w:rPrChange>
        </w:rPr>
        <w:pPrChange w:id="1338" w:author="Catalina Suescun Gonzalez" w:date="2026-09-05T10:30:00Z" w16du:dateUtc="2026-09-05T08:30:00Z">
          <w:pPr>
            <w:pStyle w:val="Bibliography"/>
          </w:pPr>
        </w:pPrChange>
      </w:pPr>
      <w:r w:rsidRPr="001C6917">
        <w:rPr>
          <w:rFonts w:ascii="Times New Roman" w:hAnsi="Times New Roman" w:cs="Times New Roman"/>
          <w:lang w:val="it-IT"/>
          <w:rPrChange w:id="1339" w:author="Catalina Suescun Gonzalez" w:date="2026-09-05T10:30:00Z" w16du:dateUtc="2026-09-05T08:30:00Z">
            <w:rPr/>
          </w:rPrChange>
        </w:rPr>
        <w:t xml:space="preserve">Romani, A., Levi, M., 2024. </w:t>
      </w:r>
      <w:r w:rsidRPr="001C6917">
        <w:rPr>
          <w:rFonts w:ascii="Times New Roman" w:hAnsi="Times New Roman" w:cs="Times New Roman"/>
          <w:rPrChange w:id="1340" w:author="Catalina Suescun Gonzalez" w:date="2026-09-05T10:30:00Z" w16du:dateUtc="2026-09-05T08:30:00Z">
            <w:rPr/>
          </w:rPrChange>
        </w:rPr>
        <w:t>Large-Format Material Extrusion Additive Manufacturing for Circular Economy Practices: A Focus on Product Applications with Materials from Recycled Plastics and Biomass Waste. Sustainability 16, 7966. https://doi.org/10.3390/su16187966</w:t>
      </w:r>
    </w:p>
    <w:p w14:paraId="7CD0B0FE" w14:textId="77777777" w:rsidR="00427F03" w:rsidRPr="001C6917" w:rsidRDefault="00427F03" w:rsidP="001C6917">
      <w:pPr>
        <w:pStyle w:val="Bibliography"/>
        <w:jc w:val="both"/>
        <w:rPr>
          <w:rFonts w:ascii="Times New Roman" w:hAnsi="Times New Roman" w:cs="Times New Roman"/>
          <w:rPrChange w:id="1341" w:author="Catalina Suescun Gonzalez" w:date="2026-09-05T10:30:00Z" w16du:dateUtc="2026-09-05T08:30:00Z">
            <w:rPr/>
          </w:rPrChange>
        </w:rPr>
        <w:pPrChange w:id="1342" w:author="Catalina Suescun Gonzalez" w:date="2026-09-05T10:30:00Z" w16du:dateUtc="2026-09-05T08:30:00Z">
          <w:pPr>
            <w:pStyle w:val="Bibliography"/>
          </w:pPr>
        </w:pPrChange>
      </w:pPr>
      <w:r w:rsidRPr="001C6917">
        <w:rPr>
          <w:rFonts w:ascii="Times New Roman" w:hAnsi="Times New Roman" w:cs="Times New Roman"/>
          <w:rPrChange w:id="1343" w:author="Catalina Suescun Gonzalez" w:date="2026-09-05T10:30:00Z" w16du:dateUtc="2026-09-05T08:30:00Z">
            <w:rPr/>
          </w:rPrChange>
        </w:rPr>
        <w:t>Romani, A., Levi, M., Pearce, J.M., 2023. Recycled polycarbonate and polycarbonate/acrylonitrile butadiene styrene feedstocks for circular economy product applications with fused granular fabrication-based additive manufacturing. Sustainable Materials and Technologies 38, e00730. https://doi.org/10.1016/j.susmat.2023.e00730</w:t>
      </w:r>
    </w:p>
    <w:p w14:paraId="6D22EA72" w14:textId="77777777" w:rsidR="00427F03" w:rsidRPr="001C6917" w:rsidRDefault="00427F03" w:rsidP="001C6917">
      <w:pPr>
        <w:pStyle w:val="Bibliography"/>
        <w:jc w:val="both"/>
        <w:rPr>
          <w:rFonts w:ascii="Times New Roman" w:hAnsi="Times New Roman" w:cs="Times New Roman"/>
          <w:rPrChange w:id="1344" w:author="Catalina Suescun Gonzalez" w:date="2026-09-05T10:30:00Z" w16du:dateUtc="2026-09-05T08:30:00Z">
            <w:rPr/>
          </w:rPrChange>
        </w:rPr>
        <w:pPrChange w:id="1345" w:author="Catalina Suescun Gonzalez" w:date="2026-09-05T10:30:00Z" w16du:dateUtc="2026-09-05T08:30:00Z">
          <w:pPr>
            <w:pStyle w:val="Bibliography"/>
          </w:pPr>
        </w:pPrChange>
      </w:pPr>
      <w:r w:rsidRPr="001C6917">
        <w:rPr>
          <w:rFonts w:ascii="Times New Roman" w:hAnsi="Times New Roman" w:cs="Times New Roman"/>
          <w:lang w:val="it-IT"/>
          <w:rPrChange w:id="1346" w:author="Catalina Suescun Gonzalez" w:date="2026-09-05T10:30:00Z" w16du:dateUtc="2026-09-05T08:30:00Z">
            <w:rPr/>
          </w:rPrChange>
        </w:rPr>
        <w:lastRenderedPageBreak/>
        <w:t xml:space="preserve">Romani, A., Paramatti, M., Gallo, L., Levi, M., 2024a. </w:t>
      </w:r>
      <w:r w:rsidRPr="001C6917">
        <w:rPr>
          <w:rFonts w:ascii="Times New Roman" w:hAnsi="Times New Roman" w:cs="Times New Roman"/>
          <w:rPrChange w:id="1347" w:author="Catalina Suescun Gonzalez" w:date="2026-09-05T10:30:00Z" w16du:dateUtc="2026-09-05T08:30:00Z">
            <w:rPr/>
          </w:rPrChange>
        </w:rPr>
        <w:t>Large-format material extrusion additive manufacturing of PLA, LDPE, and HDPE compound feedstock with spent coffee grounds. Int J Adv Manuf Technol 134, 1845–1861. https://doi.org/10.1007/s00170-024-14214-2</w:t>
      </w:r>
    </w:p>
    <w:p w14:paraId="6F890016" w14:textId="77777777" w:rsidR="00427F03" w:rsidRPr="001C6917" w:rsidRDefault="00427F03" w:rsidP="001C6917">
      <w:pPr>
        <w:pStyle w:val="Bibliography"/>
        <w:jc w:val="both"/>
        <w:rPr>
          <w:rFonts w:ascii="Times New Roman" w:hAnsi="Times New Roman" w:cs="Times New Roman"/>
          <w:rPrChange w:id="1348" w:author="Catalina Suescun Gonzalez" w:date="2026-09-05T10:30:00Z" w16du:dateUtc="2026-09-05T08:30:00Z">
            <w:rPr/>
          </w:rPrChange>
        </w:rPr>
        <w:pPrChange w:id="1349" w:author="Catalina Suescun Gonzalez" w:date="2026-09-05T10:30:00Z" w16du:dateUtc="2026-09-05T08:30:00Z">
          <w:pPr>
            <w:pStyle w:val="Bibliography"/>
          </w:pPr>
        </w:pPrChange>
      </w:pPr>
      <w:r w:rsidRPr="001C6917">
        <w:rPr>
          <w:rFonts w:ascii="Times New Roman" w:hAnsi="Times New Roman" w:cs="Times New Roman"/>
          <w:rPrChange w:id="1350" w:author="Catalina Suescun Gonzalez" w:date="2026-09-05T10:30:00Z" w16du:dateUtc="2026-09-05T08:30:00Z">
            <w:rPr/>
          </w:rPrChange>
        </w:rPr>
        <w:t xml:space="preserve">Romani, A., </w:t>
      </w:r>
      <w:proofErr w:type="spellStart"/>
      <w:r w:rsidRPr="001C6917">
        <w:rPr>
          <w:rFonts w:ascii="Times New Roman" w:hAnsi="Times New Roman" w:cs="Times New Roman"/>
          <w:rPrChange w:id="1351" w:author="Catalina Suescun Gonzalez" w:date="2026-09-05T10:30:00Z" w16du:dateUtc="2026-09-05T08:30:00Z">
            <w:rPr/>
          </w:rPrChange>
        </w:rPr>
        <w:t>Perusin</w:t>
      </w:r>
      <w:proofErr w:type="spellEnd"/>
      <w:r w:rsidRPr="001C6917">
        <w:rPr>
          <w:rFonts w:ascii="Times New Roman" w:hAnsi="Times New Roman" w:cs="Times New Roman"/>
          <w:rPrChange w:id="1352" w:author="Catalina Suescun Gonzalez" w:date="2026-09-05T10:30:00Z" w16du:dateUtc="2026-09-05T08:30:00Z">
            <w:rPr/>
          </w:rPrChange>
        </w:rPr>
        <w:t xml:space="preserve">, L., </w:t>
      </w:r>
      <w:proofErr w:type="spellStart"/>
      <w:r w:rsidRPr="001C6917">
        <w:rPr>
          <w:rFonts w:ascii="Times New Roman" w:hAnsi="Times New Roman" w:cs="Times New Roman"/>
          <w:rPrChange w:id="1353" w:author="Catalina Suescun Gonzalez" w:date="2026-09-05T10:30:00Z" w16du:dateUtc="2026-09-05T08:30:00Z">
            <w:rPr/>
          </w:rPrChange>
        </w:rPr>
        <w:t>Ciurnelli</w:t>
      </w:r>
      <w:proofErr w:type="spellEnd"/>
      <w:r w:rsidRPr="001C6917">
        <w:rPr>
          <w:rFonts w:ascii="Times New Roman" w:hAnsi="Times New Roman" w:cs="Times New Roman"/>
          <w:rPrChange w:id="1354" w:author="Catalina Suescun Gonzalez" w:date="2026-09-05T10:30:00Z" w16du:dateUtc="2026-09-05T08:30:00Z">
            <w:rPr/>
          </w:rPrChange>
        </w:rPr>
        <w:t>, M., Levi, M., 2024b. Characterization of PLA feedstock after multiple recycling processes for large-format material extrusion additive manufacturing. Materials Today Sustainability 25, 100636. https://doi.org/10.1016/j.mtsust.2023.100636</w:t>
      </w:r>
    </w:p>
    <w:p w14:paraId="75D542C0" w14:textId="77777777" w:rsidR="00427F03" w:rsidRPr="001C6917" w:rsidRDefault="00427F03" w:rsidP="001C6917">
      <w:pPr>
        <w:pStyle w:val="Bibliography"/>
        <w:jc w:val="both"/>
        <w:rPr>
          <w:rFonts w:ascii="Times New Roman" w:hAnsi="Times New Roman" w:cs="Times New Roman"/>
          <w:rPrChange w:id="1355" w:author="Catalina Suescun Gonzalez" w:date="2026-09-05T10:30:00Z" w16du:dateUtc="2026-09-05T08:30:00Z">
            <w:rPr/>
          </w:rPrChange>
        </w:rPr>
        <w:pPrChange w:id="1356" w:author="Catalina Suescun Gonzalez" w:date="2026-09-05T10:30:00Z" w16du:dateUtc="2026-09-05T08:30:00Z">
          <w:pPr>
            <w:pStyle w:val="Bibliography"/>
          </w:pPr>
        </w:pPrChange>
      </w:pPr>
      <w:r w:rsidRPr="001C6917">
        <w:rPr>
          <w:rFonts w:ascii="Times New Roman" w:hAnsi="Times New Roman" w:cs="Times New Roman"/>
          <w:rPrChange w:id="1357" w:author="Catalina Suescun Gonzalez" w:date="2026-09-05T10:30:00Z" w16du:dateUtc="2026-09-05T08:30:00Z">
            <w:rPr/>
          </w:rPrChange>
        </w:rPr>
        <w:t>Santander, P., Cruz Sanchez, F.A., Boudaoud, H., Camargo, M., 2020. Closed loop supply chain network for local and distributed plastic recycling for 3D printing: a MILP-based optimization approach. Resources, Conservation and Recycling 154, 104531. https://doi.org/10.1016/j.resconrec.2019.104531</w:t>
      </w:r>
    </w:p>
    <w:p w14:paraId="116EBC36" w14:textId="77777777" w:rsidR="00427F03" w:rsidRPr="001C6917" w:rsidRDefault="00427F03" w:rsidP="001C6917">
      <w:pPr>
        <w:pStyle w:val="Bibliography"/>
        <w:jc w:val="both"/>
        <w:rPr>
          <w:rFonts w:ascii="Times New Roman" w:hAnsi="Times New Roman" w:cs="Times New Roman"/>
          <w:rPrChange w:id="1358" w:author="Catalina Suescun Gonzalez" w:date="2026-09-05T10:30:00Z" w16du:dateUtc="2026-09-05T08:30:00Z">
            <w:rPr/>
          </w:rPrChange>
        </w:rPr>
        <w:pPrChange w:id="1359" w:author="Catalina Suescun Gonzalez" w:date="2026-09-05T10:30:00Z" w16du:dateUtc="2026-09-05T08:30:00Z">
          <w:pPr>
            <w:pStyle w:val="Bibliography"/>
          </w:pPr>
        </w:pPrChange>
      </w:pPr>
      <w:proofErr w:type="spellStart"/>
      <w:r w:rsidRPr="001C6917">
        <w:rPr>
          <w:rFonts w:ascii="Times New Roman" w:hAnsi="Times New Roman" w:cs="Times New Roman"/>
          <w:rPrChange w:id="1360" w:author="Catalina Suescun Gonzalez" w:date="2026-09-05T10:30:00Z" w16du:dateUtc="2026-09-05T08:30:00Z">
            <w:rPr/>
          </w:rPrChange>
        </w:rPr>
        <w:t>Serris</w:t>
      </w:r>
      <w:proofErr w:type="spellEnd"/>
      <w:r w:rsidRPr="001C6917">
        <w:rPr>
          <w:rFonts w:ascii="Times New Roman" w:hAnsi="Times New Roman" w:cs="Times New Roman"/>
          <w:rPrChange w:id="1361" w:author="Catalina Suescun Gonzalez" w:date="2026-09-05T10:30:00Z" w16du:dateUtc="2026-09-05T08:30:00Z">
            <w:rPr/>
          </w:rPrChange>
        </w:rPr>
        <w:t xml:space="preserve">, I., </w:t>
      </w:r>
      <w:proofErr w:type="spellStart"/>
      <w:r w:rsidRPr="001C6917">
        <w:rPr>
          <w:rFonts w:ascii="Times New Roman" w:hAnsi="Times New Roman" w:cs="Times New Roman"/>
          <w:rPrChange w:id="1362" w:author="Catalina Suescun Gonzalez" w:date="2026-09-05T10:30:00Z" w16du:dateUtc="2026-09-05T08:30:00Z">
            <w:rPr/>
          </w:rPrChange>
        </w:rPr>
        <w:t>Serris</w:t>
      </w:r>
      <w:proofErr w:type="spellEnd"/>
      <w:r w:rsidRPr="001C6917">
        <w:rPr>
          <w:rFonts w:ascii="Times New Roman" w:hAnsi="Times New Roman" w:cs="Times New Roman"/>
          <w:rPrChange w:id="1363" w:author="Catalina Suescun Gonzalez" w:date="2026-09-05T10:30:00Z" w16du:dateUtc="2026-09-05T08:30:00Z">
            <w:rPr/>
          </w:rPrChange>
        </w:rPr>
        <w:t xml:space="preserve">, P., Frey, K.M., Cho, H., 2020. Development of 3D-Printed Layered PLGA Films for Drug Delivery and Evaluation of Drug Release Behaviors. AAPS </w:t>
      </w:r>
      <w:proofErr w:type="spellStart"/>
      <w:r w:rsidRPr="001C6917">
        <w:rPr>
          <w:rFonts w:ascii="Times New Roman" w:hAnsi="Times New Roman" w:cs="Times New Roman"/>
          <w:rPrChange w:id="1364" w:author="Catalina Suescun Gonzalez" w:date="2026-09-05T10:30:00Z" w16du:dateUtc="2026-09-05T08:30:00Z">
            <w:rPr/>
          </w:rPrChange>
        </w:rPr>
        <w:t>PharmSciTech</w:t>
      </w:r>
      <w:proofErr w:type="spellEnd"/>
      <w:r w:rsidRPr="001C6917">
        <w:rPr>
          <w:rFonts w:ascii="Times New Roman" w:hAnsi="Times New Roman" w:cs="Times New Roman"/>
          <w:rPrChange w:id="1365" w:author="Catalina Suescun Gonzalez" w:date="2026-09-05T10:30:00Z" w16du:dateUtc="2026-09-05T08:30:00Z">
            <w:rPr/>
          </w:rPrChange>
        </w:rPr>
        <w:t xml:space="preserve"> 21, 256. https://doi.org/10.1208/s12249-020-01790-1</w:t>
      </w:r>
    </w:p>
    <w:p w14:paraId="60370BDA" w14:textId="77777777" w:rsidR="00427F03" w:rsidRPr="001C6917" w:rsidRDefault="00427F03" w:rsidP="001C6917">
      <w:pPr>
        <w:pStyle w:val="Bibliography"/>
        <w:jc w:val="both"/>
        <w:rPr>
          <w:rFonts w:ascii="Times New Roman" w:hAnsi="Times New Roman" w:cs="Times New Roman"/>
          <w:lang w:val="fr-FR"/>
          <w:rPrChange w:id="1366" w:author="Catalina Suescun Gonzalez" w:date="2026-09-05T10:30:00Z" w16du:dateUtc="2026-09-05T08:30:00Z">
            <w:rPr/>
          </w:rPrChange>
        </w:rPr>
        <w:pPrChange w:id="1367" w:author="Catalina Suescun Gonzalez" w:date="2026-09-05T10:30:00Z" w16du:dateUtc="2026-09-05T08:30:00Z">
          <w:pPr>
            <w:pStyle w:val="Bibliography"/>
          </w:pPr>
        </w:pPrChange>
      </w:pPr>
      <w:r w:rsidRPr="001C6917">
        <w:rPr>
          <w:rFonts w:ascii="Times New Roman" w:hAnsi="Times New Roman" w:cs="Times New Roman"/>
          <w:rPrChange w:id="1368" w:author="Catalina Suescun Gonzalez" w:date="2026-09-05T10:30:00Z" w16du:dateUtc="2026-09-05T08:30:00Z">
            <w:rPr/>
          </w:rPrChange>
        </w:rPr>
        <w:t xml:space="preserve">Singh, N., Singh, R., Ahuja, I.P.S., Farina, I., </w:t>
      </w:r>
      <w:proofErr w:type="spellStart"/>
      <w:r w:rsidRPr="001C6917">
        <w:rPr>
          <w:rFonts w:ascii="Times New Roman" w:hAnsi="Times New Roman" w:cs="Times New Roman"/>
          <w:rPrChange w:id="1369" w:author="Catalina Suescun Gonzalez" w:date="2026-09-05T10:30:00Z" w16du:dateUtc="2026-09-05T08:30:00Z">
            <w:rPr/>
          </w:rPrChange>
        </w:rPr>
        <w:t>Fraternali</w:t>
      </w:r>
      <w:proofErr w:type="spellEnd"/>
      <w:r w:rsidRPr="001C6917">
        <w:rPr>
          <w:rFonts w:ascii="Times New Roman" w:hAnsi="Times New Roman" w:cs="Times New Roman"/>
          <w:rPrChange w:id="1370" w:author="Catalina Suescun Gonzalez" w:date="2026-09-05T10:30:00Z" w16du:dateUtc="2026-09-05T08:30:00Z">
            <w:rPr/>
          </w:rPrChange>
        </w:rPr>
        <w:t xml:space="preserve">, F., 2019. Metal matrix composite from recycled materials by using additive manufacturing assisted investment casting. </w:t>
      </w:r>
      <w:r w:rsidRPr="001C6917">
        <w:rPr>
          <w:rFonts w:ascii="Times New Roman" w:hAnsi="Times New Roman" w:cs="Times New Roman"/>
          <w:lang w:val="fr-FR"/>
          <w:rPrChange w:id="1371" w:author="Catalina Suescun Gonzalez" w:date="2026-09-05T10:30:00Z" w16du:dateUtc="2026-09-05T08:30:00Z">
            <w:rPr/>
          </w:rPrChange>
        </w:rPr>
        <w:t>Composite Structures 207, 129–135. https://doi.org/10.1016/j.compstruct.2018.09.072</w:t>
      </w:r>
    </w:p>
    <w:p w14:paraId="3ACE98CA" w14:textId="77777777" w:rsidR="00427F03" w:rsidRPr="001C6917" w:rsidRDefault="00427F03" w:rsidP="001C6917">
      <w:pPr>
        <w:pStyle w:val="Bibliography"/>
        <w:jc w:val="both"/>
        <w:rPr>
          <w:rFonts w:ascii="Times New Roman" w:hAnsi="Times New Roman" w:cs="Times New Roman"/>
          <w:rPrChange w:id="1372" w:author="Catalina Suescun Gonzalez" w:date="2026-09-05T10:30:00Z" w16du:dateUtc="2026-09-05T08:30:00Z">
            <w:rPr/>
          </w:rPrChange>
        </w:rPr>
        <w:pPrChange w:id="1373" w:author="Catalina Suescun Gonzalez" w:date="2026-09-05T10:30:00Z" w16du:dateUtc="2026-09-05T08:30:00Z">
          <w:pPr>
            <w:pStyle w:val="Bibliography"/>
          </w:pPr>
        </w:pPrChange>
      </w:pPr>
      <w:r w:rsidRPr="001C6917">
        <w:rPr>
          <w:rFonts w:ascii="Times New Roman" w:hAnsi="Times New Roman" w:cs="Times New Roman"/>
          <w:lang w:val="fr-FR"/>
          <w:rPrChange w:id="1374" w:author="Catalina Suescun Gonzalez" w:date="2026-09-05T10:30:00Z" w16du:dateUtc="2026-09-05T08:30:00Z">
            <w:rPr/>
          </w:rPrChange>
        </w:rPr>
        <w:t xml:space="preserve">Small, K.A., 2015. </w:t>
      </w:r>
      <w:r w:rsidRPr="001C6917">
        <w:rPr>
          <w:rFonts w:ascii="Times New Roman" w:hAnsi="Times New Roman" w:cs="Times New Roman"/>
          <w:rPrChange w:id="1375" w:author="Catalina Suescun Gonzalez" w:date="2026-09-05T10:30:00Z" w16du:dateUtc="2026-09-05T08:30:00Z">
            <w:rPr/>
          </w:rPrChange>
        </w:rPr>
        <w:t>The bottleneck model: An assessment and interpretation. Economics of Transportation, Special Issue on Collective Contributions in the Honor of Richard Arnott 4, 110–117. https://doi.org/10.1016/j.ecotra.2015.01.001</w:t>
      </w:r>
    </w:p>
    <w:p w14:paraId="22C85B1F" w14:textId="77777777" w:rsidR="00427F03" w:rsidRPr="001C6917" w:rsidRDefault="00427F03" w:rsidP="001C6917">
      <w:pPr>
        <w:pStyle w:val="Bibliography"/>
        <w:jc w:val="both"/>
        <w:rPr>
          <w:rFonts w:ascii="Times New Roman" w:hAnsi="Times New Roman" w:cs="Times New Roman"/>
          <w:rPrChange w:id="1376" w:author="Catalina Suescun Gonzalez" w:date="2026-09-05T10:30:00Z" w16du:dateUtc="2026-09-05T08:30:00Z">
            <w:rPr/>
          </w:rPrChange>
        </w:rPr>
        <w:pPrChange w:id="1377" w:author="Catalina Suescun Gonzalez" w:date="2026-09-05T10:30:00Z" w16du:dateUtc="2026-09-05T08:30:00Z">
          <w:pPr>
            <w:pStyle w:val="Bibliography"/>
          </w:pPr>
        </w:pPrChange>
      </w:pPr>
      <w:r w:rsidRPr="001C6917">
        <w:rPr>
          <w:rFonts w:ascii="Times New Roman" w:hAnsi="Times New Roman" w:cs="Times New Roman"/>
          <w:rPrChange w:id="1378" w:author="Catalina Suescun Gonzalez" w:date="2026-09-05T10:30:00Z" w16du:dateUtc="2026-09-05T08:30:00Z">
            <w:rPr/>
          </w:rPrChange>
        </w:rPr>
        <w:t>Suescun Gonzalez, C., Cruz Sanchez, F.A., Boudaoud, H., Nouvel, C., Pearce, J.M., 2024. Multi-material distributed recycling via material extrusion: recycled high density polyethylene and poly (ethylene terephthalate) mixture. Polymer Engineering &amp; Science n/a. https://doi.org/10.1002/pen.26643</w:t>
      </w:r>
    </w:p>
    <w:p w14:paraId="7B5C70A7" w14:textId="77777777" w:rsidR="00427F03" w:rsidRPr="001C6917" w:rsidRDefault="00427F03" w:rsidP="001C6917">
      <w:pPr>
        <w:pStyle w:val="Bibliography"/>
        <w:jc w:val="both"/>
        <w:rPr>
          <w:rFonts w:ascii="Times New Roman" w:hAnsi="Times New Roman" w:cs="Times New Roman"/>
          <w:rPrChange w:id="1379" w:author="Catalina Suescun Gonzalez" w:date="2026-09-05T10:30:00Z" w16du:dateUtc="2026-09-05T08:30:00Z">
            <w:rPr/>
          </w:rPrChange>
        </w:rPr>
        <w:pPrChange w:id="1380" w:author="Catalina Suescun Gonzalez" w:date="2026-09-05T10:30:00Z" w16du:dateUtc="2026-09-05T08:30:00Z">
          <w:pPr>
            <w:pStyle w:val="Bibliography"/>
          </w:pPr>
        </w:pPrChange>
      </w:pPr>
      <w:r w:rsidRPr="001C6917">
        <w:rPr>
          <w:rFonts w:ascii="Times New Roman" w:hAnsi="Times New Roman" w:cs="Times New Roman"/>
          <w:rPrChange w:id="1381" w:author="Catalina Suescun Gonzalez" w:date="2026-09-05T10:30:00Z" w16du:dateUtc="2026-09-05T08:30:00Z">
            <w:rPr/>
          </w:rPrChange>
        </w:rPr>
        <w:t xml:space="preserve">Suhaimi, N.A.S., Muhamad, F., Abd Razak, N.A., </w:t>
      </w:r>
      <w:proofErr w:type="spellStart"/>
      <w:r w:rsidRPr="001C6917">
        <w:rPr>
          <w:rFonts w:ascii="Times New Roman" w:hAnsi="Times New Roman" w:cs="Times New Roman"/>
          <w:rPrChange w:id="1382" w:author="Catalina Suescun Gonzalez" w:date="2026-09-05T10:30:00Z" w16du:dateUtc="2026-09-05T08:30:00Z">
            <w:rPr/>
          </w:rPrChange>
        </w:rPr>
        <w:t>Zeimaran</w:t>
      </w:r>
      <w:proofErr w:type="spellEnd"/>
      <w:r w:rsidRPr="001C6917">
        <w:rPr>
          <w:rFonts w:ascii="Times New Roman" w:hAnsi="Times New Roman" w:cs="Times New Roman"/>
          <w:rPrChange w:id="1383" w:author="Catalina Suescun Gonzalez" w:date="2026-09-05T10:30:00Z" w16du:dateUtc="2026-09-05T08:30:00Z">
            <w:rPr/>
          </w:rPrChange>
        </w:rPr>
        <w:t>, E., 2022. Recycling of polyethylene terephthalate wastes: A review of technologies, routes, and applications. Polymer Engineering &amp; Science 62, 2355–2375. https://doi.org/10.1002/pen.26017</w:t>
      </w:r>
    </w:p>
    <w:p w14:paraId="245A9FF2" w14:textId="77777777" w:rsidR="00427F03" w:rsidRPr="001C6917" w:rsidRDefault="00427F03" w:rsidP="001C6917">
      <w:pPr>
        <w:pStyle w:val="Bibliography"/>
        <w:jc w:val="both"/>
        <w:rPr>
          <w:rFonts w:ascii="Times New Roman" w:hAnsi="Times New Roman" w:cs="Times New Roman"/>
          <w:rPrChange w:id="1384" w:author="Catalina Suescun Gonzalez" w:date="2026-09-05T10:30:00Z" w16du:dateUtc="2026-09-05T08:30:00Z">
            <w:rPr/>
          </w:rPrChange>
        </w:rPr>
        <w:pPrChange w:id="1385" w:author="Catalina Suescun Gonzalez" w:date="2026-09-05T10:30:00Z" w16du:dateUtc="2026-09-05T08:30:00Z">
          <w:pPr>
            <w:pStyle w:val="Bibliography"/>
          </w:pPr>
        </w:pPrChange>
      </w:pPr>
      <w:r w:rsidRPr="001C6917">
        <w:rPr>
          <w:rFonts w:ascii="Times New Roman" w:hAnsi="Times New Roman" w:cs="Times New Roman"/>
          <w:rPrChange w:id="1386" w:author="Catalina Suescun Gonzalez" w:date="2026-09-05T10:30:00Z" w16du:dateUtc="2026-09-05T08:30:00Z">
            <w:rPr/>
          </w:rPrChange>
        </w:rPr>
        <w:t xml:space="preserve">Taghavi, S.K., </w:t>
      </w:r>
      <w:proofErr w:type="spellStart"/>
      <w:r w:rsidRPr="001C6917">
        <w:rPr>
          <w:rFonts w:ascii="Times New Roman" w:hAnsi="Times New Roman" w:cs="Times New Roman"/>
          <w:rPrChange w:id="1387" w:author="Catalina Suescun Gonzalez" w:date="2026-09-05T10:30:00Z" w16du:dateUtc="2026-09-05T08:30:00Z">
            <w:rPr/>
          </w:rPrChange>
        </w:rPr>
        <w:t>Shahrajabian</w:t>
      </w:r>
      <w:proofErr w:type="spellEnd"/>
      <w:r w:rsidRPr="001C6917">
        <w:rPr>
          <w:rFonts w:ascii="Times New Roman" w:hAnsi="Times New Roman" w:cs="Times New Roman"/>
          <w:rPrChange w:id="1388" w:author="Catalina Suescun Gonzalez" w:date="2026-09-05T10:30:00Z" w16du:dateUtc="2026-09-05T08:30:00Z">
            <w:rPr/>
          </w:rPrChange>
        </w:rPr>
        <w:t>, H., Hosseini, H.M., 2018. Detailed comparison of compatibilizers MAPE and SEBS-g-MA on the mechanical/thermal properties, and morphology in ternary blend of recycled PET/HDPE/MAPE and recycled PET/HDPE/SEBS-g-MA. Journal of Elastomers &amp; Plastics 50, 13–35. https://doi.org/10.1177/0095244317698738</w:t>
      </w:r>
    </w:p>
    <w:p w14:paraId="43B6C255" w14:textId="77777777" w:rsidR="00427F03" w:rsidRPr="001C6917" w:rsidRDefault="00427F03" w:rsidP="001C6917">
      <w:pPr>
        <w:pStyle w:val="Bibliography"/>
        <w:jc w:val="both"/>
        <w:rPr>
          <w:rFonts w:ascii="Times New Roman" w:hAnsi="Times New Roman" w:cs="Times New Roman"/>
          <w:lang w:val="it-IT"/>
          <w:rPrChange w:id="1389" w:author="Catalina Suescun Gonzalez" w:date="2026-09-05T10:30:00Z" w16du:dateUtc="2026-09-05T08:30:00Z">
            <w:rPr/>
          </w:rPrChange>
        </w:rPr>
        <w:pPrChange w:id="1390" w:author="Catalina Suescun Gonzalez" w:date="2026-09-05T10:30:00Z" w16du:dateUtc="2026-09-05T08:30:00Z">
          <w:pPr>
            <w:pStyle w:val="Bibliography"/>
          </w:pPr>
        </w:pPrChange>
      </w:pPr>
      <w:r w:rsidRPr="001C6917">
        <w:rPr>
          <w:rFonts w:ascii="Times New Roman" w:hAnsi="Times New Roman" w:cs="Times New Roman"/>
          <w:rPrChange w:id="1391" w:author="Catalina Suescun Gonzalez" w:date="2026-09-05T10:30:00Z" w16du:dateUtc="2026-09-05T08:30:00Z">
            <w:rPr/>
          </w:rPrChange>
        </w:rPr>
        <w:t xml:space="preserve">Taufik, M., Jain, P.K., 2024. Additive Manufacturing with Interdisciplinary Applications, in: Kumar, N., Singh, G., Trehan, R., </w:t>
      </w:r>
      <w:proofErr w:type="spellStart"/>
      <w:r w:rsidRPr="001C6917">
        <w:rPr>
          <w:rFonts w:ascii="Times New Roman" w:hAnsi="Times New Roman" w:cs="Times New Roman"/>
          <w:rPrChange w:id="1392" w:author="Catalina Suescun Gonzalez" w:date="2026-09-05T10:30:00Z" w16du:dateUtc="2026-09-05T08:30:00Z">
            <w:rPr/>
          </w:rPrChange>
        </w:rPr>
        <w:t>Davim</w:t>
      </w:r>
      <w:proofErr w:type="spellEnd"/>
      <w:r w:rsidRPr="001C6917">
        <w:rPr>
          <w:rFonts w:ascii="Times New Roman" w:hAnsi="Times New Roman" w:cs="Times New Roman"/>
          <w:rPrChange w:id="1393" w:author="Catalina Suescun Gonzalez" w:date="2026-09-05T10:30:00Z" w16du:dateUtc="2026-09-05T08:30:00Z">
            <w:rPr/>
          </w:rPrChange>
        </w:rPr>
        <w:t xml:space="preserve">, J.P. (Eds.), Advances in Materials and Agile Manufacturing. </w:t>
      </w:r>
      <w:r w:rsidRPr="001C6917">
        <w:rPr>
          <w:rFonts w:ascii="Times New Roman" w:hAnsi="Times New Roman" w:cs="Times New Roman"/>
          <w:lang w:val="it-IT"/>
          <w:rPrChange w:id="1394" w:author="Catalina Suescun Gonzalez" w:date="2026-09-05T10:30:00Z" w16du:dateUtc="2026-09-05T08:30:00Z">
            <w:rPr/>
          </w:rPrChange>
        </w:rPr>
        <w:t>Springer Nature, Singapore, pp. 183–210. https://doi.org/10.1007/978-981-99-6601-1_17</w:t>
      </w:r>
    </w:p>
    <w:p w14:paraId="554A124A" w14:textId="77777777" w:rsidR="00427F03" w:rsidRPr="001C6917" w:rsidRDefault="00427F03" w:rsidP="001C6917">
      <w:pPr>
        <w:pStyle w:val="Bibliography"/>
        <w:jc w:val="both"/>
        <w:rPr>
          <w:rFonts w:ascii="Times New Roman" w:hAnsi="Times New Roman" w:cs="Times New Roman"/>
          <w:rPrChange w:id="1395" w:author="Catalina Suescun Gonzalez" w:date="2026-09-05T10:30:00Z" w16du:dateUtc="2026-09-05T08:30:00Z">
            <w:rPr/>
          </w:rPrChange>
        </w:rPr>
        <w:pPrChange w:id="1396" w:author="Catalina Suescun Gonzalez" w:date="2026-09-05T10:30:00Z" w16du:dateUtc="2026-09-05T08:30:00Z">
          <w:pPr>
            <w:pStyle w:val="Bibliography"/>
          </w:pPr>
        </w:pPrChange>
      </w:pPr>
      <w:r w:rsidRPr="001C6917">
        <w:rPr>
          <w:rFonts w:ascii="Times New Roman" w:hAnsi="Times New Roman" w:cs="Times New Roman"/>
          <w:lang w:val="it-IT"/>
          <w:rPrChange w:id="1397" w:author="Catalina Suescun Gonzalez" w:date="2026-09-05T10:30:00Z" w16du:dateUtc="2026-09-05T08:30:00Z">
            <w:rPr/>
          </w:rPrChange>
        </w:rPr>
        <w:t xml:space="preserve">Tay, Y.W.D., Li, M.Y., Tan, M.J., 2019. </w:t>
      </w:r>
      <w:r w:rsidRPr="001C6917">
        <w:rPr>
          <w:rFonts w:ascii="Times New Roman" w:hAnsi="Times New Roman" w:cs="Times New Roman"/>
          <w:rPrChange w:id="1398" w:author="Catalina Suescun Gonzalez" w:date="2026-09-05T10:30:00Z" w16du:dateUtc="2026-09-05T08:30:00Z">
            <w:rPr/>
          </w:rPrChange>
        </w:rPr>
        <w:t>Effect of printing parameters in 3D concrete printing: Printing region and support structures. Journal of Materials Processing Technology 271, 261–270. https://doi.org/10.1016/j.jmatprotec.2019.04.007</w:t>
      </w:r>
    </w:p>
    <w:p w14:paraId="15AC91CD" w14:textId="77777777" w:rsidR="00427F03" w:rsidRPr="001C6917" w:rsidRDefault="00427F03" w:rsidP="001C6917">
      <w:pPr>
        <w:pStyle w:val="Bibliography"/>
        <w:jc w:val="both"/>
        <w:rPr>
          <w:rFonts w:ascii="Times New Roman" w:hAnsi="Times New Roman" w:cs="Times New Roman"/>
          <w:rPrChange w:id="1399" w:author="Catalina Suescun Gonzalez" w:date="2026-09-05T10:30:00Z" w16du:dateUtc="2026-09-05T08:30:00Z">
            <w:rPr/>
          </w:rPrChange>
        </w:rPr>
        <w:pPrChange w:id="1400" w:author="Catalina Suescun Gonzalez" w:date="2026-09-05T10:30:00Z" w16du:dateUtc="2026-09-05T08:30:00Z">
          <w:pPr>
            <w:pStyle w:val="Bibliography"/>
          </w:pPr>
        </w:pPrChange>
      </w:pPr>
      <w:r w:rsidRPr="001C6917">
        <w:rPr>
          <w:rFonts w:ascii="Times New Roman" w:hAnsi="Times New Roman" w:cs="Times New Roman"/>
          <w:rPrChange w:id="1401" w:author="Catalina Suescun Gonzalez" w:date="2026-09-05T10:30:00Z" w16du:dateUtc="2026-09-05T08:30:00Z">
            <w:rPr/>
          </w:rPrChange>
        </w:rPr>
        <w:t xml:space="preserve">Thingiverse.com, n.d. 1:24 Scale Crown </w:t>
      </w:r>
      <w:proofErr w:type="spellStart"/>
      <w:r w:rsidRPr="001C6917">
        <w:rPr>
          <w:rFonts w:ascii="Times New Roman" w:hAnsi="Times New Roman" w:cs="Times New Roman"/>
          <w:rPrChange w:id="1402" w:author="Catalina Suescun Gonzalez" w:date="2026-09-05T10:30:00Z" w16du:dateUtc="2026-09-05T08:30:00Z">
            <w:rPr/>
          </w:rPrChange>
        </w:rPr>
        <w:t>Moulding</w:t>
      </w:r>
      <w:proofErr w:type="spellEnd"/>
      <w:r w:rsidRPr="001C6917">
        <w:rPr>
          <w:rFonts w:ascii="Times New Roman" w:hAnsi="Times New Roman" w:cs="Times New Roman"/>
          <w:rPrChange w:id="1403" w:author="Catalina Suescun Gonzalez" w:date="2026-09-05T10:30:00Z" w16du:dateUtc="2026-09-05T08:30:00Z">
            <w:rPr/>
          </w:rPrChange>
        </w:rPr>
        <w:t xml:space="preserve"> by </w:t>
      </w:r>
      <w:proofErr w:type="spellStart"/>
      <w:r w:rsidRPr="001C6917">
        <w:rPr>
          <w:rFonts w:ascii="Times New Roman" w:hAnsi="Times New Roman" w:cs="Times New Roman"/>
          <w:rPrChange w:id="1404" w:author="Catalina Suescun Gonzalez" w:date="2026-09-05T10:30:00Z" w16du:dateUtc="2026-09-05T08:30:00Z">
            <w:rPr/>
          </w:rPrChange>
        </w:rPr>
        <w:t>Rjewiss</w:t>
      </w:r>
      <w:proofErr w:type="spellEnd"/>
      <w:r w:rsidRPr="001C6917">
        <w:rPr>
          <w:rFonts w:ascii="Times New Roman" w:hAnsi="Times New Roman" w:cs="Times New Roman"/>
          <w:rPrChange w:id="1405" w:author="Catalina Suescun Gonzalez" w:date="2026-09-05T10:30:00Z" w16du:dateUtc="2026-09-05T08:30:00Z">
            <w:rPr/>
          </w:rPrChange>
        </w:rPr>
        <w:t xml:space="preserve"> [WWW Document]. </w:t>
      </w:r>
      <w:proofErr w:type="spellStart"/>
      <w:r w:rsidRPr="001C6917">
        <w:rPr>
          <w:rFonts w:ascii="Times New Roman" w:hAnsi="Times New Roman" w:cs="Times New Roman"/>
          <w:rPrChange w:id="1406" w:author="Catalina Suescun Gonzalez" w:date="2026-09-05T10:30:00Z" w16du:dateUtc="2026-09-05T08:30:00Z">
            <w:rPr/>
          </w:rPrChange>
        </w:rPr>
        <w:t>Thingiverse</w:t>
      </w:r>
      <w:proofErr w:type="spellEnd"/>
      <w:r w:rsidRPr="001C6917">
        <w:rPr>
          <w:rFonts w:ascii="Times New Roman" w:hAnsi="Times New Roman" w:cs="Times New Roman"/>
          <w:rPrChange w:id="1407" w:author="Catalina Suescun Gonzalez" w:date="2026-09-05T10:30:00Z" w16du:dateUtc="2026-09-05T08:30:00Z">
            <w:rPr/>
          </w:rPrChange>
        </w:rPr>
        <w:t>. URL https://www.thingiverse.com/thing:2673555 (accessed 4.5.25).</w:t>
      </w:r>
    </w:p>
    <w:p w14:paraId="1862350D" w14:textId="77777777" w:rsidR="00427F03" w:rsidRPr="001C6917" w:rsidRDefault="00427F03" w:rsidP="001C6917">
      <w:pPr>
        <w:pStyle w:val="Bibliography"/>
        <w:jc w:val="both"/>
        <w:rPr>
          <w:rFonts w:ascii="Times New Roman" w:hAnsi="Times New Roman" w:cs="Times New Roman"/>
          <w:rPrChange w:id="1408" w:author="Catalina Suescun Gonzalez" w:date="2026-09-05T10:30:00Z" w16du:dateUtc="2026-09-05T08:30:00Z">
            <w:rPr/>
          </w:rPrChange>
        </w:rPr>
        <w:pPrChange w:id="1409" w:author="Catalina Suescun Gonzalez" w:date="2026-09-05T10:30:00Z" w16du:dateUtc="2026-09-05T08:30:00Z">
          <w:pPr>
            <w:pStyle w:val="Bibliography"/>
          </w:pPr>
        </w:pPrChange>
      </w:pPr>
      <w:r w:rsidRPr="001C6917">
        <w:rPr>
          <w:rFonts w:ascii="Times New Roman" w:hAnsi="Times New Roman" w:cs="Times New Roman"/>
          <w:rPrChange w:id="1410" w:author="Catalina Suescun Gonzalez" w:date="2026-09-05T10:30:00Z" w16du:dateUtc="2026-09-05T08:30:00Z">
            <w:rPr/>
          </w:rPrChange>
        </w:rPr>
        <w:t>Traugott, T.D., Barlow, J.W., Paul, D.R., 1983. Mechanical compatibilization of high density polyethylene–poly(ethylene terephthalate) blends. Journal of Applied Polymer Science 28, 2947–2959. https://doi.org/10.1002/app.1983.070280922</w:t>
      </w:r>
    </w:p>
    <w:p w14:paraId="0A99E375" w14:textId="77777777" w:rsidR="00427F03" w:rsidRPr="001C6917" w:rsidRDefault="00427F03" w:rsidP="001C6917">
      <w:pPr>
        <w:pStyle w:val="Bibliography"/>
        <w:jc w:val="both"/>
        <w:rPr>
          <w:rFonts w:ascii="Times New Roman" w:hAnsi="Times New Roman" w:cs="Times New Roman"/>
          <w:rPrChange w:id="1411" w:author="Catalina Suescun Gonzalez" w:date="2026-09-05T10:30:00Z" w16du:dateUtc="2026-09-05T08:30:00Z">
            <w:rPr/>
          </w:rPrChange>
        </w:rPr>
        <w:pPrChange w:id="1412" w:author="Catalina Suescun Gonzalez" w:date="2026-09-05T10:30:00Z" w16du:dateUtc="2026-09-05T08:30:00Z">
          <w:pPr>
            <w:pStyle w:val="Bibliography"/>
          </w:pPr>
        </w:pPrChange>
      </w:pPr>
      <w:proofErr w:type="spellStart"/>
      <w:r w:rsidRPr="001C6917">
        <w:rPr>
          <w:rFonts w:ascii="Times New Roman" w:hAnsi="Times New Roman" w:cs="Times New Roman"/>
          <w:rPrChange w:id="1413" w:author="Catalina Suescun Gonzalez" w:date="2026-09-05T10:30:00Z" w16du:dateUtc="2026-09-05T08:30:00Z">
            <w:rPr/>
          </w:rPrChange>
        </w:rPr>
        <w:t>Trituradoras</w:t>
      </w:r>
      <w:proofErr w:type="spellEnd"/>
      <w:r w:rsidRPr="001C6917">
        <w:rPr>
          <w:rFonts w:ascii="Times New Roman" w:hAnsi="Times New Roman" w:cs="Times New Roman"/>
          <w:rPrChange w:id="1414" w:author="Catalina Suescun Gonzalez" w:date="2026-09-05T10:30:00Z" w16du:dateUtc="2026-09-05T08:30:00Z">
            <w:rPr/>
          </w:rPrChange>
        </w:rPr>
        <w:t xml:space="preserve"> de </w:t>
      </w:r>
      <w:proofErr w:type="spellStart"/>
      <w:r w:rsidRPr="001C6917">
        <w:rPr>
          <w:rFonts w:ascii="Times New Roman" w:hAnsi="Times New Roman" w:cs="Times New Roman"/>
          <w:rPrChange w:id="1415" w:author="Catalina Suescun Gonzalez" w:date="2026-09-05T10:30:00Z" w16du:dateUtc="2026-09-05T08:30:00Z">
            <w:rPr/>
          </w:rPrChange>
        </w:rPr>
        <w:t>mandíbula</w:t>
      </w:r>
      <w:proofErr w:type="spellEnd"/>
      <w:r w:rsidRPr="001C6917">
        <w:rPr>
          <w:rFonts w:ascii="Times New Roman" w:hAnsi="Times New Roman" w:cs="Times New Roman"/>
          <w:rPrChange w:id="1416" w:author="Catalina Suescun Gonzalez" w:date="2026-09-05T10:30:00Z" w16du:dateUtc="2026-09-05T08:30:00Z">
            <w:rPr/>
          </w:rPrChange>
        </w:rPr>
        <w:t xml:space="preserve">: </w:t>
      </w:r>
      <w:proofErr w:type="spellStart"/>
      <w:r w:rsidRPr="001C6917">
        <w:rPr>
          <w:rFonts w:ascii="Times New Roman" w:hAnsi="Times New Roman" w:cs="Times New Roman"/>
          <w:rPrChange w:id="1417" w:author="Catalina Suescun Gonzalez" w:date="2026-09-05T10:30:00Z" w16du:dateUtc="2026-09-05T08:30:00Z">
            <w:rPr/>
          </w:rPrChange>
        </w:rPr>
        <w:t>alta</w:t>
      </w:r>
      <w:proofErr w:type="spellEnd"/>
      <w:r w:rsidRPr="001C6917">
        <w:rPr>
          <w:rFonts w:ascii="Times New Roman" w:hAnsi="Times New Roman" w:cs="Times New Roman"/>
          <w:rPrChange w:id="1418" w:author="Catalina Suescun Gonzalez" w:date="2026-09-05T10:30:00Z" w16du:dateUtc="2026-09-05T08:30:00Z">
            <w:rPr/>
          </w:rPrChange>
        </w:rPr>
        <w:t xml:space="preserve"> </w:t>
      </w:r>
      <w:proofErr w:type="spellStart"/>
      <w:r w:rsidRPr="001C6917">
        <w:rPr>
          <w:rFonts w:ascii="Times New Roman" w:hAnsi="Times New Roman" w:cs="Times New Roman"/>
          <w:rPrChange w:id="1419" w:author="Catalina Suescun Gonzalez" w:date="2026-09-05T10:30:00Z" w16du:dateUtc="2026-09-05T08:30:00Z">
            <w:rPr/>
          </w:rPrChange>
        </w:rPr>
        <w:t>calidad</w:t>
      </w:r>
      <w:proofErr w:type="spellEnd"/>
      <w:r w:rsidRPr="001C6917">
        <w:rPr>
          <w:rFonts w:ascii="Times New Roman" w:hAnsi="Times New Roman" w:cs="Times New Roman"/>
          <w:rPrChange w:id="1420" w:author="Catalina Suescun Gonzalez" w:date="2026-09-05T10:30:00Z" w16du:dateUtc="2026-09-05T08:30:00Z">
            <w:rPr/>
          </w:rPrChange>
        </w:rPr>
        <w:t xml:space="preserve"> y </w:t>
      </w:r>
      <w:proofErr w:type="spellStart"/>
      <w:r w:rsidRPr="001C6917">
        <w:rPr>
          <w:rFonts w:ascii="Times New Roman" w:hAnsi="Times New Roman" w:cs="Times New Roman"/>
          <w:rPrChange w:id="1421" w:author="Catalina Suescun Gonzalez" w:date="2026-09-05T10:30:00Z" w16du:dateUtc="2026-09-05T08:30:00Z">
            <w:rPr/>
          </w:rPrChange>
        </w:rPr>
        <w:t>fiabilidad</w:t>
      </w:r>
      <w:proofErr w:type="spellEnd"/>
      <w:r w:rsidRPr="001C6917">
        <w:rPr>
          <w:rFonts w:ascii="Times New Roman" w:hAnsi="Times New Roman" w:cs="Times New Roman"/>
          <w:rPrChange w:id="1422" w:author="Catalina Suescun Gonzalez" w:date="2026-09-05T10:30:00Z" w16du:dateUtc="2026-09-05T08:30:00Z">
            <w:rPr/>
          </w:rPrChange>
        </w:rPr>
        <w:t xml:space="preserve"> de RETSCH [WWW Document], n.d. URL https://www.retsch.es/es/productos/molienda/trituradoras-de-mandibulas/ (accessed 9.23.24).</w:t>
      </w:r>
    </w:p>
    <w:p w14:paraId="4CB7A7AA" w14:textId="77777777" w:rsidR="00427F03" w:rsidRPr="001C6917" w:rsidRDefault="00427F03" w:rsidP="001C6917">
      <w:pPr>
        <w:pStyle w:val="Bibliography"/>
        <w:jc w:val="both"/>
        <w:rPr>
          <w:rFonts w:ascii="Times New Roman" w:hAnsi="Times New Roman" w:cs="Times New Roman"/>
          <w:rPrChange w:id="1423" w:author="Catalina Suescun Gonzalez" w:date="2026-09-05T10:30:00Z" w16du:dateUtc="2026-09-05T08:30:00Z">
            <w:rPr/>
          </w:rPrChange>
        </w:rPr>
        <w:pPrChange w:id="1424" w:author="Catalina Suescun Gonzalez" w:date="2026-09-05T10:30:00Z" w16du:dateUtc="2026-09-05T08:30:00Z">
          <w:pPr>
            <w:pStyle w:val="Bibliography"/>
          </w:pPr>
        </w:pPrChange>
      </w:pPr>
      <w:r w:rsidRPr="001C6917">
        <w:rPr>
          <w:rFonts w:ascii="Times New Roman" w:hAnsi="Times New Roman" w:cs="Times New Roman"/>
          <w:rPrChange w:id="1425" w:author="Catalina Suescun Gonzalez" w:date="2026-09-05T10:30:00Z" w16du:dateUtc="2026-09-05T08:30:00Z">
            <w:rPr/>
          </w:rPrChange>
        </w:rPr>
        <w:t>Truby, R.L., Lewis, J.A., 2016. Printing soft matter in three dimensions. Nature 540, 371–378. https://doi.org/10.1038/nature21003</w:t>
      </w:r>
    </w:p>
    <w:p w14:paraId="3CA80C62" w14:textId="77777777" w:rsidR="00427F03" w:rsidRPr="001C6917" w:rsidRDefault="00427F03" w:rsidP="001C6917">
      <w:pPr>
        <w:pStyle w:val="Bibliography"/>
        <w:jc w:val="both"/>
        <w:rPr>
          <w:rFonts w:ascii="Times New Roman" w:hAnsi="Times New Roman" w:cs="Times New Roman"/>
          <w:rPrChange w:id="1426" w:author="Catalina Suescun Gonzalez" w:date="2026-09-05T10:30:00Z" w16du:dateUtc="2026-09-05T08:30:00Z">
            <w:rPr/>
          </w:rPrChange>
        </w:rPr>
        <w:pPrChange w:id="1427" w:author="Catalina Suescun Gonzalez" w:date="2026-09-05T10:30:00Z" w16du:dateUtc="2026-09-05T08:30:00Z">
          <w:pPr>
            <w:pStyle w:val="Bibliography"/>
          </w:pPr>
        </w:pPrChange>
      </w:pPr>
      <w:r w:rsidRPr="001C6917">
        <w:rPr>
          <w:rFonts w:ascii="Times New Roman" w:hAnsi="Times New Roman" w:cs="Times New Roman"/>
          <w:rPrChange w:id="1428" w:author="Catalina Suescun Gonzalez" w:date="2026-09-05T10:30:00Z" w16du:dateUtc="2026-09-05T08:30:00Z">
            <w:rPr/>
          </w:rPrChange>
        </w:rPr>
        <w:lastRenderedPageBreak/>
        <w:t>Vaucher, J., Demongeot, A., Michaud, V., Leterrier, Y., 2022. Recycling of Bottle Grade PET: Influence of HDPE Contamination on the Microstructure and Mechanical Performance of 3D Printed Parts. Polymers 14, 5507. https://doi.org/10.3390/polym14245507</w:t>
      </w:r>
    </w:p>
    <w:p w14:paraId="15EFED76" w14:textId="77777777" w:rsidR="00427F03" w:rsidRPr="001C6917" w:rsidRDefault="00427F03" w:rsidP="001C6917">
      <w:pPr>
        <w:pStyle w:val="Bibliography"/>
        <w:jc w:val="both"/>
        <w:rPr>
          <w:rFonts w:ascii="Times New Roman" w:hAnsi="Times New Roman" w:cs="Times New Roman"/>
          <w:rPrChange w:id="1429" w:author="Catalina Suescun Gonzalez" w:date="2026-09-05T10:30:00Z" w16du:dateUtc="2026-09-05T08:30:00Z">
            <w:rPr/>
          </w:rPrChange>
        </w:rPr>
        <w:pPrChange w:id="1430" w:author="Catalina Suescun Gonzalez" w:date="2026-09-05T10:30:00Z" w16du:dateUtc="2026-09-05T08:30:00Z">
          <w:pPr>
            <w:pStyle w:val="Bibliography"/>
          </w:pPr>
        </w:pPrChange>
      </w:pPr>
      <w:r w:rsidRPr="001C6917">
        <w:rPr>
          <w:rFonts w:ascii="Times New Roman" w:hAnsi="Times New Roman" w:cs="Times New Roman"/>
          <w:rPrChange w:id="1431" w:author="Catalina Suescun Gonzalez" w:date="2026-09-05T10:30:00Z" w16du:dateUtc="2026-09-05T08:30:00Z">
            <w:rPr/>
          </w:rPrChange>
        </w:rPr>
        <w:t>Vicente, C.M.S., Sardinha, M., Reis, L., Ribeiro, A., Leite, M., 2023. Large-format additive manufacturing of polymer extrusion-based deposition systems: review and applications. Prog Addit Manuf 8, 1257–1280. https://doi.org/10.1007/s40964-023-00397-9</w:t>
      </w:r>
    </w:p>
    <w:p w14:paraId="307583E3" w14:textId="77777777" w:rsidR="00427F03" w:rsidRPr="001C6917" w:rsidRDefault="00427F03" w:rsidP="001C6917">
      <w:pPr>
        <w:pStyle w:val="Bibliography"/>
        <w:jc w:val="both"/>
        <w:rPr>
          <w:rFonts w:ascii="Times New Roman" w:hAnsi="Times New Roman" w:cs="Times New Roman"/>
          <w:rPrChange w:id="1432" w:author="Catalina Suescun Gonzalez" w:date="2026-09-05T10:30:00Z" w16du:dateUtc="2026-09-05T08:30:00Z">
            <w:rPr/>
          </w:rPrChange>
        </w:rPr>
        <w:pPrChange w:id="1433" w:author="Catalina Suescun Gonzalez" w:date="2026-09-05T10:30:00Z" w16du:dateUtc="2026-09-05T08:30:00Z">
          <w:pPr>
            <w:pStyle w:val="Bibliography"/>
          </w:pPr>
        </w:pPrChange>
      </w:pPr>
      <w:r w:rsidRPr="001C6917">
        <w:rPr>
          <w:rFonts w:ascii="Times New Roman" w:hAnsi="Times New Roman" w:cs="Times New Roman"/>
          <w:rPrChange w:id="1434" w:author="Catalina Suescun Gonzalez" w:date="2026-09-05T10:30:00Z" w16du:dateUtc="2026-09-05T08:30:00Z">
            <w:rPr/>
          </w:rPrChange>
        </w:rPr>
        <w:t xml:space="preserve">Wang, C., Cui, Y., Nie, J., Hu, B., Fang, J., Cao, Z., 2024. 3D printing-aided numerical study of particle shape effect on </w:t>
      </w:r>
      <w:proofErr w:type="spellStart"/>
      <w:r w:rsidRPr="001C6917">
        <w:rPr>
          <w:rFonts w:ascii="Times New Roman" w:hAnsi="Times New Roman" w:cs="Times New Roman"/>
          <w:rPrChange w:id="1435" w:author="Catalina Suescun Gonzalez" w:date="2026-09-05T10:30:00Z" w16du:dateUtc="2026-09-05T08:30:00Z">
            <w:rPr/>
          </w:rPrChange>
        </w:rPr>
        <w:t>behaviours</w:t>
      </w:r>
      <w:proofErr w:type="spellEnd"/>
      <w:r w:rsidRPr="001C6917">
        <w:rPr>
          <w:rFonts w:ascii="Times New Roman" w:hAnsi="Times New Roman" w:cs="Times New Roman"/>
          <w:rPrChange w:id="1436" w:author="Catalina Suescun Gonzalez" w:date="2026-09-05T10:30:00Z" w16du:dateUtc="2026-09-05T08:30:00Z">
            <w:rPr/>
          </w:rPrChange>
        </w:rPr>
        <w:t xml:space="preserve"> of dry granular flows interacting with rigid barriers. Computers and Geotechnics 167, 106038. https://doi.org/10.1016/j.compgeo.2023.106038</w:t>
      </w:r>
    </w:p>
    <w:p w14:paraId="275161E6" w14:textId="77777777" w:rsidR="00427F03" w:rsidRPr="001C6917" w:rsidRDefault="00427F03" w:rsidP="001C6917">
      <w:pPr>
        <w:pStyle w:val="Bibliography"/>
        <w:jc w:val="both"/>
        <w:rPr>
          <w:rFonts w:ascii="Times New Roman" w:hAnsi="Times New Roman" w:cs="Times New Roman"/>
          <w:rPrChange w:id="1437" w:author="Catalina Suescun Gonzalez" w:date="2026-09-05T10:30:00Z" w16du:dateUtc="2026-09-05T08:30:00Z">
            <w:rPr/>
          </w:rPrChange>
        </w:rPr>
        <w:pPrChange w:id="1438" w:author="Catalina Suescun Gonzalez" w:date="2026-09-05T10:30:00Z" w16du:dateUtc="2026-09-05T08:30:00Z">
          <w:pPr>
            <w:pStyle w:val="Bibliography"/>
          </w:pPr>
        </w:pPrChange>
      </w:pPr>
      <w:r w:rsidRPr="001C6917">
        <w:rPr>
          <w:rFonts w:ascii="Times New Roman" w:hAnsi="Times New Roman" w:cs="Times New Roman"/>
          <w:rPrChange w:id="1439" w:author="Catalina Suescun Gonzalez" w:date="2026-09-05T10:30:00Z" w16du:dateUtc="2026-09-05T08:30:00Z">
            <w:rPr/>
          </w:rPrChange>
        </w:rPr>
        <w:t xml:space="preserve">Wittbrodt, B.T., Glover, A.G., </w:t>
      </w:r>
      <w:proofErr w:type="spellStart"/>
      <w:r w:rsidRPr="001C6917">
        <w:rPr>
          <w:rFonts w:ascii="Times New Roman" w:hAnsi="Times New Roman" w:cs="Times New Roman"/>
          <w:rPrChange w:id="1440" w:author="Catalina Suescun Gonzalez" w:date="2026-09-05T10:30:00Z" w16du:dateUtc="2026-09-05T08:30:00Z">
            <w:rPr/>
          </w:rPrChange>
        </w:rPr>
        <w:t>Laureto</w:t>
      </w:r>
      <w:proofErr w:type="spellEnd"/>
      <w:r w:rsidRPr="001C6917">
        <w:rPr>
          <w:rFonts w:ascii="Times New Roman" w:hAnsi="Times New Roman" w:cs="Times New Roman"/>
          <w:rPrChange w:id="1441" w:author="Catalina Suescun Gonzalez" w:date="2026-09-05T10:30:00Z" w16du:dateUtc="2026-09-05T08:30:00Z">
            <w:rPr/>
          </w:rPrChange>
        </w:rPr>
        <w:t>, J., Anzalone, G.C., Oppliger, D., Irwin, J.L., Pearce, J.M., 2013. Life-cycle economic analysis of distributed manufacturing with open-source 3-D printers. Mechatronics 23, 713–726. https://doi.org/10.1016/j.mechatronics.2013.06.002</w:t>
      </w:r>
    </w:p>
    <w:p w14:paraId="78258480" w14:textId="77777777" w:rsidR="00427F03" w:rsidRPr="001C6917" w:rsidRDefault="00427F03" w:rsidP="001C6917">
      <w:pPr>
        <w:pStyle w:val="Bibliography"/>
        <w:jc w:val="both"/>
        <w:rPr>
          <w:rFonts w:ascii="Times New Roman" w:hAnsi="Times New Roman" w:cs="Times New Roman"/>
          <w:rPrChange w:id="1442" w:author="Catalina Suescun Gonzalez" w:date="2026-09-05T10:30:00Z" w16du:dateUtc="2026-09-05T08:30:00Z">
            <w:rPr/>
          </w:rPrChange>
        </w:rPr>
        <w:pPrChange w:id="1443" w:author="Catalina Suescun Gonzalez" w:date="2026-09-05T10:30:00Z" w16du:dateUtc="2026-09-05T08:30:00Z">
          <w:pPr>
            <w:pStyle w:val="Bibliography"/>
          </w:pPr>
        </w:pPrChange>
      </w:pPr>
      <w:proofErr w:type="spellStart"/>
      <w:r w:rsidRPr="001C6917">
        <w:rPr>
          <w:rFonts w:ascii="Times New Roman" w:hAnsi="Times New Roman" w:cs="Times New Roman"/>
          <w:rPrChange w:id="1444" w:author="Catalina Suescun Gonzalez" w:date="2026-09-05T10:30:00Z" w16du:dateUtc="2026-09-05T08:30:00Z">
            <w:rPr/>
          </w:rPrChange>
        </w:rPr>
        <w:t>Woern</w:t>
      </w:r>
      <w:proofErr w:type="spellEnd"/>
      <w:r w:rsidRPr="001C6917">
        <w:rPr>
          <w:rFonts w:ascii="Times New Roman" w:hAnsi="Times New Roman" w:cs="Times New Roman"/>
          <w:rPrChange w:id="1445" w:author="Catalina Suescun Gonzalez" w:date="2026-09-05T10:30:00Z" w16du:dateUtc="2026-09-05T08:30:00Z">
            <w:rPr/>
          </w:rPrChange>
        </w:rPr>
        <w:t xml:space="preserve">, A.L., Byard, D.J., Oakley, R.B., Fiedler, M.J., </w:t>
      </w:r>
      <w:proofErr w:type="spellStart"/>
      <w:r w:rsidRPr="001C6917">
        <w:rPr>
          <w:rFonts w:ascii="Times New Roman" w:hAnsi="Times New Roman" w:cs="Times New Roman"/>
          <w:rPrChange w:id="1446" w:author="Catalina Suescun Gonzalez" w:date="2026-09-05T10:30:00Z" w16du:dateUtc="2026-09-05T08:30:00Z">
            <w:rPr/>
          </w:rPrChange>
        </w:rPr>
        <w:t>Snabes</w:t>
      </w:r>
      <w:proofErr w:type="spellEnd"/>
      <w:r w:rsidRPr="001C6917">
        <w:rPr>
          <w:rFonts w:ascii="Times New Roman" w:hAnsi="Times New Roman" w:cs="Times New Roman"/>
          <w:rPrChange w:id="1447" w:author="Catalina Suescun Gonzalez" w:date="2026-09-05T10:30:00Z" w16du:dateUtc="2026-09-05T08:30:00Z">
            <w:rPr/>
          </w:rPrChange>
        </w:rPr>
        <w:t>, S.L., Pearce, J.M., 2018. Fused Particle Fabrication 3-D Printing: Recycled Materials’ Optimization and Mechanical Properties. Materials 11, 1413. https://doi.org/10.3390/ma11081413</w:t>
      </w:r>
    </w:p>
    <w:p w14:paraId="52591B6F" w14:textId="77777777" w:rsidR="00427F03" w:rsidRPr="001C6917" w:rsidRDefault="00427F03" w:rsidP="001C6917">
      <w:pPr>
        <w:pStyle w:val="Bibliography"/>
        <w:jc w:val="both"/>
        <w:rPr>
          <w:rFonts w:ascii="Times New Roman" w:hAnsi="Times New Roman" w:cs="Times New Roman"/>
          <w:rPrChange w:id="1448" w:author="Catalina Suescun Gonzalez" w:date="2026-09-05T10:30:00Z" w16du:dateUtc="2026-09-05T08:30:00Z">
            <w:rPr/>
          </w:rPrChange>
        </w:rPr>
        <w:pPrChange w:id="1449" w:author="Catalina Suescun Gonzalez" w:date="2026-09-05T10:30:00Z" w16du:dateUtc="2026-09-05T08:30:00Z">
          <w:pPr>
            <w:pStyle w:val="Bibliography"/>
          </w:pPr>
        </w:pPrChange>
      </w:pPr>
      <w:r w:rsidRPr="001C6917">
        <w:rPr>
          <w:rFonts w:ascii="Times New Roman" w:hAnsi="Times New Roman" w:cs="Times New Roman"/>
          <w:rPrChange w:id="1450" w:author="Catalina Suescun Gonzalez" w:date="2026-09-05T10:30:00Z" w16du:dateUtc="2026-09-05T08:30:00Z">
            <w:rPr/>
          </w:rPrChange>
        </w:rPr>
        <w:t>Yesu, A., T., R., Goyal, S., Banerjee, S.S., 2024. Improving 3D printability and interlayer adhesion in ABS/PP immiscible polymer blends. Polymer Engineering &amp; Science 64, 3912–3922. https://doi.org/10.1002/pen.26821</w:t>
      </w:r>
    </w:p>
    <w:p w14:paraId="3F7E51C2" w14:textId="77777777" w:rsidR="00427F03" w:rsidRPr="001C6917" w:rsidRDefault="00427F03" w:rsidP="001C6917">
      <w:pPr>
        <w:pStyle w:val="Bibliography"/>
        <w:jc w:val="both"/>
        <w:rPr>
          <w:rFonts w:ascii="Times New Roman" w:hAnsi="Times New Roman" w:cs="Times New Roman"/>
          <w:rPrChange w:id="1451" w:author="Catalina Suescun Gonzalez" w:date="2026-09-05T10:30:00Z" w16du:dateUtc="2026-09-05T08:30:00Z">
            <w:rPr/>
          </w:rPrChange>
        </w:rPr>
        <w:pPrChange w:id="1452" w:author="Catalina Suescun Gonzalez" w:date="2026-09-05T10:30:00Z" w16du:dateUtc="2026-09-05T08:30:00Z">
          <w:pPr>
            <w:pStyle w:val="Bibliography"/>
          </w:pPr>
        </w:pPrChange>
      </w:pPr>
      <w:r w:rsidRPr="001C6917">
        <w:rPr>
          <w:rFonts w:ascii="Times New Roman" w:hAnsi="Times New Roman" w:cs="Times New Roman"/>
          <w:rPrChange w:id="1453" w:author="Catalina Suescun Gonzalez" w:date="2026-09-05T10:30:00Z" w16du:dateUtc="2026-09-05T08:30:00Z">
            <w:rPr/>
          </w:rPrChange>
        </w:rPr>
        <w:t>Yin, J., Lu, C., Fu, J., Huang, Y., Zheng, Y., 2018. Interfacial bonding during multi-material fused deposition modeling (FDM) process due to inter-molecular diffusion. Materials &amp; Design 150, 104–112. https://doi.org/10.1016/j.matdes.2018.04.029</w:t>
      </w:r>
    </w:p>
    <w:p w14:paraId="6C13508C" w14:textId="77777777" w:rsidR="00427F03" w:rsidRPr="001C6917" w:rsidRDefault="00427F03" w:rsidP="001C6917">
      <w:pPr>
        <w:pStyle w:val="Bibliography"/>
        <w:jc w:val="both"/>
        <w:rPr>
          <w:rFonts w:ascii="Times New Roman" w:hAnsi="Times New Roman" w:cs="Times New Roman"/>
          <w:rPrChange w:id="1454" w:author="Catalina Suescun Gonzalez" w:date="2026-09-05T10:30:00Z" w16du:dateUtc="2026-09-05T08:30:00Z">
            <w:rPr/>
          </w:rPrChange>
        </w:rPr>
        <w:pPrChange w:id="1455" w:author="Catalina Suescun Gonzalez" w:date="2026-09-05T10:30:00Z" w16du:dateUtc="2026-09-05T08:30:00Z">
          <w:pPr>
            <w:pStyle w:val="Bibliography"/>
          </w:pPr>
        </w:pPrChange>
      </w:pPr>
      <w:r w:rsidRPr="001C6917">
        <w:rPr>
          <w:rFonts w:ascii="Times New Roman" w:hAnsi="Times New Roman" w:cs="Times New Roman"/>
          <w:rPrChange w:id="1456" w:author="Catalina Suescun Gonzalez" w:date="2026-09-05T10:30:00Z" w16du:dateUtc="2026-09-05T08:30:00Z">
            <w:rPr/>
          </w:rPrChange>
        </w:rPr>
        <w:t>Zander, N.E., Gillan, M., Burckhard, Z., Gardea, F., 2019. Recycled polypropylene blends as novel 3D printing materials. Additive Manufacturing 25, 122–130. https://doi.org/10.1016/j.addma.2018.11.009</w:t>
      </w:r>
    </w:p>
    <w:p w14:paraId="3C05F93B" w14:textId="77777777" w:rsidR="00427F03" w:rsidRPr="001C6917" w:rsidRDefault="00427F03" w:rsidP="001C6917">
      <w:pPr>
        <w:pStyle w:val="Bibliography"/>
        <w:jc w:val="both"/>
        <w:rPr>
          <w:rFonts w:ascii="Times New Roman" w:hAnsi="Times New Roman" w:cs="Times New Roman"/>
          <w:rPrChange w:id="1457" w:author="Catalina Suescun Gonzalez" w:date="2026-09-05T10:30:00Z" w16du:dateUtc="2026-09-05T08:30:00Z">
            <w:rPr/>
          </w:rPrChange>
        </w:rPr>
        <w:pPrChange w:id="1458" w:author="Catalina Suescun Gonzalez" w:date="2026-09-05T10:30:00Z" w16du:dateUtc="2026-09-05T08:30:00Z">
          <w:pPr>
            <w:pStyle w:val="Bibliography"/>
          </w:pPr>
        </w:pPrChange>
      </w:pPr>
      <w:r w:rsidRPr="001C6917">
        <w:rPr>
          <w:rFonts w:ascii="Times New Roman" w:hAnsi="Times New Roman" w:cs="Times New Roman"/>
          <w:rPrChange w:id="1459" w:author="Catalina Suescun Gonzalez" w:date="2026-09-05T10:30:00Z" w16du:dateUtc="2026-09-05T08:30:00Z">
            <w:rPr/>
          </w:rPrChange>
        </w:rPr>
        <w:t>Zander, N.E., Gillan, M., Lambeth, R.H., 2018. Recycled polyethylene terephthalate as a new FFF feedstock material. Additive Manufacturing 21, 174–182. https://doi.org/10.1016/j.addma.2018.03.007</w:t>
      </w:r>
    </w:p>
    <w:p w14:paraId="382271B2" w14:textId="7673CC8B" w:rsidR="00E64E32" w:rsidRPr="00246CE4" w:rsidRDefault="00C52BC5" w:rsidP="001C6917">
      <w:pPr>
        <w:pStyle w:val="Bibliography"/>
        <w:jc w:val="both"/>
        <w:rPr>
          <w:rFonts w:ascii="Times New Roman" w:hAnsi="Times New Roman" w:cs="Times New Roman"/>
        </w:rPr>
      </w:pPr>
      <w:r w:rsidRPr="001C6917">
        <w:rPr>
          <w:rFonts w:ascii="Times New Roman" w:hAnsi="Times New Roman" w:cs="Times New Roman"/>
          <w:kern w:val="0"/>
        </w:rPr>
        <w:fldChar w:fldCharType="end"/>
      </w:r>
    </w:p>
    <w:p w14:paraId="5E963BF1" w14:textId="35EC821E" w:rsidR="00B4403B" w:rsidRDefault="000D4B58" w:rsidP="00B4403B">
      <w:pPr>
        <w:jc w:val="both"/>
        <w:rPr>
          <w:rFonts w:ascii="Times New Roman" w:hAnsi="Times New Roman" w:cs="Times New Roman"/>
          <w:b/>
          <w:bCs/>
        </w:rPr>
      </w:pPr>
      <w:r w:rsidRPr="002162E5">
        <w:rPr>
          <w:rFonts w:ascii="Times New Roman" w:hAnsi="Times New Roman" w:cs="Times New Roman"/>
          <w:b/>
          <w:bCs/>
        </w:rPr>
        <w:t>Appendi</w:t>
      </w:r>
      <w:r>
        <w:rPr>
          <w:rFonts w:ascii="Times New Roman" w:hAnsi="Times New Roman" w:cs="Times New Roman"/>
          <w:b/>
          <w:bCs/>
        </w:rPr>
        <w:t xml:space="preserve">x </w:t>
      </w:r>
      <w:r w:rsidR="002162E5">
        <w:rPr>
          <w:rFonts w:ascii="Times New Roman" w:hAnsi="Times New Roman" w:cs="Times New Roman"/>
          <w:b/>
          <w:bCs/>
        </w:rPr>
        <w:t>A</w:t>
      </w:r>
      <w:r w:rsidR="00B4403B" w:rsidRPr="002162E5">
        <w:rPr>
          <w:rFonts w:ascii="Times New Roman" w:hAnsi="Times New Roman" w:cs="Times New Roman"/>
          <w:b/>
          <w:bCs/>
        </w:rPr>
        <w:t xml:space="preserve"> </w:t>
      </w:r>
      <w:r w:rsidR="003841E0" w:rsidRPr="002162E5">
        <w:rPr>
          <w:rFonts w:ascii="Times New Roman" w:hAnsi="Times New Roman" w:cs="Times New Roman"/>
          <w:b/>
          <w:bCs/>
        </w:rPr>
        <w:t xml:space="preserve">- </w:t>
      </w:r>
      <w:r w:rsidR="006C3832">
        <w:rPr>
          <w:rFonts w:ascii="Times New Roman" w:hAnsi="Times New Roman" w:cs="Times New Roman"/>
          <w:b/>
          <w:bCs/>
        </w:rPr>
        <w:t>Snake</w:t>
      </w:r>
      <w:r>
        <w:rPr>
          <w:rFonts w:ascii="Times New Roman" w:hAnsi="Times New Roman" w:cs="Times New Roman"/>
          <w:b/>
          <w:bCs/>
        </w:rPr>
        <w:t>-shaped</w:t>
      </w:r>
      <w:r w:rsidR="006C3832">
        <w:rPr>
          <w:rFonts w:ascii="Times New Roman" w:hAnsi="Times New Roman" w:cs="Times New Roman"/>
          <w:b/>
          <w:bCs/>
        </w:rPr>
        <w:t xml:space="preserve"> and square </w:t>
      </w:r>
      <w:r>
        <w:rPr>
          <w:rFonts w:ascii="Times New Roman" w:hAnsi="Times New Roman" w:cs="Times New Roman"/>
          <w:b/>
          <w:bCs/>
        </w:rPr>
        <w:t>geometries</w:t>
      </w:r>
    </w:p>
    <w:p w14:paraId="4D902291" w14:textId="77777777" w:rsidR="006C3832" w:rsidRPr="00246CE4" w:rsidDel="00F0444F" w:rsidRDefault="006C3832" w:rsidP="006C3832">
      <w:pPr>
        <w:jc w:val="center"/>
        <w:rPr>
          <w:rFonts w:ascii="Times New Roman" w:hAnsi="Times New Roman" w:cs="Times New Roman"/>
        </w:rPr>
      </w:pPr>
      <w:r w:rsidRPr="00246CE4" w:rsidDel="00F0444F">
        <w:rPr>
          <w:rFonts w:ascii="Times New Roman" w:hAnsi="Times New Roman" w:cs="Times New Roman"/>
          <w:noProof/>
        </w:rPr>
        <w:drawing>
          <wp:inline distT="0" distB="0" distL="0" distR="0" wp14:anchorId="48B02FD0" wp14:editId="2A27079F">
            <wp:extent cx="5032857" cy="2382173"/>
            <wp:effectExtent l="0" t="0" r="0" b="0"/>
            <wp:docPr id="1470717061" name="Picture 1"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0544" name="Picture 1" descr="A screenshot of a computer generated image&#10;&#10;Description automatically generated"/>
                    <pic:cNvPicPr/>
                  </pic:nvPicPr>
                  <pic:blipFill rotWithShape="1">
                    <a:blip r:embed="rId28"/>
                    <a:srcRect l="1720" t="3501" r="1587" b="3300"/>
                    <a:stretch/>
                  </pic:blipFill>
                  <pic:spPr bwMode="auto">
                    <a:xfrm>
                      <a:off x="0" y="0"/>
                      <a:ext cx="5041150" cy="2386098"/>
                    </a:xfrm>
                    <a:prstGeom prst="rect">
                      <a:avLst/>
                    </a:prstGeom>
                    <a:ln>
                      <a:noFill/>
                    </a:ln>
                    <a:extLst>
                      <a:ext uri="{53640926-AAD7-44D8-BBD7-CCE9431645EC}">
                        <a14:shadowObscured xmlns:a14="http://schemas.microsoft.com/office/drawing/2010/main"/>
                      </a:ext>
                    </a:extLst>
                  </pic:spPr>
                </pic:pic>
              </a:graphicData>
            </a:graphic>
          </wp:inline>
        </w:drawing>
      </w:r>
    </w:p>
    <w:p w14:paraId="2D8B00F3" w14:textId="468A3450" w:rsidR="006C3832" w:rsidRDefault="006C3832" w:rsidP="006C3832">
      <w:pPr>
        <w:jc w:val="both"/>
        <w:rPr>
          <w:ins w:id="1460" w:author="Catalina Suescun Gonzalez" w:date="2026-08-25T18:45:00Z" w16du:dateUtc="2026-08-25T16:45:00Z"/>
          <w:rFonts w:ascii="Times New Roman" w:hAnsi="Times New Roman" w:cs="Times New Roman"/>
        </w:rPr>
      </w:pPr>
      <w:r w:rsidRPr="00246CE4" w:rsidDel="00F0444F">
        <w:rPr>
          <w:rFonts w:ascii="Times New Roman" w:hAnsi="Times New Roman" w:cs="Times New Roman"/>
        </w:rPr>
        <w:t xml:space="preserve">Figure </w:t>
      </w:r>
      <w:r w:rsidR="001B7A68">
        <w:rPr>
          <w:rFonts w:ascii="Times New Roman" w:hAnsi="Times New Roman" w:cs="Times New Roman"/>
        </w:rPr>
        <w:t>A1</w:t>
      </w:r>
      <w:r w:rsidRPr="00246CE4" w:rsidDel="00F0444F">
        <w:rPr>
          <w:rFonts w:ascii="Times New Roman" w:hAnsi="Times New Roman" w:cs="Times New Roman"/>
        </w:rPr>
        <w:t xml:space="preserve">. </w:t>
      </w:r>
      <w:proofErr w:type="spellStart"/>
      <w:r w:rsidRPr="00246CE4" w:rsidDel="00F0444F">
        <w:rPr>
          <w:rFonts w:ascii="Times New Roman" w:hAnsi="Times New Roman" w:cs="Times New Roman"/>
        </w:rPr>
        <w:t>Gcode</w:t>
      </w:r>
      <w:proofErr w:type="spellEnd"/>
      <w:r w:rsidRPr="00246CE4" w:rsidDel="00F0444F">
        <w:rPr>
          <w:rFonts w:ascii="Times New Roman" w:hAnsi="Times New Roman" w:cs="Times New Roman"/>
        </w:rPr>
        <w:t xml:space="preserve"> preview of the 3D models used for the flow consistency and EM evaluation: (a) Snake-shaped geometry, (b) Square. Size of the grid squares: 10 × 10 mm.</w:t>
      </w:r>
    </w:p>
    <w:p w14:paraId="14F28FE6" w14:textId="77777777" w:rsidR="009C375B" w:rsidRDefault="009C375B" w:rsidP="006C3832">
      <w:pPr>
        <w:jc w:val="both"/>
        <w:rPr>
          <w:ins w:id="1461" w:author="Catalina Suescun Gonzalez" w:date="2026-08-25T18:45:00Z" w16du:dateUtc="2026-08-25T16:45:00Z"/>
          <w:rFonts w:ascii="Times New Roman" w:hAnsi="Times New Roman" w:cs="Times New Roman"/>
        </w:rPr>
      </w:pPr>
    </w:p>
    <w:p w14:paraId="08DAAD3E" w14:textId="77777777" w:rsidR="008C2F4C" w:rsidRPr="008C2F4C" w:rsidRDefault="000126F0" w:rsidP="006C3832">
      <w:pPr>
        <w:jc w:val="both"/>
        <w:rPr>
          <w:highlight w:val="cyan"/>
          <w:rPrChange w:id="1462" w:author="Catalina Suescun Gonzalez" w:date="2026-08-31T09:55:00Z" w16du:dateUtc="2026-08-31T07:55:00Z">
            <w:rPr>
              <w:lang w:val="fr-FR"/>
            </w:rPr>
          </w:rPrChange>
        </w:rPr>
      </w:pPr>
      <w:ins w:id="1463" w:author="Catalina Suescun Gonzalez" w:date="2026-08-26T09:52:00Z" w16du:dateUtc="2026-08-26T07:52:00Z">
        <w:r w:rsidRPr="00053658">
          <w:rPr>
            <w:rFonts w:ascii="Times New Roman" w:hAnsi="Times New Roman" w:cs="Times New Roman"/>
            <w:highlight w:val="cyan"/>
            <w:rPrChange w:id="1464" w:author="Catalina Suescun Gonzalez" w:date="2026-08-26T11:31:00Z" w16du:dateUtc="2026-08-26T09:31:00Z">
              <w:rPr>
                <w:rFonts w:ascii="Times New Roman" w:hAnsi="Times New Roman" w:cs="Times New Roman"/>
              </w:rPr>
            </w:rPrChange>
          </w:rPr>
          <w:lastRenderedPageBreak/>
          <w:t xml:space="preserve">Table A1. </w:t>
        </w:r>
      </w:ins>
      <w:ins w:id="1465" w:author="Catalina Suescun Gonzalez" w:date="2026-08-26T09:54:00Z" w16du:dateUtc="2026-08-26T07:54:00Z">
        <w:r w:rsidR="00842245" w:rsidRPr="00053658">
          <w:rPr>
            <w:rFonts w:ascii="Times New Roman" w:hAnsi="Times New Roman" w:cs="Times New Roman"/>
            <w:highlight w:val="cyan"/>
            <w:rPrChange w:id="1466" w:author="Catalina Suescun Gonzalez" w:date="2026-08-26T11:31:00Z" w16du:dateUtc="2026-08-26T09:31:00Z">
              <w:rPr>
                <w:rFonts w:ascii="Times New Roman" w:hAnsi="Times New Roman" w:cs="Times New Roman"/>
              </w:rPr>
            </w:rPrChange>
          </w:rPr>
          <w:t>Mean values ± SD of</w:t>
        </w:r>
      </w:ins>
      <w:ins w:id="1467" w:author="Catalina Suescun Gonzalez" w:date="2026-08-26T09:55:00Z" w16du:dateUtc="2026-08-26T07:55:00Z">
        <w:r w:rsidR="00842245" w:rsidRPr="00053658">
          <w:rPr>
            <w:rFonts w:ascii="Times New Roman" w:hAnsi="Times New Roman" w:cs="Times New Roman"/>
            <w:highlight w:val="cyan"/>
            <w:rPrChange w:id="1468" w:author="Catalina Suescun Gonzalez" w:date="2026-08-26T11:31:00Z" w16du:dateUtc="2026-08-26T09:31:00Z">
              <w:rPr>
                <w:rFonts w:ascii="Times New Roman" w:hAnsi="Times New Roman" w:cs="Times New Roman"/>
              </w:rPr>
            </w:rPrChange>
          </w:rPr>
          <w:t xml:space="preserve"> flow assessment </w:t>
        </w:r>
        <w:r w:rsidR="00387CC2" w:rsidRPr="00053658" w:rsidDel="00F0444F">
          <w:rPr>
            <w:rFonts w:ascii="Times New Roman" w:hAnsi="Times New Roman" w:cs="Times New Roman"/>
            <w:highlight w:val="cyan"/>
            <w:rPrChange w:id="1469" w:author="Catalina Suescun Gonzalez" w:date="2026-08-26T11:31:00Z" w16du:dateUtc="2026-08-26T09:31:00Z">
              <w:rPr>
                <w:rFonts w:ascii="Times New Roman" w:hAnsi="Times New Roman" w:cs="Times New Roman"/>
              </w:rPr>
            </w:rPrChange>
          </w:rPr>
          <w:t>Snake-shaped geometry</w:t>
        </w:r>
        <w:r w:rsidR="00387CC2" w:rsidRPr="00053658">
          <w:rPr>
            <w:rFonts w:ascii="Times New Roman" w:hAnsi="Times New Roman" w:cs="Times New Roman"/>
            <w:highlight w:val="cyan"/>
            <w:rPrChange w:id="1470" w:author="Catalina Suescun Gonzalez" w:date="2026-08-26T11:31:00Z" w16du:dateUtc="2026-08-26T09:31:00Z">
              <w:rPr>
                <w:rFonts w:ascii="Times New Roman" w:hAnsi="Times New Roman" w:cs="Times New Roman"/>
              </w:rPr>
            </w:rPrChange>
          </w:rPr>
          <w:t xml:space="preserve"> </w:t>
        </w:r>
        <w:r w:rsidR="00842245" w:rsidRPr="00053658">
          <w:rPr>
            <w:rFonts w:ascii="Times New Roman" w:hAnsi="Times New Roman" w:cs="Times New Roman"/>
            <w:highlight w:val="cyan"/>
            <w:rPrChange w:id="1471" w:author="Catalina Suescun Gonzalez" w:date="2026-08-26T11:31:00Z" w16du:dateUtc="2026-08-26T09:31:00Z">
              <w:rPr>
                <w:rFonts w:ascii="Times New Roman" w:hAnsi="Times New Roman" w:cs="Times New Roman"/>
              </w:rPr>
            </w:rPrChange>
          </w:rPr>
          <w:t>by different particle types.</w:t>
        </w:r>
      </w:ins>
      <w:ins w:id="1472" w:author="Catalina Suescun Gonzalez" w:date="2026-08-25T18:46:00Z" w16du:dateUtc="2026-08-25T16:46:00Z">
        <w:r w:rsidR="009C375B" w:rsidRPr="00053658">
          <w:rPr>
            <w:highlight w:val="cyan"/>
            <w:rPrChange w:id="1473" w:author="Catalina Suescun Gonzalez" w:date="2026-08-26T11:31:00Z" w16du:dateUtc="2026-08-26T09:31:00Z">
              <w:rPr/>
            </w:rPrChange>
          </w:rPr>
          <w:fldChar w:fldCharType="begin"/>
        </w:r>
        <w:r w:rsidR="009C375B" w:rsidRPr="00053658">
          <w:rPr>
            <w:highlight w:val="cyan"/>
            <w:rPrChange w:id="1474" w:author="Catalina Suescun Gonzalez" w:date="2026-08-26T11:31:00Z" w16du:dateUtc="2026-08-26T09:31:00Z">
              <w:rPr/>
            </w:rPrChange>
          </w:rPr>
          <w:instrText xml:space="preserve"> LINK </w:instrText>
        </w:r>
        <w:r w:rsidR="008C2F4C">
          <w:rPr>
            <w:highlight w:val="cyan"/>
          </w:rPr>
          <w:instrText>Excel.Sheet.12 "https://univlorraine.sharepoint.com/sites/GreenFabLab/Documents</w:instrText>
        </w:r>
        <w:r w:rsidR="009C375B" w:rsidRPr="00053658">
          <w:rPr>
            <w:highlight w:val="cyan"/>
            <w:rPrChange w:id="1475" w:author="Catalina Suescun Gonzalez" w:date="2026-08-26T11:31:00Z" w16du:dateUtc="2026-08-26T09:31:00Z">
              <w:rPr/>
            </w:rPrChange>
          </w:rPr>
          <w:instrText>%20partages</w:instrText>
        </w:r>
      </w:ins>
      <w:ins w:id="1476" w:author="Microsoft Word" w:date="2026-08-31T10:01:00Z" w16du:dateUtc="2026-08-31T08:01:00Z">
        <w:r w:rsidR="008C2F4C">
          <w:rPr>
            <w:highlight w:val="cyan"/>
          </w:rPr>
          <w:instrText xml:space="preserve"> partages</w:instrText>
        </w:r>
      </w:ins>
      <w:ins w:id="1477" w:author="Catalina Suescun Gonzalez" w:date="2026-08-25T18:46:00Z" w16du:dateUtc="2026-08-25T16:46:00Z">
        <w:r w:rsidR="008C2F4C">
          <w:rPr>
            <w:highlight w:val="cyan"/>
          </w:rPr>
          <w:instrText>/Catalina/Articles/04-Practical</w:instrText>
        </w:r>
        <w:r w:rsidR="009C375B" w:rsidRPr="00053658">
          <w:rPr>
            <w:highlight w:val="cyan"/>
            <w:rPrChange w:id="1478" w:author="Catalina Suescun Gonzalez" w:date="2026-08-26T11:31:00Z" w16du:dateUtc="2026-08-26T09:31:00Z">
              <w:rPr/>
            </w:rPrChange>
          </w:rPr>
          <w:instrText>%20and%20economic%20viability%20in%20Canada</w:instrText>
        </w:r>
      </w:ins>
      <w:ins w:id="1479" w:author="Microsoft Word" w:date="2026-08-31T10:01:00Z" w16du:dateUtc="2026-08-31T08:01:00Z">
        <w:r w:rsidR="008C2F4C">
          <w:rPr>
            <w:highlight w:val="cyan"/>
          </w:rPr>
          <w:instrText xml:space="preserve"> and economic viability in Canada</w:instrText>
        </w:r>
      </w:ins>
      <w:ins w:id="1480" w:author="Catalina Suescun Gonzalez" w:date="2026-08-25T18:46:00Z" w16du:dateUtc="2026-08-25T16:46:00Z">
        <w:r w:rsidR="008C2F4C">
          <w:rPr>
            <w:highlight w:val="cyan"/>
          </w:rPr>
          <w:instrText>/Data/1</w:instrText>
        </w:r>
        <w:r w:rsidR="009C375B" w:rsidRPr="00053658">
          <w:rPr>
            <w:highlight w:val="cyan"/>
            <w:rPrChange w:id="1481" w:author="Catalina Suescun Gonzalez" w:date="2026-08-26T11:31:00Z" w16du:dateUtc="2026-08-26T09:31:00Z">
              <w:rPr/>
            </w:rPrChange>
          </w:rPr>
          <w:instrText>.%20Flow</w:instrText>
        </w:r>
      </w:ins>
      <w:ins w:id="1482" w:author="Microsoft Word" w:date="2026-08-31T10:01:00Z" w16du:dateUtc="2026-08-31T08:01:00Z">
        <w:r w:rsidR="008C2F4C">
          <w:rPr>
            <w:highlight w:val="cyan"/>
          </w:rPr>
          <w:instrText>. Flow</w:instrText>
        </w:r>
      </w:ins>
      <w:ins w:id="1483" w:author="Catalina Suescun Gonzalez" w:date="2026-08-25T18:46:00Z" w16du:dateUtc="2026-08-25T16:46:00Z">
        <w:r w:rsidR="008C2F4C">
          <w:rPr>
            <w:highlight w:val="cyan"/>
          </w:rPr>
          <w:instrText>/Results/Flow</w:instrText>
        </w:r>
        <w:r w:rsidR="009C375B" w:rsidRPr="00053658">
          <w:rPr>
            <w:highlight w:val="cyan"/>
            <w:rPrChange w:id="1484" w:author="Catalina Suescun Gonzalez" w:date="2026-08-26T11:31:00Z" w16du:dateUtc="2026-08-26T09:31:00Z">
              <w:rPr/>
            </w:rPrChange>
          </w:rPr>
          <w:instrText>%20Meausres%20FAST%20Snake</w:instrText>
        </w:r>
      </w:ins>
      <w:ins w:id="1485" w:author="Microsoft Word" w:date="2026-08-31T10:01:00Z" w16du:dateUtc="2026-08-31T08:01:00Z">
        <w:r w:rsidR="008C2F4C">
          <w:rPr>
            <w:highlight w:val="cyan"/>
          </w:rPr>
          <w:instrText xml:space="preserve"> Meausres FAST Snake</w:instrText>
        </w:r>
      </w:ins>
      <w:ins w:id="1486" w:author="Catalina Suescun Gonzalez" w:date="2026-08-25T18:46:00Z" w16du:dateUtc="2026-08-25T16:46:00Z">
        <w:r w:rsidR="008C2F4C">
          <w:rPr>
            <w:highlight w:val="cyan"/>
          </w:rPr>
          <w:instrText xml:space="preserve">.xlsx" </w:instrText>
        </w:r>
        <w:r w:rsidR="009C375B" w:rsidRPr="00053658">
          <w:rPr>
            <w:highlight w:val="cyan"/>
            <w:rPrChange w:id="1487" w:author="Catalina Suescun Gonzalez" w:date="2026-08-26T11:31:00Z" w16du:dateUtc="2026-08-26T09:31:00Z">
              <w:rPr/>
            </w:rPrChange>
          </w:rPr>
          <w:instrText>"</w:instrText>
        </w:r>
        <w:r w:rsidR="008C2F4C">
          <w:rPr>
            <w:highlight w:val="cyan"/>
          </w:rPr>
          <w:instrText>Sheet2!R1C19:R6C23</w:instrText>
        </w:r>
        <w:r w:rsidR="009C375B" w:rsidRPr="00053658">
          <w:rPr>
            <w:highlight w:val="cyan"/>
            <w:rPrChange w:id="1488" w:author="Catalina Suescun Gonzalez" w:date="2026-08-26T11:31:00Z" w16du:dateUtc="2026-08-26T09:31:00Z">
              <w:rPr/>
            </w:rPrChange>
          </w:rPr>
          <w:instrText>"</w:instrText>
        </w:r>
        <w:r w:rsidR="008C2F4C">
          <w:rPr>
            <w:highlight w:val="cyan"/>
          </w:rPr>
          <w:instrText xml:space="preserve"> </w:instrText>
        </w:r>
        <w:r w:rsidR="009C375B" w:rsidRPr="00053658">
          <w:rPr>
            <w:highlight w:val="cyan"/>
            <w:rPrChange w:id="1489" w:author="Catalina Suescun Gonzalez" w:date="2026-08-26T11:31:00Z" w16du:dateUtc="2026-08-26T09:31:00Z">
              <w:rPr/>
            </w:rPrChange>
          </w:rPr>
          <w:instrText xml:space="preserve">\a \f 4 \h </w:instrText>
        </w:r>
      </w:ins>
      <w:r w:rsidR="009C375B" w:rsidRPr="00053658">
        <w:rPr>
          <w:highlight w:val="cyan"/>
          <w:rPrChange w:id="1490" w:author="Catalina Suescun Gonzalez" w:date="2026-08-26T11:31:00Z" w16du:dateUtc="2026-08-26T09:31:00Z">
            <w:rPr/>
          </w:rPrChange>
        </w:rPr>
        <w:instrText xml:space="preserve"> \* MERGEFORMAT </w:instrText>
      </w:r>
      <w:ins w:id="1491" w:author="Catalina Suescun Gonzalez" w:date="2026-08-25T18:46:00Z" w16du:dateUtc="2026-08-25T16:46:00Z">
        <w:r w:rsidR="009C375B" w:rsidRPr="00053658">
          <w:rPr>
            <w:highlight w:val="cyan"/>
          </w:rPr>
          <w:fldChar w:fldCharType="separate"/>
        </w:r>
      </w:ins>
      <w:bookmarkStart w:id="1492" w:name="_1849675644"/>
      <w:bookmarkEnd w:id="1492"/>
    </w:p>
    <w:tbl>
      <w:tblPr>
        <w:tblW w:w="6704" w:type="dxa"/>
        <w:jc w:val="center"/>
        <w:tblCellMar>
          <w:left w:w="70" w:type="dxa"/>
          <w:right w:w="70" w:type="dxa"/>
        </w:tblCellMar>
        <w:tblLook w:val="04A0" w:firstRow="1" w:lastRow="0" w:firstColumn="1" w:lastColumn="0" w:noHBand="0" w:noVBand="1"/>
        <w:tblPrChange w:id="1493" w:author="Catalina Suescun Gonzalez" w:date="2026-08-31T09:55:00Z" w16du:dateUtc="2026-08-31T07:55:00Z">
          <w:tblPr>
            <w:tblW w:w="6420" w:type="dxa"/>
            <w:tblCellMar>
              <w:left w:w="0" w:type="dxa"/>
              <w:right w:w="0" w:type="dxa"/>
            </w:tblCellMar>
            <w:tblLook w:val="04A0" w:firstRow="1" w:lastRow="0" w:firstColumn="1" w:lastColumn="0" w:noHBand="0" w:noVBand="1"/>
          </w:tblPr>
        </w:tblPrChange>
      </w:tblPr>
      <w:tblGrid>
        <w:gridCol w:w="1084"/>
        <w:gridCol w:w="1320"/>
        <w:gridCol w:w="1260"/>
        <w:gridCol w:w="1640"/>
        <w:gridCol w:w="1400"/>
        <w:tblGridChange w:id="1494">
          <w:tblGrid>
            <w:gridCol w:w="1084"/>
            <w:gridCol w:w="13"/>
            <w:gridCol w:w="1307"/>
            <w:gridCol w:w="13"/>
            <w:gridCol w:w="1247"/>
            <w:gridCol w:w="13"/>
            <w:gridCol w:w="1627"/>
            <w:gridCol w:w="13"/>
            <w:gridCol w:w="1387"/>
            <w:gridCol w:w="13"/>
          </w:tblGrid>
        </w:tblGridChange>
      </w:tblGrid>
      <w:tr w:rsidR="008C2F4C" w:rsidRPr="008C2F4C" w14:paraId="6532C72E" w14:textId="77777777" w:rsidTr="008C2F4C">
        <w:trPr>
          <w:trHeight w:val="324"/>
          <w:jc w:val="center"/>
          <w:ins w:id="1495" w:author="Catalina Suescun Gonzalez" w:date="2026-08-31T09:55:00Z"/>
          <w:trPrChange w:id="1496" w:author="Catalina Suescun Gonzalez" w:date="2026-08-31T09:55:00Z" w16du:dateUtc="2026-08-31T07:55:00Z">
            <w:trPr>
              <w:trHeight w:val="324"/>
            </w:trPr>
          </w:trPrChange>
        </w:trPr>
        <w:tc>
          <w:tcPr>
            <w:tcW w:w="1084" w:type="dxa"/>
            <w:tcBorders>
              <w:top w:val="nil"/>
              <w:left w:val="nil"/>
              <w:bottom w:val="single" w:sz="8" w:space="0" w:color="auto"/>
              <w:right w:val="nil"/>
            </w:tcBorders>
            <w:shd w:val="clear" w:color="000000" w:fill="FFFFFF"/>
            <w:noWrap/>
            <w:vAlign w:val="bottom"/>
            <w:hideMark/>
            <w:tcPrChange w:id="1497" w:author="Catalina Suescun Gonzalez" w:date="2026-08-31T09:55:00Z" w16du:dateUtc="2026-08-31T07:55:00Z">
              <w:tcPr>
                <w:tcW w:w="800" w:type="dxa"/>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3C16CAAB" w14:textId="4E08D852" w:rsidR="008C2F4C" w:rsidRPr="008C2F4C" w:rsidRDefault="008C2F4C">
            <w:pPr>
              <w:spacing w:after="0" w:line="240" w:lineRule="auto"/>
              <w:rPr>
                <w:ins w:id="1498" w:author="Catalina Suescun Gonzalez" w:date="2026-08-31T09:55:00Z" w16du:dateUtc="2026-08-31T07:55:00Z"/>
                <w:rFonts w:ascii="Times New Roman" w:eastAsia="Times New Roman" w:hAnsi="Times New Roman" w:cs="Times New Roman"/>
                <w:b/>
                <w:bCs/>
                <w:color w:val="000000"/>
                <w:kern w:val="0"/>
                <w:highlight w:val="cyan"/>
                <w:lang w:val="fr-FR" w:eastAsia="fr-FR"/>
                <w14:ligatures w14:val="none"/>
                <w:rPrChange w:id="1499" w:author="Catalina Suescun Gonzalez" w:date="2026-08-31T09:55:00Z" w16du:dateUtc="2026-08-31T07:55:00Z">
                  <w:rPr>
                    <w:ins w:id="1500" w:author="Catalina Suescun Gonzalez" w:date="2026-08-31T09:55:00Z" w16du:dateUtc="2026-08-31T07:55:00Z"/>
                    <w:b/>
                    <w:bCs/>
                    <w:color w:val="000000"/>
                  </w:rPr>
                </w:rPrChange>
              </w:rPr>
              <w:pPrChange w:id="1501" w:author="Catalina Suescun Gonzalez" w:date="2026-08-31T09:55:00Z" w16du:dateUtc="2026-08-31T07:55:00Z">
                <w:pPr/>
              </w:pPrChange>
            </w:pPr>
            <w:ins w:id="1502" w:author="Catalina Suescun Gonzalez" w:date="2026-08-31T09:55:00Z" w16du:dateUtc="2026-08-31T07:55:00Z">
              <w:r w:rsidRPr="008C2F4C">
                <w:rPr>
                  <w:rFonts w:ascii="Times New Roman" w:eastAsia="Times New Roman" w:hAnsi="Times New Roman" w:cs="Times New Roman"/>
                  <w:b/>
                  <w:bCs/>
                  <w:color w:val="000000"/>
                  <w:kern w:val="0"/>
                  <w:highlight w:val="cyan"/>
                  <w:lang w:val="fr-FR" w:eastAsia="fr-FR"/>
                  <w14:ligatures w14:val="none"/>
                  <w:rPrChange w:id="1503" w:author="Catalina Suescun Gonzalez" w:date="2026-08-31T09:55:00Z" w16du:dateUtc="2026-08-31T07:55:00Z">
                    <w:rPr>
                      <w:b/>
                      <w:bCs/>
                      <w:color w:val="000000"/>
                    </w:rPr>
                  </w:rPrChange>
                </w:rPr>
                <w:t>EM %</w:t>
              </w:r>
            </w:ins>
          </w:p>
        </w:tc>
        <w:tc>
          <w:tcPr>
            <w:tcW w:w="1320" w:type="dxa"/>
            <w:tcBorders>
              <w:top w:val="nil"/>
              <w:left w:val="nil"/>
              <w:bottom w:val="single" w:sz="8" w:space="0" w:color="auto"/>
              <w:right w:val="nil"/>
            </w:tcBorders>
            <w:shd w:val="clear" w:color="000000" w:fill="FFFFFF"/>
            <w:noWrap/>
            <w:vAlign w:val="center"/>
            <w:hideMark/>
            <w:tcPrChange w:id="1504" w:author="Catalina Suescun Gonzalez" w:date="2026-08-31T09:55:00Z" w16du:dateUtc="2026-08-31T07:55:00Z">
              <w:tcPr>
                <w:tcW w:w="1320" w:type="dxa"/>
                <w:gridSpan w:val="2"/>
                <w:tcBorders>
                  <w:top w:val="nil"/>
                  <w:left w:val="nil"/>
                  <w:bottom w:val="single" w:sz="8" w:space="0" w:color="auto"/>
                  <w:right w:val="nil"/>
                </w:tcBorders>
                <w:shd w:val="clear" w:color="000000" w:fill="FFFFFF"/>
                <w:noWrap/>
                <w:tcMar>
                  <w:top w:w="15" w:type="dxa"/>
                  <w:left w:w="15" w:type="dxa"/>
                  <w:bottom w:w="0" w:type="dxa"/>
                  <w:right w:w="15" w:type="dxa"/>
                </w:tcMar>
                <w:vAlign w:val="center"/>
                <w:hideMark/>
              </w:tcPr>
            </w:tcPrChange>
          </w:tcPr>
          <w:p w14:paraId="5169C6C1" w14:textId="77777777" w:rsidR="008C2F4C" w:rsidRPr="008C2F4C" w:rsidRDefault="008C2F4C">
            <w:pPr>
              <w:spacing w:after="0" w:line="240" w:lineRule="auto"/>
              <w:jc w:val="center"/>
              <w:rPr>
                <w:ins w:id="1505" w:author="Catalina Suescun Gonzalez" w:date="2026-08-31T09:55:00Z" w16du:dateUtc="2026-08-31T07:55:00Z"/>
                <w:rFonts w:ascii="Times New Roman" w:eastAsia="Times New Roman" w:hAnsi="Times New Roman" w:cs="Times New Roman"/>
                <w:b/>
                <w:bCs/>
                <w:color w:val="000000"/>
                <w:kern w:val="0"/>
                <w:highlight w:val="cyan"/>
                <w:lang w:val="fr-FR" w:eastAsia="fr-FR"/>
                <w14:ligatures w14:val="none"/>
                <w:rPrChange w:id="1506" w:author="Catalina Suescun Gonzalez" w:date="2026-08-31T09:55:00Z" w16du:dateUtc="2026-08-31T07:55:00Z">
                  <w:rPr>
                    <w:ins w:id="1507" w:author="Catalina Suescun Gonzalez" w:date="2026-08-31T09:55:00Z" w16du:dateUtc="2026-08-31T07:55:00Z"/>
                  </w:rPr>
                </w:rPrChange>
              </w:rPr>
              <w:pPrChange w:id="1508" w:author="Catalina Suescun Gonzalez" w:date="2026-08-31T09:55:00Z" w16du:dateUtc="2026-08-31T07:55:00Z">
                <w:pPr>
                  <w:jc w:val="center"/>
                </w:pPr>
              </w:pPrChange>
            </w:pPr>
            <w:ins w:id="1509" w:author="Catalina Suescun Gonzalez" w:date="2026-08-31T09:55:00Z" w16du:dateUtc="2026-08-31T07:55:00Z">
              <w:r w:rsidRPr="008C2F4C">
                <w:rPr>
                  <w:rFonts w:ascii="Times New Roman" w:eastAsia="Times New Roman" w:hAnsi="Times New Roman" w:cs="Times New Roman"/>
                  <w:b/>
                  <w:bCs/>
                  <w:color w:val="000000"/>
                  <w:kern w:val="0"/>
                  <w:highlight w:val="cyan"/>
                  <w:lang w:val="fr-FR" w:eastAsia="fr-FR"/>
                  <w14:ligatures w14:val="none"/>
                  <w:rPrChange w:id="1510" w:author="Catalina Suescun Gonzalez" w:date="2026-08-31T09:55:00Z" w16du:dateUtc="2026-08-31T07:55:00Z">
                    <w:rPr/>
                  </w:rPrChange>
                </w:rPr>
                <w:t>PLA</w:t>
              </w:r>
            </w:ins>
          </w:p>
        </w:tc>
        <w:tc>
          <w:tcPr>
            <w:tcW w:w="1260" w:type="dxa"/>
            <w:tcBorders>
              <w:top w:val="nil"/>
              <w:left w:val="nil"/>
              <w:bottom w:val="single" w:sz="8" w:space="0" w:color="auto"/>
              <w:right w:val="nil"/>
            </w:tcBorders>
            <w:shd w:val="clear" w:color="000000" w:fill="FFFFFF"/>
            <w:noWrap/>
            <w:vAlign w:val="center"/>
            <w:hideMark/>
            <w:tcPrChange w:id="1511" w:author="Catalina Suescun Gonzalez" w:date="2026-08-31T09:55:00Z" w16du:dateUtc="2026-08-31T07:55:00Z">
              <w:tcPr>
                <w:tcW w:w="1260" w:type="dxa"/>
                <w:gridSpan w:val="2"/>
                <w:tcBorders>
                  <w:top w:val="nil"/>
                  <w:left w:val="nil"/>
                  <w:bottom w:val="single" w:sz="8" w:space="0" w:color="auto"/>
                  <w:right w:val="nil"/>
                </w:tcBorders>
                <w:shd w:val="clear" w:color="000000" w:fill="FFFFFF"/>
                <w:noWrap/>
                <w:tcMar>
                  <w:top w:w="15" w:type="dxa"/>
                  <w:left w:w="15" w:type="dxa"/>
                  <w:bottom w:w="0" w:type="dxa"/>
                  <w:right w:w="15" w:type="dxa"/>
                </w:tcMar>
                <w:vAlign w:val="center"/>
                <w:hideMark/>
              </w:tcPr>
            </w:tcPrChange>
          </w:tcPr>
          <w:p w14:paraId="61FAC2A3" w14:textId="77777777" w:rsidR="008C2F4C" w:rsidRPr="008C2F4C" w:rsidRDefault="008C2F4C">
            <w:pPr>
              <w:spacing w:after="0" w:line="240" w:lineRule="auto"/>
              <w:jc w:val="center"/>
              <w:rPr>
                <w:ins w:id="1512" w:author="Catalina Suescun Gonzalez" w:date="2026-08-31T09:55:00Z" w16du:dateUtc="2026-08-31T07:55:00Z"/>
                <w:rFonts w:ascii="Times New Roman" w:eastAsia="Times New Roman" w:hAnsi="Times New Roman" w:cs="Times New Roman"/>
                <w:b/>
                <w:bCs/>
                <w:color w:val="000000"/>
                <w:kern w:val="0"/>
                <w:highlight w:val="cyan"/>
                <w:lang w:val="fr-FR" w:eastAsia="fr-FR"/>
                <w14:ligatures w14:val="none"/>
                <w:rPrChange w:id="1513" w:author="Catalina Suescun Gonzalez" w:date="2026-08-31T09:55:00Z" w16du:dateUtc="2026-08-31T07:55:00Z">
                  <w:rPr>
                    <w:ins w:id="1514" w:author="Catalina Suescun Gonzalez" w:date="2026-08-31T09:55:00Z" w16du:dateUtc="2026-08-31T07:55:00Z"/>
                  </w:rPr>
                </w:rPrChange>
              </w:rPr>
              <w:pPrChange w:id="1515" w:author="Catalina Suescun Gonzalez" w:date="2026-08-31T09:55:00Z" w16du:dateUtc="2026-08-31T07:55:00Z">
                <w:pPr>
                  <w:jc w:val="center"/>
                </w:pPr>
              </w:pPrChange>
            </w:pPr>
            <w:ins w:id="1516" w:author="Catalina Suescun Gonzalez" w:date="2026-08-31T09:55:00Z" w16du:dateUtc="2026-08-31T07:55:00Z">
              <w:r w:rsidRPr="008C2F4C">
                <w:rPr>
                  <w:rFonts w:ascii="Times New Roman" w:eastAsia="Times New Roman" w:hAnsi="Times New Roman" w:cs="Times New Roman"/>
                  <w:b/>
                  <w:bCs/>
                  <w:color w:val="000000"/>
                  <w:kern w:val="0"/>
                  <w:highlight w:val="cyan"/>
                  <w:lang w:val="fr-FR" w:eastAsia="fr-FR"/>
                  <w14:ligatures w14:val="none"/>
                  <w:rPrChange w:id="1517" w:author="Catalina Suescun Gonzalez" w:date="2026-08-31T09:55:00Z" w16du:dateUtc="2026-08-31T07:55:00Z">
                    <w:rPr/>
                  </w:rPrChange>
                </w:rPr>
                <w:t>Flakes</w:t>
              </w:r>
            </w:ins>
          </w:p>
        </w:tc>
        <w:tc>
          <w:tcPr>
            <w:tcW w:w="1640" w:type="dxa"/>
            <w:tcBorders>
              <w:top w:val="nil"/>
              <w:left w:val="nil"/>
              <w:bottom w:val="single" w:sz="8" w:space="0" w:color="auto"/>
              <w:right w:val="nil"/>
            </w:tcBorders>
            <w:shd w:val="clear" w:color="000000" w:fill="FFFFFF"/>
            <w:noWrap/>
            <w:vAlign w:val="center"/>
            <w:hideMark/>
            <w:tcPrChange w:id="1518" w:author="Catalina Suescun Gonzalez" w:date="2026-08-31T09:55:00Z" w16du:dateUtc="2026-08-31T07:55:00Z">
              <w:tcPr>
                <w:tcW w:w="1640" w:type="dxa"/>
                <w:gridSpan w:val="2"/>
                <w:tcBorders>
                  <w:top w:val="nil"/>
                  <w:left w:val="nil"/>
                  <w:bottom w:val="single" w:sz="8" w:space="0" w:color="auto"/>
                  <w:right w:val="nil"/>
                </w:tcBorders>
                <w:shd w:val="clear" w:color="000000" w:fill="FFFFFF"/>
                <w:noWrap/>
                <w:tcMar>
                  <w:top w:w="15" w:type="dxa"/>
                  <w:left w:w="15" w:type="dxa"/>
                  <w:bottom w:w="0" w:type="dxa"/>
                  <w:right w:w="15" w:type="dxa"/>
                </w:tcMar>
                <w:vAlign w:val="center"/>
                <w:hideMark/>
              </w:tcPr>
            </w:tcPrChange>
          </w:tcPr>
          <w:p w14:paraId="6C09CFF6" w14:textId="77777777" w:rsidR="008C2F4C" w:rsidRPr="008C2F4C" w:rsidRDefault="008C2F4C">
            <w:pPr>
              <w:spacing w:after="0" w:line="240" w:lineRule="auto"/>
              <w:jc w:val="center"/>
              <w:rPr>
                <w:ins w:id="1519" w:author="Catalina Suescun Gonzalez" w:date="2026-08-31T09:55:00Z" w16du:dateUtc="2026-08-31T07:55:00Z"/>
                <w:rFonts w:ascii="Times New Roman" w:eastAsia="Times New Roman" w:hAnsi="Times New Roman" w:cs="Times New Roman"/>
                <w:b/>
                <w:bCs/>
                <w:color w:val="000000"/>
                <w:kern w:val="0"/>
                <w:highlight w:val="cyan"/>
                <w:lang w:val="fr-FR" w:eastAsia="fr-FR"/>
                <w14:ligatures w14:val="none"/>
                <w:rPrChange w:id="1520" w:author="Catalina Suescun Gonzalez" w:date="2026-08-31T09:55:00Z" w16du:dateUtc="2026-08-31T07:55:00Z">
                  <w:rPr>
                    <w:ins w:id="1521" w:author="Catalina Suescun Gonzalez" w:date="2026-08-31T09:55:00Z" w16du:dateUtc="2026-08-31T07:55:00Z"/>
                  </w:rPr>
                </w:rPrChange>
              </w:rPr>
              <w:pPrChange w:id="1522" w:author="Catalina Suescun Gonzalez" w:date="2026-08-31T09:55:00Z" w16du:dateUtc="2026-08-31T07:55:00Z">
                <w:pPr>
                  <w:jc w:val="center"/>
                </w:pPr>
              </w:pPrChange>
            </w:pPr>
            <w:proofErr w:type="spellStart"/>
            <w:ins w:id="1523" w:author="Catalina Suescun Gonzalez" w:date="2026-08-31T09:55:00Z" w16du:dateUtc="2026-08-31T07:55:00Z">
              <w:r w:rsidRPr="008C2F4C">
                <w:rPr>
                  <w:rFonts w:ascii="Times New Roman" w:eastAsia="Times New Roman" w:hAnsi="Times New Roman" w:cs="Times New Roman"/>
                  <w:b/>
                  <w:bCs/>
                  <w:color w:val="000000"/>
                  <w:kern w:val="0"/>
                  <w:highlight w:val="cyan"/>
                  <w:lang w:val="fr-FR" w:eastAsia="fr-FR"/>
                  <w14:ligatures w14:val="none"/>
                  <w:rPrChange w:id="1524" w:author="Catalina Suescun Gonzalez" w:date="2026-08-31T09:55:00Z" w16du:dateUtc="2026-08-31T07:55:00Z">
                    <w:rPr/>
                  </w:rPrChange>
                </w:rPr>
                <w:t>Shredded</w:t>
              </w:r>
              <w:proofErr w:type="spellEnd"/>
            </w:ins>
          </w:p>
        </w:tc>
        <w:tc>
          <w:tcPr>
            <w:tcW w:w="1400" w:type="dxa"/>
            <w:tcBorders>
              <w:top w:val="nil"/>
              <w:left w:val="nil"/>
              <w:bottom w:val="single" w:sz="8" w:space="0" w:color="auto"/>
              <w:right w:val="nil"/>
            </w:tcBorders>
            <w:shd w:val="clear" w:color="000000" w:fill="FFFFFF"/>
            <w:noWrap/>
            <w:vAlign w:val="center"/>
            <w:hideMark/>
            <w:tcPrChange w:id="1525" w:author="Catalina Suescun Gonzalez" w:date="2026-08-31T09:55:00Z" w16du:dateUtc="2026-08-31T07:55:00Z">
              <w:tcPr>
                <w:tcW w:w="1400" w:type="dxa"/>
                <w:gridSpan w:val="2"/>
                <w:tcBorders>
                  <w:top w:val="nil"/>
                  <w:left w:val="nil"/>
                  <w:bottom w:val="single" w:sz="8" w:space="0" w:color="auto"/>
                  <w:right w:val="nil"/>
                </w:tcBorders>
                <w:shd w:val="clear" w:color="000000" w:fill="FFFFFF"/>
                <w:noWrap/>
                <w:tcMar>
                  <w:top w:w="15" w:type="dxa"/>
                  <w:left w:w="15" w:type="dxa"/>
                  <w:bottom w:w="0" w:type="dxa"/>
                  <w:right w:w="15" w:type="dxa"/>
                </w:tcMar>
                <w:vAlign w:val="center"/>
                <w:hideMark/>
              </w:tcPr>
            </w:tcPrChange>
          </w:tcPr>
          <w:p w14:paraId="4F7C0E05" w14:textId="77777777" w:rsidR="008C2F4C" w:rsidRPr="008C2F4C" w:rsidRDefault="008C2F4C">
            <w:pPr>
              <w:spacing w:after="0" w:line="240" w:lineRule="auto"/>
              <w:jc w:val="center"/>
              <w:rPr>
                <w:ins w:id="1526" w:author="Catalina Suescun Gonzalez" w:date="2026-08-31T09:55:00Z" w16du:dateUtc="2026-08-31T07:55:00Z"/>
                <w:rFonts w:ascii="Times New Roman" w:eastAsia="Times New Roman" w:hAnsi="Times New Roman" w:cs="Times New Roman"/>
                <w:b/>
                <w:bCs/>
                <w:color w:val="000000"/>
                <w:kern w:val="0"/>
                <w:highlight w:val="cyan"/>
                <w:lang w:val="fr-FR" w:eastAsia="fr-FR"/>
                <w14:ligatures w14:val="none"/>
                <w:rPrChange w:id="1527" w:author="Catalina Suescun Gonzalez" w:date="2026-08-31T09:55:00Z" w16du:dateUtc="2026-08-31T07:55:00Z">
                  <w:rPr>
                    <w:ins w:id="1528" w:author="Catalina Suescun Gonzalez" w:date="2026-08-31T09:55:00Z" w16du:dateUtc="2026-08-31T07:55:00Z"/>
                  </w:rPr>
                </w:rPrChange>
              </w:rPr>
              <w:pPrChange w:id="1529" w:author="Catalina Suescun Gonzalez" w:date="2026-08-31T09:55:00Z" w16du:dateUtc="2026-08-31T07:55:00Z">
                <w:pPr>
                  <w:jc w:val="center"/>
                </w:pPr>
              </w:pPrChange>
            </w:pPr>
            <w:proofErr w:type="spellStart"/>
            <w:ins w:id="1530" w:author="Catalina Suescun Gonzalez" w:date="2026-08-31T09:55:00Z" w16du:dateUtc="2026-08-31T07:55:00Z">
              <w:r w:rsidRPr="008C2F4C">
                <w:rPr>
                  <w:rFonts w:ascii="Times New Roman" w:eastAsia="Times New Roman" w:hAnsi="Times New Roman" w:cs="Times New Roman"/>
                  <w:b/>
                  <w:bCs/>
                  <w:color w:val="000000"/>
                  <w:kern w:val="0"/>
                  <w:highlight w:val="cyan"/>
                  <w:lang w:val="fr-FR" w:eastAsia="fr-FR"/>
                  <w14:ligatures w14:val="none"/>
                  <w:rPrChange w:id="1531" w:author="Catalina Suescun Gonzalez" w:date="2026-08-31T09:55:00Z" w16du:dateUtc="2026-08-31T07:55:00Z">
                    <w:rPr/>
                  </w:rPrChange>
                </w:rPr>
                <w:t>Pelletized</w:t>
              </w:r>
              <w:proofErr w:type="spellEnd"/>
            </w:ins>
          </w:p>
        </w:tc>
      </w:tr>
      <w:tr w:rsidR="008C2F4C" w:rsidRPr="008C2F4C" w14:paraId="563A6026" w14:textId="77777777" w:rsidTr="008C2F4C">
        <w:trPr>
          <w:trHeight w:val="312"/>
          <w:jc w:val="center"/>
          <w:ins w:id="1532" w:author="Catalina Suescun Gonzalez" w:date="2026-08-31T09:55:00Z"/>
          <w:trPrChange w:id="1533" w:author="Catalina Suescun Gonzalez" w:date="2026-08-31T09:55:00Z" w16du:dateUtc="2026-08-31T07:55:00Z">
            <w:trPr>
              <w:trHeight w:val="312"/>
            </w:trPr>
          </w:trPrChange>
        </w:trPr>
        <w:tc>
          <w:tcPr>
            <w:tcW w:w="1084" w:type="dxa"/>
            <w:tcBorders>
              <w:top w:val="nil"/>
              <w:left w:val="nil"/>
              <w:bottom w:val="nil"/>
              <w:right w:val="nil"/>
            </w:tcBorders>
            <w:shd w:val="clear" w:color="000000" w:fill="FFFFFF"/>
            <w:noWrap/>
            <w:vAlign w:val="bottom"/>
            <w:hideMark/>
            <w:tcPrChange w:id="1534"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68102918" w14:textId="77777777" w:rsidR="008C2F4C" w:rsidRPr="008C2F4C" w:rsidRDefault="008C2F4C">
            <w:pPr>
              <w:spacing w:after="0" w:line="240" w:lineRule="auto"/>
              <w:jc w:val="center"/>
              <w:rPr>
                <w:ins w:id="1535"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36" w:author="Catalina Suescun Gonzalez" w:date="2026-08-31T09:55:00Z" w16du:dateUtc="2026-08-31T07:55:00Z">
                  <w:rPr>
                    <w:ins w:id="1537" w:author="Catalina Suescun Gonzalez" w:date="2026-08-31T09:55:00Z" w16du:dateUtc="2026-08-31T07:55:00Z"/>
                  </w:rPr>
                </w:rPrChange>
              </w:rPr>
              <w:pPrChange w:id="1538" w:author="Catalina Suescun Gonzalez" w:date="2026-08-31T09:55:00Z" w16du:dateUtc="2026-08-31T07:55:00Z">
                <w:pPr>
                  <w:jc w:val="center"/>
                </w:pPr>
              </w:pPrChange>
            </w:pPr>
            <w:ins w:id="1539"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40" w:author="Catalina Suescun Gonzalez" w:date="2026-08-31T09:55:00Z" w16du:dateUtc="2026-08-31T07:55:00Z">
                    <w:rPr/>
                  </w:rPrChange>
                </w:rPr>
                <w:t>100</w:t>
              </w:r>
            </w:ins>
          </w:p>
        </w:tc>
        <w:tc>
          <w:tcPr>
            <w:tcW w:w="1320" w:type="dxa"/>
            <w:tcBorders>
              <w:top w:val="nil"/>
              <w:left w:val="nil"/>
              <w:bottom w:val="nil"/>
              <w:right w:val="nil"/>
            </w:tcBorders>
            <w:shd w:val="clear" w:color="000000" w:fill="FFFFFF"/>
            <w:noWrap/>
            <w:vAlign w:val="bottom"/>
            <w:hideMark/>
            <w:tcPrChange w:id="1541"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4F056173" w14:textId="77777777" w:rsidR="008C2F4C" w:rsidRPr="008C2F4C" w:rsidRDefault="008C2F4C">
            <w:pPr>
              <w:spacing w:after="0" w:line="240" w:lineRule="auto"/>
              <w:jc w:val="center"/>
              <w:rPr>
                <w:ins w:id="1542"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43" w:author="Catalina Suescun Gonzalez" w:date="2026-08-31T09:55:00Z" w16du:dateUtc="2026-08-31T07:55:00Z">
                  <w:rPr>
                    <w:ins w:id="1544" w:author="Catalina Suescun Gonzalez" w:date="2026-08-31T09:55:00Z" w16du:dateUtc="2026-08-31T07:55:00Z"/>
                  </w:rPr>
                </w:rPrChange>
              </w:rPr>
              <w:pPrChange w:id="1545" w:author="Catalina Suescun Gonzalez" w:date="2026-08-31T09:55:00Z" w16du:dateUtc="2026-08-31T07:55:00Z">
                <w:pPr>
                  <w:jc w:val="center"/>
                </w:pPr>
              </w:pPrChange>
            </w:pPr>
            <w:ins w:id="1546"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47" w:author="Catalina Suescun Gonzalez" w:date="2026-08-31T09:55:00Z" w16du:dateUtc="2026-08-31T07:55:00Z">
                    <w:rPr/>
                  </w:rPrChange>
                </w:rPr>
                <w:t>2.69  ±  0.14</w:t>
              </w:r>
            </w:ins>
          </w:p>
        </w:tc>
        <w:tc>
          <w:tcPr>
            <w:tcW w:w="1260" w:type="dxa"/>
            <w:tcBorders>
              <w:top w:val="nil"/>
              <w:left w:val="nil"/>
              <w:bottom w:val="nil"/>
              <w:right w:val="nil"/>
            </w:tcBorders>
            <w:shd w:val="clear" w:color="000000" w:fill="FFFFFF"/>
            <w:noWrap/>
            <w:vAlign w:val="bottom"/>
            <w:hideMark/>
            <w:tcPrChange w:id="1548"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C78498D" w14:textId="77777777" w:rsidR="008C2F4C" w:rsidRPr="008C2F4C" w:rsidRDefault="008C2F4C">
            <w:pPr>
              <w:spacing w:after="0" w:line="240" w:lineRule="auto"/>
              <w:jc w:val="center"/>
              <w:rPr>
                <w:ins w:id="1549"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50" w:author="Catalina Suescun Gonzalez" w:date="2026-08-31T09:55:00Z" w16du:dateUtc="2026-08-31T07:55:00Z">
                  <w:rPr>
                    <w:ins w:id="1551" w:author="Catalina Suescun Gonzalez" w:date="2026-08-31T09:55:00Z" w16du:dateUtc="2026-08-31T07:55:00Z"/>
                  </w:rPr>
                </w:rPrChange>
              </w:rPr>
              <w:pPrChange w:id="1552" w:author="Catalina Suescun Gonzalez" w:date="2026-08-31T09:55:00Z" w16du:dateUtc="2026-08-31T07:55:00Z">
                <w:pPr>
                  <w:jc w:val="center"/>
                </w:pPr>
              </w:pPrChange>
            </w:pPr>
            <w:ins w:id="1553"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54" w:author="Catalina Suescun Gonzalez" w:date="2026-08-31T09:55:00Z" w16du:dateUtc="2026-08-31T07:55:00Z">
                    <w:rPr/>
                  </w:rPrChange>
                </w:rPr>
                <w:t>1.41 ±  0.21</w:t>
              </w:r>
            </w:ins>
          </w:p>
        </w:tc>
        <w:tc>
          <w:tcPr>
            <w:tcW w:w="1640" w:type="dxa"/>
            <w:tcBorders>
              <w:top w:val="nil"/>
              <w:left w:val="nil"/>
              <w:bottom w:val="nil"/>
              <w:right w:val="nil"/>
            </w:tcBorders>
            <w:shd w:val="clear" w:color="000000" w:fill="FFFFFF"/>
            <w:noWrap/>
            <w:vAlign w:val="bottom"/>
            <w:hideMark/>
            <w:tcPrChange w:id="1555"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4DAA78B8" w14:textId="77777777" w:rsidR="008C2F4C" w:rsidRPr="008C2F4C" w:rsidRDefault="008C2F4C">
            <w:pPr>
              <w:spacing w:after="0" w:line="240" w:lineRule="auto"/>
              <w:jc w:val="center"/>
              <w:rPr>
                <w:ins w:id="1556"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57" w:author="Catalina Suescun Gonzalez" w:date="2026-08-31T09:55:00Z" w16du:dateUtc="2026-08-31T07:55:00Z">
                  <w:rPr>
                    <w:ins w:id="1558" w:author="Catalina Suescun Gonzalez" w:date="2026-08-31T09:55:00Z" w16du:dateUtc="2026-08-31T07:55:00Z"/>
                  </w:rPr>
                </w:rPrChange>
              </w:rPr>
              <w:pPrChange w:id="1559" w:author="Catalina Suescun Gonzalez" w:date="2026-08-31T09:55:00Z" w16du:dateUtc="2026-08-31T07:55:00Z">
                <w:pPr>
                  <w:jc w:val="center"/>
                </w:pPr>
              </w:pPrChange>
            </w:pPr>
            <w:ins w:id="1560"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61" w:author="Catalina Suescun Gonzalez" w:date="2026-08-31T09:55:00Z" w16du:dateUtc="2026-08-31T07:55:00Z">
                    <w:rPr/>
                  </w:rPrChange>
                </w:rPr>
                <w:t>1.45 ±  0.28</w:t>
              </w:r>
            </w:ins>
          </w:p>
        </w:tc>
        <w:tc>
          <w:tcPr>
            <w:tcW w:w="1400" w:type="dxa"/>
            <w:tcBorders>
              <w:top w:val="nil"/>
              <w:left w:val="nil"/>
              <w:bottom w:val="nil"/>
              <w:right w:val="nil"/>
            </w:tcBorders>
            <w:shd w:val="clear" w:color="000000" w:fill="FFFFFF"/>
            <w:noWrap/>
            <w:vAlign w:val="bottom"/>
            <w:hideMark/>
            <w:tcPrChange w:id="1562"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FE60429" w14:textId="77777777" w:rsidR="008C2F4C" w:rsidRPr="008C2F4C" w:rsidRDefault="008C2F4C">
            <w:pPr>
              <w:spacing w:after="0" w:line="240" w:lineRule="auto"/>
              <w:jc w:val="center"/>
              <w:rPr>
                <w:ins w:id="1563"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64" w:author="Catalina Suescun Gonzalez" w:date="2026-08-31T09:55:00Z" w16du:dateUtc="2026-08-31T07:55:00Z">
                  <w:rPr>
                    <w:ins w:id="1565" w:author="Catalina Suescun Gonzalez" w:date="2026-08-31T09:55:00Z" w16du:dateUtc="2026-08-31T07:55:00Z"/>
                  </w:rPr>
                </w:rPrChange>
              </w:rPr>
              <w:pPrChange w:id="1566" w:author="Catalina Suescun Gonzalez" w:date="2026-08-31T09:55:00Z" w16du:dateUtc="2026-08-31T07:55:00Z">
                <w:pPr>
                  <w:jc w:val="center"/>
                </w:pPr>
              </w:pPrChange>
            </w:pPr>
            <w:ins w:id="1567"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68" w:author="Catalina Suescun Gonzalez" w:date="2026-08-31T09:55:00Z" w16du:dateUtc="2026-08-31T07:55:00Z">
                    <w:rPr/>
                  </w:rPrChange>
                </w:rPr>
                <w:t>1.405 ±  0.08</w:t>
              </w:r>
            </w:ins>
          </w:p>
        </w:tc>
      </w:tr>
      <w:tr w:rsidR="008C2F4C" w:rsidRPr="008C2F4C" w14:paraId="4452D673" w14:textId="77777777" w:rsidTr="008C2F4C">
        <w:trPr>
          <w:trHeight w:val="312"/>
          <w:jc w:val="center"/>
          <w:ins w:id="1569" w:author="Catalina Suescun Gonzalez" w:date="2026-08-31T09:55:00Z"/>
          <w:trPrChange w:id="1570" w:author="Catalina Suescun Gonzalez" w:date="2026-08-31T09:55:00Z" w16du:dateUtc="2026-08-31T07:55:00Z">
            <w:trPr>
              <w:trHeight w:val="312"/>
            </w:trPr>
          </w:trPrChange>
        </w:trPr>
        <w:tc>
          <w:tcPr>
            <w:tcW w:w="1084" w:type="dxa"/>
            <w:tcBorders>
              <w:top w:val="nil"/>
              <w:left w:val="nil"/>
              <w:bottom w:val="nil"/>
              <w:right w:val="nil"/>
            </w:tcBorders>
            <w:shd w:val="clear" w:color="000000" w:fill="FFFFFF"/>
            <w:noWrap/>
            <w:vAlign w:val="bottom"/>
            <w:hideMark/>
            <w:tcPrChange w:id="1571"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887880B" w14:textId="77777777" w:rsidR="008C2F4C" w:rsidRPr="008C2F4C" w:rsidRDefault="008C2F4C">
            <w:pPr>
              <w:spacing w:after="0" w:line="240" w:lineRule="auto"/>
              <w:jc w:val="center"/>
              <w:rPr>
                <w:ins w:id="1572"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73" w:author="Catalina Suescun Gonzalez" w:date="2026-08-31T09:55:00Z" w16du:dateUtc="2026-08-31T07:55:00Z">
                  <w:rPr>
                    <w:ins w:id="1574" w:author="Catalina Suescun Gonzalez" w:date="2026-08-31T09:55:00Z" w16du:dateUtc="2026-08-31T07:55:00Z"/>
                  </w:rPr>
                </w:rPrChange>
              </w:rPr>
              <w:pPrChange w:id="1575" w:author="Catalina Suescun Gonzalez" w:date="2026-08-31T09:55:00Z" w16du:dateUtc="2026-08-31T07:55:00Z">
                <w:pPr>
                  <w:jc w:val="center"/>
                </w:pPr>
              </w:pPrChange>
            </w:pPr>
            <w:ins w:id="1576"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77" w:author="Catalina Suescun Gonzalez" w:date="2026-08-31T09:55:00Z" w16du:dateUtc="2026-08-31T07:55:00Z">
                    <w:rPr/>
                  </w:rPrChange>
                </w:rPr>
                <w:t>150</w:t>
              </w:r>
            </w:ins>
          </w:p>
        </w:tc>
        <w:tc>
          <w:tcPr>
            <w:tcW w:w="1320" w:type="dxa"/>
            <w:tcBorders>
              <w:top w:val="nil"/>
              <w:left w:val="nil"/>
              <w:bottom w:val="nil"/>
              <w:right w:val="nil"/>
            </w:tcBorders>
            <w:shd w:val="clear" w:color="000000" w:fill="FFFFFF"/>
            <w:noWrap/>
            <w:vAlign w:val="bottom"/>
            <w:hideMark/>
            <w:tcPrChange w:id="1578"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227AD99A" w14:textId="77777777" w:rsidR="008C2F4C" w:rsidRPr="008C2F4C" w:rsidRDefault="008C2F4C">
            <w:pPr>
              <w:spacing w:after="0" w:line="240" w:lineRule="auto"/>
              <w:jc w:val="center"/>
              <w:rPr>
                <w:ins w:id="1579"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80" w:author="Catalina Suescun Gonzalez" w:date="2026-08-31T09:55:00Z" w16du:dateUtc="2026-08-31T07:55:00Z">
                  <w:rPr>
                    <w:ins w:id="1581" w:author="Catalina Suescun Gonzalez" w:date="2026-08-31T09:55:00Z" w16du:dateUtc="2026-08-31T07:55:00Z"/>
                  </w:rPr>
                </w:rPrChange>
              </w:rPr>
              <w:pPrChange w:id="1582" w:author="Catalina Suescun Gonzalez" w:date="2026-08-31T09:55:00Z" w16du:dateUtc="2026-08-31T07:55:00Z">
                <w:pPr>
                  <w:jc w:val="center"/>
                </w:pPr>
              </w:pPrChange>
            </w:pPr>
            <w:ins w:id="1583"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84" w:author="Catalina Suescun Gonzalez" w:date="2026-08-31T09:55:00Z" w16du:dateUtc="2026-08-31T07:55:00Z">
                    <w:rPr/>
                  </w:rPrChange>
                </w:rPr>
                <w:t>3.25 ±  0.16</w:t>
              </w:r>
            </w:ins>
          </w:p>
        </w:tc>
        <w:tc>
          <w:tcPr>
            <w:tcW w:w="1260" w:type="dxa"/>
            <w:tcBorders>
              <w:top w:val="nil"/>
              <w:left w:val="nil"/>
              <w:bottom w:val="nil"/>
              <w:right w:val="nil"/>
            </w:tcBorders>
            <w:shd w:val="clear" w:color="000000" w:fill="FFFFFF"/>
            <w:noWrap/>
            <w:vAlign w:val="bottom"/>
            <w:hideMark/>
            <w:tcPrChange w:id="1585"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5DFAA6FC" w14:textId="77777777" w:rsidR="008C2F4C" w:rsidRPr="008C2F4C" w:rsidRDefault="008C2F4C">
            <w:pPr>
              <w:spacing w:after="0" w:line="240" w:lineRule="auto"/>
              <w:jc w:val="center"/>
              <w:rPr>
                <w:ins w:id="1586"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87" w:author="Catalina Suescun Gonzalez" w:date="2026-08-31T09:55:00Z" w16du:dateUtc="2026-08-31T07:55:00Z">
                  <w:rPr>
                    <w:ins w:id="1588" w:author="Catalina Suescun Gonzalez" w:date="2026-08-31T09:55:00Z" w16du:dateUtc="2026-08-31T07:55:00Z"/>
                  </w:rPr>
                </w:rPrChange>
              </w:rPr>
              <w:pPrChange w:id="1589" w:author="Catalina Suescun Gonzalez" w:date="2026-08-31T09:55:00Z" w16du:dateUtc="2026-08-31T07:55:00Z">
                <w:pPr>
                  <w:jc w:val="center"/>
                </w:pPr>
              </w:pPrChange>
            </w:pPr>
            <w:ins w:id="1590"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91" w:author="Catalina Suescun Gonzalez" w:date="2026-08-31T09:55:00Z" w16du:dateUtc="2026-08-31T07:55:00Z">
                    <w:rPr/>
                  </w:rPrChange>
                </w:rPr>
                <w:t>1.5 ±  0.32</w:t>
              </w:r>
            </w:ins>
          </w:p>
        </w:tc>
        <w:tc>
          <w:tcPr>
            <w:tcW w:w="1640" w:type="dxa"/>
            <w:tcBorders>
              <w:top w:val="nil"/>
              <w:left w:val="nil"/>
              <w:bottom w:val="nil"/>
              <w:right w:val="nil"/>
            </w:tcBorders>
            <w:shd w:val="clear" w:color="000000" w:fill="FFFFFF"/>
            <w:noWrap/>
            <w:vAlign w:val="bottom"/>
            <w:hideMark/>
            <w:tcPrChange w:id="1592"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73E4FAAB" w14:textId="77777777" w:rsidR="008C2F4C" w:rsidRPr="008C2F4C" w:rsidRDefault="008C2F4C">
            <w:pPr>
              <w:spacing w:after="0" w:line="240" w:lineRule="auto"/>
              <w:jc w:val="center"/>
              <w:rPr>
                <w:ins w:id="1593"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594" w:author="Catalina Suescun Gonzalez" w:date="2026-08-31T09:55:00Z" w16du:dateUtc="2026-08-31T07:55:00Z">
                  <w:rPr>
                    <w:ins w:id="1595" w:author="Catalina Suescun Gonzalez" w:date="2026-08-31T09:55:00Z" w16du:dateUtc="2026-08-31T07:55:00Z"/>
                  </w:rPr>
                </w:rPrChange>
              </w:rPr>
              <w:pPrChange w:id="1596" w:author="Catalina Suescun Gonzalez" w:date="2026-08-31T09:55:00Z" w16du:dateUtc="2026-08-31T07:55:00Z">
                <w:pPr>
                  <w:jc w:val="center"/>
                </w:pPr>
              </w:pPrChange>
            </w:pPr>
            <w:ins w:id="1597"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598" w:author="Catalina Suescun Gonzalez" w:date="2026-08-31T09:55:00Z" w16du:dateUtc="2026-08-31T07:55:00Z">
                    <w:rPr/>
                  </w:rPrChange>
                </w:rPr>
                <w:t>1.67 ±  0.30</w:t>
              </w:r>
            </w:ins>
          </w:p>
        </w:tc>
        <w:tc>
          <w:tcPr>
            <w:tcW w:w="1400" w:type="dxa"/>
            <w:tcBorders>
              <w:top w:val="nil"/>
              <w:left w:val="nil"/>
              <w:bottom w:val="nil"/>
              <w:right w:val="nil"/>
            </w:tcBorders>
            <w:shd w:val="clear" w:color="000000" w:fill="FFFFFF"/>
            <w:noWrap/>
            <w:vAlign w:val="bottom"/>
            <w:hideMark/>
            <w:tcPrChange w:id="1599"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32716C41" w14:textId="77777777" w:rsidR="008C2F4C" w:rsidRPr="008C2F4C" w:rsidRDefault="008C2F4C">
            <w:pPr>
              <w:spacing w:after="0" w:line="240" w:lineRule="auto"/>
              <w:jc w:val="center"/>
              <w:rPr>
                <w:ins w:id="1600"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01" w:author="Catalina Suescun Gonzalez" w:date="2026-08-31T09:55:00Z" w16du:dateUtc="2026-08-31T07:55:00Z">
                  <w:rPr>
                    <w:ins w:id="1602" w:author="Catalina Suescun Gonzalez" w:date="2026-08-31T09:55:00Z" w16du:dateUtc="2026-08-31T07:55:00Z"/>
                  </w:rPr>
                </w:rPrChange>
              </w:rPr>
              <w:pPrChange w:id="1603" w:author="Catalina Suescun Gonzalez" w:date="2026-08-31T09:55:00Z" w16du:dateUtc="2026-08-31T07:55:00Z">
                <w:pPr>
                  <w:jc w:val="center"/>
                </w:pPr>
              </w:pPrChange>
            </w:pPr>
            <w:ins w:id="1604"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05" w:author="Catalina Suescun Gonzalez" w:date="2026-08-31T09:55:00Z" w16du:dateUtc="2026-08-31T07:55:00Z">
                    <w:rPr/>
                  </w:rPrChange>
                </w:rPr>
                <w:t>2.17 ±  0.14</w:t>
              </w:r>
            </w:ins>
          </w:p>
        </w:tc>
      </w:tr>
      <w:tr w:rsidR="008C2F4C" w:rsidRPr="008C2F4C" w14:paraId="2A39F4C1" w14:textId="77777777" w:rsidTr="008C2F4C">
        <w:trPr>
          <w:trHeight w:val="312"/>
          <w:jc w:val="center"/>
          <w:ins w:id="1606" w:author="Catalina Suescun Gonzalez" w:date="2026-08-31T09:55:00Z"/>
          <w:trPrChange w:id="1607" w:author="Catalina Suescun Gonzalez" w:date="2026-08-31T09:55:00Z" w16du:dateUtc="2026-08-31T07:55:00Z">
            <w:trPr>
              <w:trHeight w:val="312"/>
            </w:trPr>
          </w:trPrChange>
        </w:trPr>
        <w:tc>
          <w:tcPr>
            <w:tcW w:w="1084" w:type="dxa"/>
            <w:tcBorders>
              <w:top w:val="nil"/>
              <w:left w:val="nil"/>
              <w:bottom w:val="nil"/>
              <w:right w:val="nil"/>
            </w:tcBorders>
            <w:shd w:val="clear" w:color="000000" w:fill="FFFFFF"/>
            <w:noWrap/>
            <w:vAlign w:val="bottom"/>
            <w:hideMark/>
            <w:tcPrChange w:id="1608"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38F9D5A4" w14:textId="77777777" w:rsidR="008C2F4C" w:rsidRPr="008C2F4C" w:rsidRDefault="008C2F4C">
            <w:pPr>
              <w:spacing w:after="0" w:line="240" w:lineRule="auto"/>
              <w:jc w:val="center"/>
              <w:rPr>
                <w:ins w:id="1609"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10" w:author="Catalina Suescun Gonzalez" w:date="2026-08-31T09:55:00Z" w16du:dateUtc="2026-08-31T07:55:00Z">
                  <w:rPr>
                    <w:ins w:id="1611" w:author="Catalina Suescun Gonzalez" w:date="2026-08-31T09:55:00Z" w16du:dateUtc="2026-08-31T07:55:00Z"/>
                  </w:rPr>
                </w:rPrChange>
              </w:rPr>
              <w:pPrChange w:id="1612" w:author="Catalina Suescun Gonzalez" w:date="2026-08-31T09:55:00Z" w16du:dateUtc="2026-08-31T07:55:00Z">
                <w:pPr>
                  <w:jc w:val="center"/>
                </w:pPr>
              </w:pPrChange>
            </w:pPr>
            <w:ins w:id="1613"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14" w:author="Catalina Suescun Gonzalez" w:date="2026-08-31T09:55:00Z" w16du:dateUtc="2026-08-31T07:55:00Z">
                    <w:rPr/>
                  </w:rPrChange>
                </w:rPr>
                <w:t>200</w:t>
              </w:r>
            </w:ins>
          </w:p>
        </w:tc>
        <w:tc>
          <w:tcPr>
            <w:tcW w:w="1320" w:type="dxa"/>
            <w:tcBorders>
              <w:top w:val="nil"/>
              <w:left w:val="nil"/>
              <w:bottom w:val="nil"/>
              <w:right w:val="nil"/>
            </w:tcBorders>
            <w:shd w:val="clear" w:color="000000" w:fill="FFFFFF"/>
            <w:noWrap/>
            <w:vAlign w:val="bottom"/>
            <w:hideMark/>
            <w:tcPrChange w:id="1615"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6385C294" w14:textId="77777777" w:rsidR="008C2F4C" w:rsidRPr="008C2F4C" w:rsidRDefault="008C2F4C">
            <w:pPr>
              <w:spacing w:after="0" w:line="240" w:lineRule="auto"/>
              <w:jc w:val="center"/>
              <w:rPr>
                <w:ins w:id="1616"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17" w:author="Catalina Suescun Gonzalez" w:date="2026-08-31T09:55:00Z" w16du:dateUtc="2026-08-31T07:55:00Z">
                  <w:rPr>
                    <w:ins w:id="1618" w:author="Catalina Suescun Gonzalez" w:date="2026-08-31T09:55:00Z" w16du:dateUtc="2026-08-31T07:55:00Z"/>
                  </w:rPr>
                </w:rPrChange>
              </w:rPr>
              <w:pPrChange w:id="1619" w:author="Catalina Suescun Gonzalez" w:date="2026-08-31T09:55:00Z" w16du:dateUtc="2026-08-31T07:55:00Z">
                <w:pPr>
                  <w:jc w:val="center"/>
                </w:pPr>
              </w:pPrChange>
            </w:pPr>
            <w:ins w:id="1620"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21" w:author="Catalina Suescun Gonzalez" w:date="2026-08-31T09:55:00Z" w16du:dateUtc="2026-08-31T07:55:00Z">
                    <w:rPr/>
                  </w:rPrChange>
                </w:rPr>
                <w:t>3.8 ±  0.14</w:t>
              </w:r>
            </w:ins>
          </w:p>
        </w:tc>
        <w:tc>
          <w:tcPr>
            <w:tcW w:w="1260" w:type="dxa"/>
            <w:tcBorders>
              <w:top w:val="nil"/>
              <w:left w:val="nil"/>
              <w:bottom w:val="nil"/>
              <w:right w:val="nil"/>
            </w:tcBorders>
            <w:shd w:val="clear" w:color="000000" w:fill="FFFFFF"/>
            <w:noWrap/>
            <w:vAlign w:val="bottom"/>
            <w:hideMark/>
            <w:tcPrChange w:id="1622"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D8684FB" w14:textId="77777777" w:rsidR="008C2F4C" w:rsidRPr="008C2F4C" w:rsidRDefault="008C2F4C">
            <w:pPr>
              <w:spacing w:after="0" w:line="240" w:lineRule="auto"/>
              <w:jc w:val="center"/>
              <w:rPr>
                <w:ins w:id="1623"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24" w:author="Catalina Suescun Gonzalez" w:date="2026-08-31T09:55:00Z" w16du:dateUtc="2026-08-31T07:55:00Z">
                  <w:rPr>
                    <w:ins w:id="1625" w:author="Catalina Suescun Gonzalez" w:date="2026-08-31T09:55:00Z" w16du:dateUtc="2026-08-31T07:55:00Z"/>
                  </w:rPr>
                </w:rPrChange>
              </w:rPr>
              <w:pPrChange w:id="1626" w:author="Catalina Suescun Gonzalez" w:date="2026-08-31T09:55:00Z" w16du:dateUtc="2026-08-31T07:55:00Z">
                <w:pPr>
                  <w:jc w:val="center"/>
                </w:pPr>
              </w:pPrChange>
            </w:pPr>
            <w:ins w:id="1627"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28" w:author="Catalina Suescun Gonzalez" w:date="2026-08-31T09:55:00Z" w16du:dateUtc="2026-08-31T07:55:00Z">
                    <w:rPr/>
                  </w:rPrChange>
                </w:rPr>
                <w:t>1.74 ±  0.22</w:t>
              </w:r>
            </w:ins>
          </w:p>
        </w:tc>
        <w:tc>
          <w:tcPr>
            <w:tcW w:w="1640" w:type="dxa"/>
            <w:tcBorders>
              <w:top w:val="nil"/>
              <w:left w:val="nil"/>
              <w:bottom w:val="nil"/>
              <w:right w:val="nil"/>
            </w:tcBorders>
            <w:shd w:val="clear" w:color="000000" w:fill="FFFFFF"/>
            <w:noWrap/>
            <w:vAlign w:val="bottom"/>
            <w:hideMark/>
            <w:tcPrChange w:id="1629"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4CA84329" w14:textId="77777777" w:rsidR="008C2F4C" w:rsidRPr="008C2F4C" w:rsidRDefault="008C2F4C">
            <w:pPr>
              <w:spacing w:after="0" w:line="240" w:lineRule="auto"/>
              <w:jc w:val="center"/>
              <w:rPr>
                <w:ins w:id="1630"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31" w:author="Catalina Suescun Gonzalez" w:date="2026-08-31T09:55:00Z" w16du:dateUtc="2026-08-31T07:55:00Z">
                  <w:rPr>
                    <w:ins w:id="1632" w:author="Catalina Suescun Gonzalez" w:date="2026-08-31T09:55:00Z" w16du:dateUtc="2026-08-31T07:55:00Z"/>
                  </w:rPr>
                </w:rPrChange>
              </w:rPr>
              <w:pPrChange w:id="1633" w:author="Catalina Suescun Gonzalez" w:date="2026-08-31T09:55:00Z" w16du:dateUtc="2026-08-31T07:55:00Z">
                <w:pPr>
                  <w:jc w:val="center"/>
                </w:pPr>
              </w:pPrChange>
            </w:pPr>
            <w:ins w:id="1634"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35" w:author="Catalina Suescun Gonzalez" w:date="2026-08-31T09:55:00Z" w16du:dateUtc="2026-08-31T07:55:00Z">
                    <w:rPr/>
                  </w:rPrChange>
                </w:rPr>
                <w:t>2.36 ±  0.23</w:t>
              </w:r>
            </w:ins>
          </w:p>
        </w:tc>
        <w:tc>
          <w:tcPr>
            <w:tcW w:w="1400" w:type="dxa"/>
            <w:tcBorders>
              <w:top w:val="nil"/>
              <w:left w:val="nil"/>
              <w:bottom w:val="nil"/>
              <w:right w:val="nil"/>
            </w:tcBorders>
            <w:shd w:val="clear" w:color="000000" w:fill="FFFFFF"/>
            <w:noWrap/>
            <w:vAlign w:val="bottom"/>
            <w:hideMark/>
            <w:tcPrChange w:id="1636"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6E255BA7" w14:textId="77777777" w:rsidR="008C2F4C" w:rsidRPr="008C2F4C" w:rsidRDefault="008C2F4C">
            <w:pPr>
              <w:spacing w:after="0" w:line="240" w:lineRule="auto"/>
              <w:jc w:val="center"/>
              <w:rPr>
                <w:ins w:id="1637"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38" w:author="Catalina Suescun Gonzalez" w:date="2026-08-31T09:55:00Z" w16du:dateUtc="2026-08-31T07:55:00Z">
                  <w:rPr>
                    <w:ins w:id="1639" w:author="Catalina Suescun Gonzalez" w:date="2026-08-31T09:55:00Z" w16du:dateUtc="2026-08-31T07:55:00Z"/>
                  </w:rPr>
                </w:rPrChange>
              </w:rPr>
              <w:pPrChange w:id="1640" w:author="Catalina Suescun Gonzalez" w:date="2026-08-31T09:55:00Z" w16du:dateUtc="2026-08-31T07:55:00Z">
                <w:pPr>
                  <w:jc w:val="center"/>
                </w:pPr>
              </w:pPrChange>
            </w:pPr>
            <w:ins w:id="1641"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42" w:author="Catalina Suescun Gonzalez" w:date="2026-08-31T09:55:00Z" w16du:dateUtc="2026-08-31T07:55:00Z">
                    <w:rPr/>
                  </w:rPrChange>
                </w:rPr>
                <w:t>2.29 ±  0.14</w:t>
              </w:r>
            </w:ins>
          </w:p>
        </w:tc>
      </w:tr>
      <w:tr w:rsidR="008C2F4C" w:rsidRPr="008C2F4C" w14:paraId="54B1D9A9" w14:textId="77777777" w:rsidTr="008C2F4C">
        <w:trPr>
          <w:trHeight w:val="312"/>
          <w:jc w:val="center"/>
          <w:ins w:id="1643" w:author="Catalina Suescun Gonzalez" w:date="2026-08-31T09:55:00Z"/>
          <w:trPrChange w:id="1644" w:author="Catalina Suescun Gonzalez" w:date="2026-08-31T09:55:00Z" w16du:dateUtc="2026-08-31T07:55:00Z">
            <w:trPr>
              <w:trHeight w:val="312"/>
            </w:trPr>
          </w:trPrChange>
        </w:trPr>
        <w:tc>
          <w:tcPr>
            <w:tcW w:w="1084" w:type="dxa"/>
            <w:tcBorders>
              <w:top w:val="nil"/>
              <w:left w:val="nil"/>
              <w:bottom w:val="nil"/>
              <w:right w:val="nil"/>
            </w:tcBorders>
            <w:shd w:val="clear" w:color="000000" w:fill="FFFFFF"/>
            <w:noWrap/>
            <w:vAlign w:val="bottom"/>
            <w:hideMark/>
            <w:tcPrChange w:id="1645"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0C6F56ED" w14:textId="77777777" w:rsidR="008C2F4C" w:rsidRPr="008C2F4C" w:rsidRDefault="008C2F4C">
            <w:pPr>
              <w:spacing w:after="0" w:line="240" w:lineRule="auto"/>
              <w:jc w:val="center"/>
              <w:rPr>
                <w:ins w:id="1646"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47" w:author="Catalina Suescun Gonzalez" w:date="2026-08-31T09:55:00Z" w16du:dateUtc="2026-08-31T07:55:00Z">
                  <w:rPr>
                    <w:ins w:id="1648" w:author="Catalina Suescun Gonzalez" w:date="2026-08-31T09:55:00Z" w16du:dateUtc="2026-08-31T07:55:00Z"/>
                  </w:rPr>
                </w:rPrChange>
              </w:rPr>
              <w:pPrChange w:id="1649" w:author="Catalina Suescun Gonzalez" w:date="2026-08-31T09:55:00Z" w16du:dateUtc="2026-08-31T07:55:00Z">
                <w:pPr>
                  <w:jc w:val="center"/>
                </w:pPr>
              </w:pPrChange>
            </w:pPr>
            <w:ins w:id="1650"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51" w:author="Catalina Suescun Gonzalez" w:date="2026-08-31T09:55:00Z" w16du:dateUtc="2026-08-31T07:55:00Z">
                    <w:rPr/>
                  </w:rPrChange>
                </w:rPr>
                <w:t>250</w:t>
              </w:r>
            </w:ins>
          </w:p>
        </w:tc>
        <w:tc>
          <w:tcPr>
            <w:tcW w:w="1320" w:type="dxa"/>
            <w:tcBorders>
              <w:top w:val="nil"/>
              <w:left w:val="nil"/>
              <w:bottom w:val="nil"/>
              <w:right w:val="nil"/>
            </w:tcBorders>
            <w:shd w:val="clear" w:color="000000" w:fill="FFFFFF"/>
            <w:noWrap/>
            <w:vAlign w:val="bottom"/>
            <w:hideMark/>
            <w:tcPrChange w:id="1652"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2666682A" w14:textId="77777777" w:rsidR="008C2F4C" w:rsidRPr="008C2F4C" w:rsidRDefault="008C2F4C">
            <w:pPr>
              <w:spacing w:after="0" w:line="240" w:lineRule="auto"/>
              <w:jc w:val="center"/>
              <w:rPr>
                <w:ins w:id="1653"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54" w:author="Catalina Suescun Gonzalez" w:date="2026-08-31T09:55:00Z" w16du:dateUtc="2026-08-31T07:55:00Z">
                  <w:rPr>
                    <w:ins w:id="1655" w:author="Catalina Suescun Gonzalez" w:date="2026-08-31T09:55:00Z" w16du:dateUtc="2026-08-31T07:55:00Z"/>
                  </w:rPr>
                </w:rPrChange>
              </w:rPr>
              <w:pPrChange w:id="1656" w:author="Catalina Suescun Gonzalez" w:date="2026-08-31T09:55:00Z" w16du:dateUtc="2026-08-31T07:55:00Z">
                <w:pPr>
                  <w:jc w:val="center"/>
                </w:pPr>
              </w:pPrChange>
            </w:pPr>
            <w:ins w:id="1657"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58" w:author="Catalina Suescun Gonzalez" w:date="2026-08-31T09:55:00Z" w16du:dateUtc="2026-08-31T07:55:00Z">
                    <w:rPr/>
                  </w:rPrChange>
                </w:rPr>
                <w:t>4.17 ±  0.49</w:t>
              </w:r>
            </w:ins>
          </w:p>
        </w:tc>
        <w:tc>
          <w:tcPr>
            <w:tcW w:w="1260" w:type="dxa"/>
            <w:tcBorders>
              <w:top w:val="nil"/>
              <w:left w:val="nil"/>
              <w:bottom w:val="nil"/>
              <w:right w:val="nil"/>
            </w:tcBorders>
            <w:shd w:val="clear" w:color="000000" w:fill="FFFFFF"/>
            <w:noWrap/>
            <w:vAlign w:val="bottom"/>
            <w:hideMark/>
            <w:tcPrChange w:id="1659"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41B6D139" w14:textId="77777777" w:rsidR="008C2F4C" w:rsidRPr="008C2F4C" w:rsidRDefault="008C2F4C">
            <w:pPr>
              <w:spacing w:after="0" w:line="240" w:lineRule="auto"/>
              <w:jc w:val="center"/>
              <w:rPr>
                <w:ins w:id="1660"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61" w:author="Catalina Suescun Gonzalez" w:date="2026-08-31T09:55:00Z" w16du:dateUtc="2026-08-31T07:55:00Z">
                  <w:rPr>
                    <w:ins w:id="1662" w:author="Catalina Suescun Gonzalez" w:date="2026-08-31T09:55:00Z" w16du:dateUtc="2026-08-31T07:55:00Z"/>
                  </w:rPr>
                </w:rPrChange>
              </w:rPr>
              <w:pPrChange w:id="1663" w:author="Catalina Suescun Gonzalez" w:date="2026-08-31T09:55:00Z" w16du:dateUtc="2026-08-31T07:55:00Z">
                <w:pPr>
                  <w:jc w:val="center"/>
                </w:pPr>
              </w:pPrChange>
            </w:pPr>
            <w:ins w:id="1664"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65" w:author="Catalina Suescun Gonzalez" w:date="2026-08-31T09:55:00Z" w16du:dateUtc="2026-08-31T07:55:00Z">
                    <w:rPr/>
                  </w:rPrChange>
                </w:rPr>
                <w:t>1.75 ±  0.24</w:t>
              </w:r>
            </w:ins>
          </w:p>
        </w:tc>
        <w:tc>
          <w:tcPr>
            <w:tcW w:w="1640" w:type="dxa"/>
            <w:tcBorders>
              <w:top w:val="nil"/>
              <w:left w:val="nil"/>
              <w:bottom w:val="nil"/>
              <w:right w:val="nil"/>
            </w:tcBorders>
            <w:shd w:val="clear" w:color="000000" w:fill="FFFFFF"/>
            <w:noWrap/>
            <w:vAlign w:val="bottom"/>
            <w:hideMark/>
            <w:tcPrChange w:id="1666"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D8559DE" w14:textId="77777777" w:rsidR="008C2F4C" w:rsidRPr="008C2F4C" w:rsidRDefault="008C2F4C">
            <w:pPr>
              <w:spacing w:after="0" w:line="240" w:lineRule="auto"/>
              <w:jc w:val="center"/>
              <w:rPr>
                <w:ins w:id="1667"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68" w:author="Catalina Suescun Gonzalez" w:date="2026-08-31T09:55:00Z" w16du:dateUtc="2026-08-31T07:55:00Z">
                  <w:rPr>
                    <w:ins w:id="1669" w:author="Catalina Suescun Gonzalez" w:date="2026-08-31T09:55:00Z" w16du:dateUtc="2026-08-31T07:55:00Z"/>
                  </w:rPr>
                </w:rPrChange>
              </w:rPr>
              <w:pPrChange w:id="1670" w:author="Catalina Suescun Gonzalez" w:date="2026-08-31T09:55:00Z" w16du:dateUtc="2026-08-31T07:55:00Z">
                <w:pPr>
                  <w:jc w:val="center"/>
                </w:pPr>
              </w:pPrChange>
            </w:pPr>
            <w:ins w:id="1671"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72" w:author="Catalina Suescun Gonzalez" w:date="2026-08-31T09:55:00Z" w16du:dateUtc="2026-08-31T07:55:00Z">
                    <w:rPr/>
                  </w:rPrChange>
                </w:rPr>
                <w:t>2.41 ±  0.56</w:t>
              </w:r>
            </w:ins>
          </w:p>
        </w:tc>
        <w:tc>
          <w:tcPr>
            <w:tcW w:w="1400" w:type="dxa"/>
            <w:tcBorders>
              <w:top w:val="nil"/>
              <w:left w:val="nil"/>
              <w:bottom w:val="nil"/>
              <w:right w:val="nil"/>
            </w:tcBorders>
            <w:shd w:val="clear" w:color="000000" w:fill="FFFFFF"/>
            <w:noWrap/>
            <w:vAlign w:val="bottom"/>
            <w:hideMark/>
            <w:tcPrChange w:id="1673" w:author="Catalina Suescun Gonzalez" w:date="2026-08-31T09:55:00Z" w16du:dateUtc="2026-08-31T07:55:00Z">
              <w:tcPr>
                <w:tcW w:w="0" w:type="auto"/>
                <w:gridSpan w:val="2"/>
                <w:tcBorders>
                  <w:top w:val="nil"/>
                  <w:left w:val="nil"/>
                  <w:bottom w:val="nil"/>
                  <w:right w:val="nil"/>
                </w:tcBorders>
                <w:shd w:val="clear" w:color="000000" w:fill="FFFFFF"/>
                <w:noWrap/>
                <w:tcMar>
                  <w:top w:w="15" w:type="dxa"/>
                  <w:left w:w="15" w:type="dxa"/>
                  <w:bottom w:w="0" w:type="dxa"/>
                  <w:right w:w="15" w:type="dxa"/>
                </w:tcMar>
                <w:vAlign w:val="bottom"/>
                <w:hideMark/>
              </w:tcPr>
            </w:tcPrChange>
          </w:tcPr>
          <w:p w14:paraId="1FD54B2E" w14:textId="77777777" w:rsidR="008C2F4C" w:rsidRPr="008C2F4C" w:rsidRDefault="008C2F4C">
            <w:pPr>
              <w:spacing w:after="0" w:line="240" w:lineRule="auto"/>
              <w:jc w:val="center"/>
              <w:rPr>
                <w:ins w:id="1674"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75" w:author="Catalina Suescun Gonzalez" w:date="2026-08-31T09:55:00Z" w16du:dateUtc="2026-08-31T07:55:00Z">
                  <w:rPr>
                    <w:ins w:id="1676" w:author="Catalina Suescun Gonzalez" w:date="2026-08-31T09:55:00Z" w16du:dateUtc="2026-08-31T07:55:00Z"/>
                  </w:rPr>
                </w:rPrChange>
              </w:rPr>
              <w:pPrChange w:id="1677" w:author="Catalina Suescun Gonzalez" w:date="2026-08-31T09:55:00Z" w16du:dateUtc="2026-08-31T07:55:00Z">
                <w:pPr>
                  <w:jc w:val="center"/>
                </w:pPr>
              </w:pPrChange>
            </w:pPr>
            <w:ins w:id="1678"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79" w:author="Catalina Suescun Gonzalez" w:date="2026-08-31T09:55:00Z" w16du:dateUtc="2026-08-31T07:55:00Z">
                    <w:rPr/>
                  </w:rPrChange>
                </w:rPr>
                <w:t>3.34 ±  0.07</w:t>
              </w:r>
            </w:ins>
          </w:p>
        </w:tc>
      </w:tr>
      <w:tr w:rsidR="008C2F4C" w:rsidRPr="008C2F4C" w14:paraId="59A4D107" w14:textId="77777777" w:rsidTr="008C2F4C">
        <w:trPr>
          <w:trHeight w:val="324"/>
          <w:jc w:val="center"/>
          <w:ins w:id="1680" w:author="Catalina Suescun Gonzalez" w:date="2026-08-31T09:55:00Z"/>
          <w:trPrChange w:id="1681" w:author="Catalina Suescun Gonzalez" w:date="2026-08-31T09:55:00Z" w16du:dateUtc="2026-08-31T07:55:00Z">
            <w:trPr>
              <w:trHeight w:val="324"/>
            </w:trPr>
          </w:trPrChange>
        </w:trPr>
        <w:tc>
          <w:tcPr>
            <w:tcW w:w="1084" w:type="dxa"/>
            <w:tcBorders>
              <w:top w:val="nil"/>
              <w:left w:val="nil"/>
              <w:bottom w:val="single" w:sz="8" w:space="0" w:color="auto"/>
              <w:right w:val="nil"/>
            </w:tcBorders>
            <w:shd w:val="clear" w:color="000000" w:fill="FFFFFF"/>
            <w:noWrap/>
            <w:vAlign w:val="bottom"/>
            <w:hideMark/>
            <w:tcPrChange w:id="1682" w:author="Catalina Suescun Gonzalez" w:date="2026-08-31T09:55:00Z" w16du:dateUtc="2026-08-31T07:55:00Z">
              <w:tcPr>
                <w:tcW w:w="0" w:type="auto"/>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45F7F9D7" w14:textId="77777777" w:rsidR="008C2F4C" w:rsidRPr="008C2F4C" w:rsidRDefault="008C2F4C">
            <w:pPr>
              <w:spacing w:after="0" w:line="240" w:lineRule="auto"/>
              <w:jc w:val="center"/>
              <w:rPr>
                <w:ins w:id="1683"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84" w:author="Catalina Suescun Gonzalez" w:date="2026-08-31T09:55:00Z" w16du:dateUtc="2026-08-31T07:55:00Z">
                  <w:rPr>
                    <w:ins w:id="1685" w:author="Catalina Suescun Gonzalez" w:date="2026-08-31T09:55:00Z" w16du:dateUtc="2026-08-31T07:55:00Z"/>
                  </w:rPr>
                </w:rPrChange>
              </w:rPr>
              <w:pPrChange w:id="1686" w:author="Catalina Suescun Gonzalez" w:date="2026-08-31T09:55:00Z" w16du:dateUtc="2026-08-31T07:55:00Z">
                <w:pPr>
                  <w:jc w:val="center"/>
                </w:pPr>
              </w:pPrChange>
            </w:pPr>
            <w:ins w:id="1687"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88" w:author="Catalina Suescun Gonzalez" w:date="2026-08-31T09:55:00Z" w16du:dateUtc="2026-08-31T07:55:00Z">
                    <w:rPr/>
                  </w:rPrChange>
                </w:rPr>
                <w:t>350</w:t>
              </w:r>
            </w:ins>
          </w:p>
        </w:tc>
        <w:tc>
          <w:tcPr>
            <w:tcW w:w="1320" w:type="dxa"/>
            <w:tcBorders>
              <w:top w:val="nil"/>
              <w:left w:val="nil"/>
              <w:bottom w:val="single" w:sz="8" w:space="0" w:color="auto"/>
              <w:right w:val="nil"/>
            </w:tcBorders>
            <w:shd w:val="clear" w:color="000000" w:fill="FFFFFF"/>
            <w:noWrap/>
            <w:vAlign w:val="bottom"/>
            <w:hideMark/>
            <w:tcPrChange w:id="1689" w:author="Catalina Suescun Gonzalez" w:date="2026-08-31T09:55:00Z" w16du:dateUtc="2026-08-31T07:55:00Z">
              <w:tcPr>
                <w:tcW w:w="0" w:type="auto"/>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553897F4" w14:textId="77777777" w:rsidR="008C2F4C" w:rsidRPr="008C2F4C" w:rsidRDefault="008C2F4C">
            <w:pPr>
              <w:spacing w:after="0" w:line="240" w:lineRule="auto"/>
              <w:jc w:val="center"/>
              <w:rPr>
                <w:ins w:id="1690"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91" w:author="Catalina Suescun Gonzalez" w:date="2026-08-31T09:55:00Z" w16du:dateUtc="2026-08-31T07:55:00Z">
                  <w:rPr>
                    <w:ins w:id="1692" w:author="Catalina Suescun Gonzalez" w:date="2026-08-31T09:55:00Z" w16du:dateUtc="2026-08-31T07:55:00Z"/>
                  </w:rPr>
                </w:rPrChange>
              </w:rPr>
              <w:pPrChange w:id="1693" w:author="Catalina Suescun Gonzalez" w:date="2026-08-31T09:55:00Z" w16du:dateUtc="2026-08-31T07:55:00Z">
                <w:pPr>
                  <w:jc w:val="center"/>
                </w:pPr>
              </w:pPrChange>
            </w:pPr>
            <w:ins w:id="1694"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695" w:author="Catalina Suescun Gonzalez" w:date="2026-08-31T09:55:00Z" w16du:dateUtc="2026-08-31T07:55:00Z">
                    <w:rPr/>
                  </w:rPrChange>
                </w:rPr>
                <w:t>5.32 ±  0.17</w:t>
              </w:r>
            </w:ins>
          </w:p>
        </w:tc>
        <w:tc>
          <w:tcPr>
            <w:tcW w:w="1260" w:type="dxa"/>
            <w:tcBorders>
              <w:top w:val="nil"/>
              <w:left w:val="nil"/>
              <w:bottom w:val="single" w:sz="8" w:space="0" w:color="auto"/>
              <w:right w:val="nil"/>
            </w:tcBorders>
            <w:shd w:val="clear" w:color="000000" w:fill="FFFFFF"/>
            <w:noWrap/>
            <w:vAlign w:val="bottom"/>
            <w:hideMark/>
            <w:tcPrChange w:id="1696" w:author="Catalina Suescun Gonzalez" w:date="2026-08-31T09:55:00Z" w16du:dateUtc="2026-08-31T07:55:00Z">
              <w:tcPr>
                <w:tcW w:w="0" w:type="auto"/>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772A463A" w14:textId="77777777" w:rsidR="008C2F4C" w:rsidRPr="008C2F4C" w:rsidRDefault="008C2F4C">
            <w:pPr>
              <w:spacing w:after="0" w:line="240" w:lineRule="auto"/>
              <w:jc w:val="center"/>
              <w:rPr>
                <w:ins w:id="1697"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698" w:author="Catalina Suescun Gonzalez" w:date="2026-08-31T09:55:00Z" w16du:dateUtc="2026-08-31T07:55:00Z">
                  <w:rPr>
                    <w:ins w:id="1699" w:author="Catalina Suescun Gonzalez" w:date="2026-08-31T09:55:00Z" w16du:dateUtc="2026-08-31T07:55:00Z"/>
                  </w:rPr>
                </w:rPrChange>
              </w:rPr>
              <w:pPrChange w:id="1700" w:author="Catalina Suescun Gonzalez" w:date="2026-08-31T09:55:00Z" w16du:dateUtc="2026-08-31T07:55:00Z">
                <w:pPr>
                  <w:jc w:val="center"/>
                </w:pPr>
              </w:pPrChange>
            </w:pPr>
            <w:ins w:id="1701"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702" w:author="Catalina Suescun Gonzalez" w:date="2026-08-31T09:55:00Z" w16du:dateUtc="2026-08-31T07:55:00Z">
                    <w:rPr/>
                  </w:rPrChange>
                </w:rPr>
                <w:t>1.99 ±  0.73</w:t>
              </w:r>
            </w:ins>
          </w:p>
        </w:tc>
        <w:tc>
          <w:tcPr>
            <w:tcW w:w="1640" w:type="dxa"/>
            <w:tcBorders>
              <w:top w:val="nil"/>
              <w:left w:val="nil"/>
              <w:bottom w:val="single" w:sz="8" w:space="0" w:color="auto"/>
              <w:right w:val="nil"/>
            </w:tcBorders>
            <w:shd w:val="clear" w:color="000000" w:fill="FFFFFF"/>
            <w:noWrap/>
            <w:vAlign w:val="bottom"/>
            <w:hideMark/>
            <w:tcPrChange w:id="1703" w:author="Catalina Suescun Gonzalez" w:date="2026-08-31T09:55:00Z" w16du:dateUtc="2026-08-31T07:55:00Z">
              <w:tcPr>
                <w:tcW w:w="0" w:type="auto"/>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2BD51010" w14:textId="77777777" w:rsidR="008C2F4C" w:rsidRPr="008C2F4C" w:rsidRDefault="008C2F4C">
            <w:pPr>
              <w:spacing w:after="0" w:line="240" w:lineRule="auto"/>
              <w:jc w:val="center"/>
              <w:rPr>
                <w:ins w:id="1704"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705" w:author="Catalina Suescun Gonzalez" w:date="2026-08-31T09:55:00Z" w16du:dateUtc="2026-08-31T07:55:00Z">
                  <w:rPr>
                    <w:ins w:id="1706" w:author="Catalina Suescun Gonzalez" w:date="2026-08-31T09:55:00Z" w16du:dateUtc="2026-08-31T07:55:00Z"/>
                  </w:rPr>
                </w:rPrChange>
              </w:rPr>
              <w:pPrChange w:id="1707" w:author="Catalina Suescun Gonzalez" w:date="2026-08-31T09:55:00Z" w16du:dateUtc="2026-08-31T07:55:00Z">
                <w:pPr>
                  <w:jc w:val="center"/>
                </w:pPr>
              </w:pPrChange>
            </w:pPr>
            <w:ins w:id="1708"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709" w:author="Catalina Suescun Gonzalez" w:date="2026-08-31T09:55:00Z" w16du:dateUtc="2026-08-31T07:55:00Z">
                    <w:rPr/>
                  </w:rPrChange>
                </w:rPr>
                <w:t>3.68 ±  0.29</w:t>
              </w:r>
            </w:ins>
          </w:p>
        </w:tc>
        <w:tc>
          <w:tcPr>
            <w:tcW w:w="1400" w:type="dxa"/>
            <w:tcBorders>
              <w:top w:val="nil"/>
              <w:left w:val="nil"/>
              <w:bottom w:val="single" w:sz="8" w:space="0" w:color="auto"/>
              <w:right w:val="nil"/>
            </w:tcBorders>
            <w:shd w:val="clear" w:color="000000" w:fill="FFFFFF"/>
            <w:noWrap/>
            <w:vAlign w:val="bottom"/>
            <w:hideMark/>
            <w:tcPrChange w:id="1710" w:author="Catalina Suescun Gonzalez" w:date="2026-08-31T09:55:00Z" w16du:dateUtc="2026-08-31T07:55:00Z">
              <w:tcPr>
                <w:tcW w:w="0" w:type="auto"/>
                <w:gridSpan w:val="2"/>
                <w:tcBorders>
                  <w:top w:val="nil"/>
                  <w:left w:val="nil"/>
                  <w:bottom w:val="single" w:sz="8" w:space="0" w:color="auto"/>
                  <w:right w:val="nil"/>
                </w:tcBorders>
                <w:shd w:val="clear" w:color="000000" w:fill="FFFFFF"/>
                <w:noWrap/>
                <w:tcMar>
                  <w:top w:w="15" w:type="dxa"/>
                  <w:left w:w="15" w:type="dxa"/>
                  <w:bottom w:w="0" w:type="dxa"/>
                  <w:right w:w="15" w:type="dxa"/>
                </w:tcMar>
                <w:vAlign w:val="bottom"/>
                <w:hideMark/>
              </w:tcPr>
            </w:tcPrChange>
          </w:tcPr>
          <w:p w14:paraId="27D60C5B" w14:textId="77777777" w:rsidR="008C2F4C" w:rsidRPr="008C2F4C" w:rsidRDefault="008C2F4C">
            <w:pPr>
              <w:spacing w:after="0" w:line="240" w:lineRule="auto"/>
              <w:jc w:val="center"/>
              <w:rPr>
                <w:ins w:id="1711" w:author="Catalina Suescun Gonzalez" w:date="2026-08-31T09:55:00Z" w16du:dateUtc="2026-08-31T07:55:00Z"/>
                <w:rFonts w:ascii="Times New Roman" w:eastAsia="Times New Roman" w:hAnsi="Times New Roman" w:cs="Times New Roman"/>
                <w:color w:val="000000"/>
                <w:kern w:val="0"/>
                <w:highlight w:val="cyan"/>
                <w:lang w:val="fr-FR" w:eastAsia="fr-FR"/>
                <w14:ligatures w14:val="none"/>
                <w:rPrChange w:id="1712" w:author="Catalina Suescun Gonzalez" w:date="2026-08-31T09:55:00Z" w16du:dateUtc="2026-08-31T07:55:00Z">
                  <w:rPr>
                    <w:ins w:id="1713" w:author="Catalina Suescun Gonzalez" w:date="2026-08-31T09:55:00Z" w16du:dateUtc="2026-08-31T07:55:00Z"/>
                  </w:rPr>
                </w:rPrChange>
              </w:rPr>
              <w:pPrChange w:id="1714" w:author="Catalina Suescun Gonzalez" w:date="2026-08-31T09:55:00Z" w16du:dateUtc="2026-08-31T07:55:00Z">
                <w:pPr>
                  <w:jc w:val="center"/>
                </w:pPr>
              </w:pPrChange>
            </w:pPr>
            <w:ins w:id="1715" w:author="Catalina Suescun Gonzalez" w:date="2026-08-31T09:55:00Z" w16du:dateUtc="2026-08-31T07:55:00Z">
              <w:r w:rsidRPr="008C2F4C">
                <w:rPr>
                  <w:rFonts w:ascii="Times New Roman" w:eastAsia="Times New Roman" w:hAnsi="Times New Roman" w:cs="Times New Roman"/>
                  <w:color w:val="000000"/>
                  <w:kern w:val="0"/>
                  <w:highlight w:val="cyan"/>
                  <w:lang w:val="fr-FR" w:eastAsia="fr-FR"/>
                  <w14:ligatures w14:val="none"/>
                  <w:rPrChange w:id="1716" w:author="Catalina Suescun Gonzalez" w:date="2026-08-31T09:55:00Z" w16du:dateUtc="2026-08-31T07:55:00Z">
                    <w:rPr/>
                  </w:rPrChange>
                </w:rPr>
                <w:t>3.86 ±  0.21</w:t>
              </w:r>
            </w:ins>
          </w:p>
        </w:tc>
      </w:tr>
    </w:tbl>
    <w:p w14:paraId="7A991346" w14:textId="63FA81BC" w:rsidR="008402AD" w:rsidRPr="008402AD" w:rsidDel="008C2F4C" w:rsidRDefault="008402AD" w:rsidP="008C2F4C">
      <w:pPr>
        <w:jc w:val="both"/>
        <w:rPr>
          <w:del w:id="1717" w:author="Catalina Suescun Gonzalez" w:date="2026-08-31T09:55:00Z" w16du:dateUtc="2026-08-31T07:55:00Z"/>
          <w:highlight w:val="cyan"/>
          <w:rPrChange w:id="1718" w:author="Catalina Suescun Gonzalez" w:date="2026-08-31T09:55:00Z" w16du:dateUtc="2026-08-31T07:55:00Z">
            <w:rPr>
              <w:del w:id="1719" w:author="Catalina Suescun Gonzalez" w:date="2026-08-31T09:55:00Z" w16du:dateUtc="2026-08-31T07:55:00Z"/>
              <w:lang w:val="fr-FR"/>
            </w:rPr>
          </w:rPrChange>
        </w:rPr>
      </w:pPr>
    </w:p>
    <w:p w14:paraId="0D8F25BD" w14:textId="34DC9306" w:rsidR="008402AD" w:rsidRPr="008402AD" w:rsidDel="008402AD" w:rsidRDefault="008402AD" w:rsidP="008402AD">
      <w:pPr>
        <w:jc w:val="both"/>
        <w:rPr>
          <w:del w:id="1720" w:author="Catalina Suescun Gonzalez" w:date="2026-08-31T09:55:00Z" w16du:dateUtc="2026-08-31T07:55:00Z"/>
          <w:highlight w:val="cyan"/>
          <w:rPrChange w:id="1721" w:author="Catalina Suescun Gonzalez" w:date="2026-08-31T09:55:00Z" w16du:dateUtc="2026-08-31T07:55:00Z">
            <w:rPr>
              <w:del w:id="1722" w:author="Catalina Suescun Gonzalez" w:date="2026-08-31T09:55:00Z" w16du:dateUtc="2026-08-31T07:55:00Z"/>
              <w:lang w:val="fr-FR"/>
            </w:rPr>
          </w:rPrChange>
        </w:rPr>
      </w:pPr>
    </w:p>
    <w:p w14:paraId="445FAA8A" w14:textId="67939C83" w:rsidR="009C375B" w:rsidRPr="00053658" w:rsidDel="008402AD" w:rsidRDefault="009C375B" w:rsidP="008402AD">
      <w:pPr>
        <w:jc w:val="both"/>
        <w:rPr>
          <w:del w:id="1723" w:author="Catalina Suescun Gonzalez" w:date="2026-08-31T09:55:00Z" w16du:dateUtc="2026-08-31T07:55:00Z"/>
          <w:highlight w:val="cyan"/>
          <w:rPrChange w:id="1724" w:author="Catalina Suescun Gonzalez" w:date="2026-08-26T11:31:00Z" w16du:dateUtc="2026-08-26T09:31:00Z">
            <w:rPr>
              <w:del w:id="1725" w:author="Catalina Suescun Gonzalez" w:date="2026-08-31T09:55:00Z" w16du:dateUtc="2026-08-31T07:55:00Z"/>
              <w:lang w:val="fr-FR"/>
            </w:rPr>
          </w:rPrChange>
        </w:rPr>
      </w:pPr>
    </w:p>
    <w:p w14:paraId="49C417B6" w14:textId="5C08DC8C" w:rsidR="009C375B" w:rsidRDefault="009C375B" w:rsidP="006C3832">
      <w:pPr>
        <w:jc w:val="both"/>
        <w:rPr>
          <w:rFonts w:ascii="Times New Roman" w:hAnsi="Times New Roman" w:cs="Times New Roman"/>
        </w:rPr>
      </w:pPr>
      <w:ins w:id="1726" w:author="Catalina Suescun Gonzalez" w:date="2026-08-25T18:46:00Z" w16du:dateUtc="2026-08-25T16:46:00Z">
        <w:r w:rsidRPr="00053658">
          <w:rPr>
            <w:rFonts w:ascii="Times New Roman" w:hAnsi="Times New Roman" w:cs="Times New Roman"/>
            <w:highlight w:val="cyan"/>
            <w:rPrChange w:id="1727" w:author="Catalina Suescun Gonzalez" w:date="2026-08-26T11:31:00Z" w16du:dateUtc="2026-08-26T09:31:00Z">
              <w:rPr>
                <w:rFonts w:ascii="Times New Roman" w:hAnsi="Times New Roman" w:cs="Times New Roman"/>
              </w:rPr>
            </w:rPrChange>
          </w:rPr>
          <w:fldChar w:fldCharType="end"/>
        </w:r>
      </w:ins>
    </w:p>
    <w:p w14:paraId="08D8CC19" w14:textId="77777777" w:rsidR="000D4B58" w:rsidRPr="00246CE4" w:rsidDel="00F0444F" w:rsidRDefault="000D4B58" w:rsidP="006C3832">
      <w:pPr>
        <w:jc w:val="both"/>
        <w:rPr>
          <w:rFonts w:ascii="Times New Roman" w:hAnsi="Times New Roman" w:cs="Times New Roman"/>
        </w:rPr>
      </w:pPr>
    </w:p>
    <w:p w14:paraId="64E59307" w14:textId="45A7E3D4" w:rsidR="006C3832" w:rsidRDefault="000D4B58" w:rsidP="006C3832">
      <w:pPr>
        <w:jc w:val="both"/>
        <w:rPr>
          <w:rFonts w:ascii="Times New Roman" w:hAnsi="Times New Roman" w:cs="Times New Roman"/>
          <w:b/>
          <w:bCs/>
        </w:rPr>
      </w:pPr>
      <w:r w:rsidRPr="00105662">
        <w:rPr>
          <w:rFonts w:ascii="Times New Roman" w:hAnsi="Times New Roman" w:cs="Times New Roman"/>
          <w:b/>
          <w:bCs/>
        </w:rPr>
        <w:t>Appendi</w:t>
      </w:r>
      <w:r>
        <w:rPr>
          <w:rFonts w:ascii="Times New Roman" w:hAnsi="Times New Roman" w:cs="Times New Roman"/>
          <w:b/>
          <w:bCs/>
        </w:rPr>
        <w:t>x</w:t>
      </w:r>
      <w:r w:rsidRPr="00105662">
        <w:rPr>
          <w:rFonts w:ascii="Times New Roman" w:hAnsi="Times New Roman" w:cs="Times New Roman"/>
          <w:b/>
          <w:bCs/>
        </w:rPr>
        <w:t xml:space="preserve"> </w:t>
      </w:r>
      <w:r w:rsidR="006C3832">
        <w:rPr>
          <w:rFonts w:ascii="Times New Roman" w:hAnsi="Times New Roman" w:cs="Times New Roman"/>
          <w:b/>
          <w:bCs/>
        </w:rPr>
        <w:t>B</w:t>
      </w:r>
      <w:r>
        <w:rPr>
          <w:rFonts w:ascii="Times New Roman" w:hAnsi="Times New Roman" w:cs="Times New Roman"/>
          <w:b/>
          <w:bCs/>
        </w:rPr>
        <w:t xml:space="preserve"> </w:t>
      </w:r>
      <w:r w:rsidR="006C3832" w:rsidRPr="00105662">
        <w:rPr>
          <w:rFonts w:ascii="Times New Roman" w:hAnsi="Times New Roman" w:cs="Times New Roman"/>
          <w:b/>
          <w:bCs/>
        </w:rPr>
        <w:t>- Waste collection</w:t>
      </w:r>
    </w:p>
    <w:p w14:paraId="43CF2192" w14:textId="72A077A7" w:rsidR="00966DBD" w:rsidRDefault="00AC4B11" w:rsidP="00B4403B">
      <w:pPr>
        <w:jc w:val="both"/>
        <w:rPr>
          <w:rFonts w:ascii="Times New Roman" w:hAnsi="Times New Roman" w:cs="Times New Roman"/>
        </w:rPr>
      </w:pPr>
      <w:r>
        <w:rPr>
          <w:rFonts w:ascii="Times New Roman" w:hAnsi="Times New Roman" w:cs="Times New Roman"/>
        </w:rPr>
        <w:t xml:space="preserve">From the </w:t>
      </w:r>
      <w:r w:rsidRPr="00AC4B11">
        <w:rPr>
          <w:rFonts w:ascii="Times New Roman" w:hAnsi="Times New Roman" w:cs="Times New Roman"/>
        </w:rPr>
        <w:t>five worldwide techniques</w:t>
      </w:r>
      <w:r>
        <w:rPr>
          <w:rFonts w:ascii="Times New Roman" w:hAnsi="Times New Roman" w:cs="Times New Roman"/>
        </w:rPr>
        <w:t xml:space="preserve">, </w:t>
      </w:r>
      <w:proofErr w:type="spellStart"/>
      <w:r w:rsidR="009F224E" w:rsidRPr="00246CE4">
        <w:rPr>
          <w:rFonts w:ascii="Times New Roman" w:hAnsi="Times New Roman" w:cs="Times New Roman"/>
        </w:rPr>
        <w:t>Balwada</w:t>
      </w:r>
      <w:proofErr w:type="spellEnd"/>
      <w:r w:rsidR="009F224E" w:rsidRPr="00246CE4">
        <w:rPr>
          <w:rFonts w:ascii="Times New Roman" w:hAnsi="Times New Roman" w:cs="Times New Roman"/>
        </w:rPr>
        <w:t xml:space="preserve"> et al. (2021)</w:t>
      </w:r>
      <w:r w:rsidR="009F224E" w:rsidRPr="002162E5">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{"citationID":"J86PDVyg","properties":{"formattedCitation":"(Balwada et al., 2021)","plainCitation":"(Balwada et al., 2021)","noteIndex":0},"citationItems":[{"id":561,"uris":["http://zotero.org/users/7033217/items/92342DX8"],"itemData":{"id":561,"type":"article-journal","abstract":"One of the biggest challenges for solid waste management systems is the ever-growing use and disposal of plastic materials which have severe repercussions on the environment and ocean. Linear economy (take, make, throw) recycles as little as 2 % of plastics globally, wasting the humongous amount of resources. This is high time for the implementation of the circular economy, especially among plastics. A circular economy would both maximize the merits of plastics and minimize their ill effects, through such actions as producing them from plants rather than fossil fuels; redesigning products to cut waste and make them last; boosting recycling and reuse, and utilizing plastic wastes as a resource; to name a few. Categorizing the post-industrial plastic waste can lead to differentiating recyclables, reusable from dead-end plastics. This will help us to reduce what we don’t need and reuse what we need. In this study, we are focusing on the plastic waste generated by packaging industry because they contribute the highest (almost 40%) of total plastic waste generated. A model for recycling the waste generated from packaging industry has been proposed which provides recycling of the waste in multiple levels i.e. we can extract the same product from the waste by high grade recycling of can use them in secondary operations like as charcoal, construction material. After that an AHP analysis has been prepared for identifying best plastic waste collection methods because for successful operation of recycling to happen, collection and proper segregation is a very important prerequisite. Results showed that Deposit and Refund method collection is best suited for waste collection method as it is supporting the concept of circular economy. At the end, a case study of successful implementation of Circular Economy is presented.","citation-key":"balwada2021","collection-title":"The 28th CIRP Conference on Life Cycle Engineering, March 10 – 12, 2021, Jaipur, India","container-title":"Procedia CIRP","DOI":"10.1016/j.procir.2021.01.102","ISSN":"2212-8271","journalAbbreviation":"Procedia CIRP","language":"en","page":"270-275","source":"ScienceDirect","title":"Packaging Plastic Waste Management for a Circular Economy and Identifying a better Waste Collection System using Analytical Hierarchy Process (AHP)","volume":"98","author":[{"family":"Balwada","given":"Jaideep"},{"family":"Samaiya","given":"Shivam"},{"family":"Mishra","given":"Rajesh P."}],"issued":{"date-parts":[["2021",1,1]]}}}],"schema":"https://github.com/citation-style-language/schema/raw/master/csl-citation.json"} </w:instrText>
      </w:r>
      <w:r w:rsidR="009F224E" w:rsidRPr="002162E5">
        <w:rPr>
          <w:rFonts w:ascii="Times New Roman" w:hAnsi="Times New Roman" w:cs="Times New Roman"/>
        </w:rPr>
        <w:fldChar w:fldCharType="separate"/>
      </w:r>
      <w:r w:rsidR="00EE0ACE" w:rsidRPr="00EE0ACE">
        <w:rPr>
          <w:rFonts w:ascii="Times New Roman" w:hAnsi="Times New Roman" w:cs="Times New Roman"/>
        </w:rPr>
        <w:t>(Balwada et al., 2021)</w:t>
      </w:r>
      <w:r w:rsidR="009F224E" w:rsidRPr="002162E5">
        <w:rPr>
          <w:rFonts w:ascii="Times New Roman" w:hAnsi="Times New Roman" w:cs="Times New Roman"/>
        </w:rPr>
        <w:fldChar w:fldCharType="end"/>
      </w:r>
      <w:r w:rsidR="009F224E" w:rsidRPr="002162E5">
        <w:rPr>
          <w:rFonts w:ascii="Times New Roman" w:hAnsi="Times New Roman" w:cs="Times New Roman"/>
        </w:rPr>
        <w:t xml:space="preserve">, </w:t>
      </w:r>
      <w:r w:rsidR="00966DBD" w:rsidRPr="002162E5">
        <w:rPr>
          <w:rFonts w:ascii="Times New Roman" w:hAnsi="Times New Roman" w:cs="Times New Roman"/>
        </w:rPr>
        <w:t xml:space="preserve"> proved that the deposit/refund method was appropriate following social, environmental, cost, and sorting impacts, although this method is designed for more centralized recycling. In this model, companies can give some kind of extrinsic retribution, e.g., credits or money, in exchange for the waste, similar to the buy-back center method</w:t>
      </w:r>
      <w:r w:rsidR="00966DBD" w:rsidRPr="002162E5">
        <w:rPr>
          <w:rFonts w:ascii="Arial" w:hAnsi="Arial" w:cs="Arial"/>
        </w:rPr>
        <w:t xml:space="preserve">. </w:t>
      </w:r>
      <w:r w:rsidR="00966DBD" w:rsidRPr="002162E5">
        <w:rPr>
          <w:rFonts w:ascii="Times New Roman" w:hAnsi="Times New Roman" w:cs="Times New Roman"/>
        </w:rPr>
        <w:t xml:space="preserve">According to Catania et al. (2014) </w:t>
      </w:r>
      <w:r w:rsidR="00966DBD" w:rsidRPr="002162E5">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{"citationID":"KLPC9SOI","properties":{"formattedCitation":"(Catania and Ventura, 2014)","plainCitation":"(Catania and Ventura, 2014)","noteIndex":0},"citationItems":[{"id":587,"uris":["http://zotero.org/users/7033217/items/Y3TZ4A9M"],"itemData":{"id":587,"type":"article-journal","abstract":"Solid waste management is one of the most important challenges in urban areas throughout the world and it is becoming a critical issue in developing countries where a rapid increase in population has been observed. Waste collection is a complex process that requires the use of large amount of money and an elaborate management of logistics. In this paper an approch to smart waste collection is proposed able to improve and optimize the handling of solid urban waste. Context of smart waste management requires interconnection among heterogeneous devices and data sharing involving a large amount of people. Smart-M3 platform solves these problems offering a high degree of decoupling and scalability.Waste collection is made by real-time monitoring the level of bin's fullness through sensors placed inside the containers. This method enables to exempt from collecting semi-empty bins. Furthermore, incoming data can be provided to decisional algorithms in order to determine the optimal number of waste vehicles or bins to distribute in the territory. The presented solution gives important advantages for both service providers and consumers. The formers could obtain a sensible cost reduction. On the other hand, users may benefit from a higher level of service quality. In order to make users feel closer to their community, they can interact with the system to be aware about the fulness state of the nearest bins. Finally, a mechanism for collecting “green points” was introduced for encouraging citizens to recycle.","citation-key":"catania2014","container-title":"Proceedings of 15th Conference of Open Innovations Association FRUCT","DOI":"10.1109/FRUCT.2014.6872422","note":"event-title: 2014 15th Conference of Open Innovations Association FRUCT and 3rd Regional Seminar on e-Tourism (FRUCT)\nISBN: 9785808808904 9785757704630\npublisher-place: St. Petersburg, Russia","page":"24-31","publisher":"IEEE","source":"Semantic Scholar","title":"An approch for monitoring and smart planning of urban solid waste management using smart-M3 platform","author":[{"family":"Catania","given":"Vincenzo"},{"family":"Ventura","given":"Daniela"}],"issued":{"date-parts":[["2014",4]]}}}],"schema":"https://github.com/citation-style-language/schema/raw/master/csl-citation.json"} </w:instrText>
      </w:r>
      <w:r w:rsidR="00966DBD" w:rsidRPr="002162E5">
        <w:rPr>
          <w:rFonts w:ascii="Times New Roman" w:hAnsi="Times New Roman" w:cs="Times New Roman"/>
        </w:rPr>
        <w:fldChar w:fldCharType="separate"/>
      </w:r>
      <w:r w:rsidR="00EE0ACE" w:rsidRPr="00EE0ACE">
        <w:rPr>
          <w:rFonts w:ascii="Times New Roman" w:hAnsi="Times New Roman" w:cs="Times New Roman"/>
        </w:rPr>
        <w:t>(Catania and Ventura, 2014)</w:t>
      </w:r>
      <w:r w:rsidR="00966DBD" w:rsidRPr="002162E5">
        <w:rPr>
          <w:rFonts w:ascii="Times New Roman" w:hAnsi="Times New Roman" w:cs="Times New Roman"/>
        </w:rPr>
        <w:fldChar w:fldCharType="end"/>
      </w:r>
      <w:r w:rsidR="00966DBD" w:rsidRPr="002162E5">
        <w:rPr>
          <w:rFonts w:ascii="Times New Roman" w:hAnsi="Times New Roman" w:cs="Times New Roman"/>
        </w:rPr>
        <w:t>, there are two modalities for solid waste collection in urban areas: door-to-door collection, which requires regular service and higher operational costs, and indirect collection using containers or communal bins placed in strategic locations, offering a cost-effective approach.</w:t>
      </w:r>
    </w:p>
    <w:p w14:paraId="5952B4D1" w14:textId="77777777" w:rsidR="00AD4133" w:rsidRDefault="00AD4133" w:rsidP="00B4403B">
      <w:pPr>
        <w:jc w:val="both"/>
        <w:rPr>
          <w:rFonts w:ascii="Times New Roman" w:hAnsi="Times New Roman" w:cs="Times New Roman"/>
        </w:rPr>
      </w:pPr>
    </w:p>
    <w:p w14:paraId="5F054744" w14:textId="77777777" w:rsidR="00AD4133" w:rsidRPr="002162E5" w:rsidRDefault="00AD4133" w:rsidP="00B4403B">
      <w:pPr>
        <w:jc w:val="both"/>
        <w:rPr>
          <w:rFonts w:ascii="Times New Roman" w:hAnsi="Times New Roman" w:cs="Times New Roman"/>
          <w:b/>
          <w:bCs/>
        </w:rPr>
      </w:pPr>
    </w:p>
    <w:p w14:paraId="2B23891F" w14:textId="799AADA9" w:rsidR="002C360E" w:rsidRPr="00246CE4" w:rsidRDefault="00B4403B" w:rsidP="00B4403B">
      <w:pPr>
        <w:jc w:val="center"/>
        <w:rPr>
          <w:rFonts w:ascii="Times New Roman" w:hAnsi="Times New Roman" w:cs="Times New Roman"/>
        </w:rPr>
      </w:pPr>
      <w:r w:rsidRPr="00246CE4">
        <w:rPr>
          <w:rFonts w:ascii="Times New Roman" w:hAnsi="Times New Roman" w:cs="Times New Roman"/>
        </w:rPr>
        <w:t xml:space="preserve">Table </w:t>
      </w:r>
      <w:r w:rsidR="000D4B58">
        <w:rPr>
          <w:rFonts w:ascii="Times New Roman" w:hAnsi="Times New Roman" w:cs="Times New Roman"/>
        </w:rPr>
        <w:t>B1</w:t>
      </w:r>
      <w:r w:rsidRPr="00246CE4">
        <w:rPr>
          <w:rFonts w:ascii="Times New Roman" w:hAnsi="Times New Roman" w:cs="Times New Roman"/>
        </w:rPr>
        <w:t xml:space="preserve">. Waste collection techniques according to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{"citationID":"ipn7B1Il","properties":{"formattedCitation":"(Balwada et al., 2021; Catania and Ventura, 2014)","plainCitation":"(Balwada et al., 2021; Catania and Ventura, 2014)","noteIndex":0},"citationItems":[{"id":561,"uris":["http://zotero.org/users/7033217/items/92342DX8"],"itemData":{"id":561,"type":"article-journal","abstract":"One of the biggest challenges for solid waste management systems is the ever-growing use and disposal of plastic materials which have severe repercussions on the environment and ocean. Linear economy (take, make, throw) recycles as little as 2 % of plastics globally, wasting the humongous amount of resources. This is high time for the implementation of the circular economy, especially among plastics. A circular economy would both maximize the merits of plastics and minimize their ill effects, through such actions as producing them from plants rather than fossil fuels; redesigning products to cut waste and make them last; boosting recycling and reuse, and utilizing plastic wastes as a resource; to name a few. Categorizing the post-industrial plastic waste can lead to differentiating recyclables, reusable from dead-end plastics. This will help us to reduce what we don’t need and reuse what we need. In this study, we are focusing on the plastic waste generated by packaging industry because they contribute the highest (almost 40%) of total plastic waste generated. A model for recycling the waste generated from packaging industry has been proposed which provides recycling of the waste in multiple levels i.e. we can extract the same product from the waste by high grade recycling of can use them in secondary operations like as charcoal, construction material. After that an AHP analysis has been prepared for identifying best plastic waste collection methods because for successful operation of recycling to happen, collection and proper segregation is a very important prerequisite. Results showed that Deposit and Refund method collection is best suited for waste collection method as it is supporting the concept of circular economy. At the end, a case study of successful implementation of Circular Economy is presented.","citation-key":"balwada2021","collection-title":"The 28th CIRP Conference on Life Cycle Engineering, March 10 – 12, 2021, Jaipur, India","container-title":"Procedia CIRP","DOI":"10.1016/j.procir.2021.01.102","ISSN":"2212-8271","journalAbbreviation":"Procedia CIRP","language":"en","page":"270-275","source":"ScienceDirect","title":"Packaging Plastic Waste Management for a Circular Economy and Identifying a better Waste Collection System using Analytical Hierarchy Process (AHP)","volume":"98","author":[{"family":"Balwada","given":"Jaideep"},{"family":"Samaiya","given":"Shivam"},{"family":"Mishra","given":"Rajesh P."}],"issued":{"date-parts":[["2021",1,1]]}}},{"id":587,"uris":["http://zotero.org/users/7033217/items/Y3TZ4A9M"],"itemData":{"id":587,"type":"article-journal","abstract":"Solid waste management is one of the most important challenges in urban areas throughout the world and it is becoming a critical issue in developing countries where a rapid increase in population has been observed. Waste collection is a complex process that requires the use of large amount of money and an elaborate management of logistics. In this paper an approch to smart waste collection is proposed able to improve and optimize the handling of solid urban waste. Context of smart waste management requires interconnection among heterogeneous devices and data sharing involving a large amount of people. Smart-M3 platform solves these problems offering a high degree of decoupling and scalability.Waste collection is made by real-time monitoring the level of bin's fullness through sensors placed inside the containers. This method enables to exempt from collecting semi-empty bins. Furthermore, incoming data can be provided to decisional algorithms in order to determine the optimal number of waste vehicles or bins to distribute in the territory. The presented solution gives important advantages for both service providers and consumers. The formers could obtain a sensible cost reduction. On the other hand, users may benefit from a higher level of service quality. In order to make users feel closer to their community, they can interact with the system to be aware about the fulness state of the nearest bins. Finally, a mechanism for collecting “green points” was introduced for encouraging citizens to recycle.","citation-key":"catania2014","container-title":"Proceedings of 15th Conference of Open Innovations Association FRUCT","DOI":"10.1109/FRUCT.2014.6872422","note":"event-title: 2014 15th Conference of Open Innovations Association FRUCT and 3rd Regional Seminar on e-Tourism (FRUCT)\nISBN: 9785808808904 9785757704630\npublisher-place: St. Petersburg, Russia","page":"24-31","publisher":"IEEE","source":"Semantic Scholar","title":"An approch for monitoring and smart planning of urban solid waste management using smart-M3 platform","author":[{"family":"Catania","given":"Vincenzo"},{"family":"Ventura","given":"Daniela"}],"issued":{"date-parts":[["2014",4]]}}}],"schema":"https://github.com/citation-style-language/schema/raw/master/csl-citation.json"}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rPr>
        <w:t>(Balwada et al., 2021; Catania and Ventura, 2014)</w:t>
      </w:r>
      <w:r w:rsidRPr="00246CE4">
        <w:rPr>
          <w:rFonts w:ascii="Times New Roman" w:hAnsi="Times New Roman" w:cs="Times New Roman"/>
        </w:rPr>
        <w:fldChar w:fldCharType="end"/>
      </w:r>
      <w:r w:rsidRPr="00246CE4">
        <w:rPr>
          <w:rFonts w:ascii="Times New Roman" w:hAnsi="Times New Roman" w:cs="Times New Roman"/>
        </w:rPr>
        <w:t>.</w:t>
      </w:r>
    </w:p>
    <w:tbl>
      <w:tblPr>
        <w:tblpPr w:leftFromText="141" w:rightFromText="141" w:vertAnchor="text" w:horzAnchor="margin" w:tblpXSpec="center" w:tblpY="159"/>
        <w:tblW w:w="8794" w:type="dxa"/>
        <w:tblCellMar>
          <w:left w:w="70" w:type="dxa"/>
          <w:right w:w="70" w:type="dxa"/>
        </w:tblCellMar>
        <w:tblLook w:val="04A0" w:firstRow="1" w:lastRow="0" w:firstColumn="1" w:lastColumn="0" w:noHBand="0" w:noVBand="1"/>
      </w:tblPr>
      <w:tblGrid>
        <w:gridCol w:w="1980"/>
        <w:gridCol w:w="2273"/>
        <w:gridCol w:w="2359"/>
        <w:gridCol w:w="2182"/>
      </w:tblGrid>
      <w:tr w:rsidR="00B4403B" w:rsidRPr="00246CE4" w14:paraId="6FEFFA85" w14:textId="77777777" w:rsidTr="00105662">
        <w:trPr>
          <w:trHeight w:val="288"/>
        </w:trPr>
        <w:tc>
          <w:tcPr>
            <w:tcW w:w="1980" w:type="dxa"/>
            <w:tcBorders>
              <w:top w:val="single" w:sz="4" w:space="0" w:color="auto"/>
              <w:left w:val="single" w:sz="4" w:space="0" w:color="auto"/>
              <w:bottom w:val="single" w:sz="4" w:space="0" w:color="auto"/>
              <w:right w:val="nil"/>
            </w:tcBorders>
            <w:shd w:val="clear" w:color="000000" w:fill="FFFFFF"/>
            <w:vAlign w:val="center"/>
            <w:hideMark/>
          </w:tcPr>
          <w:p w14:paraId="6FFF0898"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Collection Method</w:t>
            </w:r>
          </w:p>
        </w:tc>
        <w:tc>
          <w:tcPr>
            <w:tcW w:w="2273" w:type="dxa"/>
            <w:tcBorders>
              <w:top w:val="single" w:sz="4" w:space="0" w:color="auto"/>
              <w:left w:val="nil"/>
              <w:bottom w:val="single" w:sz="4" w:space="0" w:color="auto"/>
              <w:right w:val="nil"/>
            </w:tcBorders>
            <w:shd w:val="clear" w:color="000000" w:fill="FFFFFF"/>
            <w:vAlign w:val="center"/>
            <w:hideMark/>
          </w:tcPr>
          <w:p w14:paraId="25F99114"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Description</w:t>
            </w:r>
          </w:p>
        </w:tc>
        <w:tc>
          <w:tcPr>
            <w:tcW w:w="2359" w:type="dxa"/>
            <w:tcBorders>
              <w:top w:val="single" w:sz="4" w:space="0" w:color="auto"/>
              <w:left w:val="nil"/>
              <w:bottom w:val="single" w:sz="4" w:space="0" w:color="auto"/>
              <w:right w:val="nil"/>
            </w:tcBorders>
            <w:shd w:val="clear" w:color="000000" w:fill="FFFFFF"/>
            <w:vAlign w:val="center"/>
            <w:hideMark/>
          </w:tcPr>
          <w:p w14:paraId="723F686E"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Advantages</w:t>
            </w:r>
          </w:p>
        </w:tc>
        <w:tc>
          <w:tcPr>
            <w:tcW w:w="2182" w:type="dxa"/>
            <w:tcBorders>
              <w:top w:val="single" w:sz="4" w:space="0" w:color="auto"/>
              <w:left w:val="nil"/>
              <w:bottom w:val="single" w:sz="4" w:space="0" w:color="auto"/>
              <w:right w:val="single" w:sz="4" w:space="0" w:color="auto"/>
            </w:tcBorders>
            <w:shd w:val="clear" w:color="000000" w:fill="FFFFFF"/>
            <w:vAlign w:val="center"/>
            <w:hideMark/>
          </w:tcPr>
          <w:p w14:paraId="05963EB3"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Disadvantages</w:t>
            </w:r>
          </w:p>
        </w:tc>
      </w:tr>
      <w:tr w:rsidR="00B4403B" w:rsidRPr="00246CE4" w14:paraId="2F2E2B4B" w14:textId="77777777" w:rsidTr="00105662">
        <w:trPr>
          <w:trHeight w:val="691"/>
        </w:trPr>
        <w:tc>
          <w:tcPr>
            <w:tcW w:w="1980" w:type="dxa"/>
            <w:vMerge w:val="restart"/>
            <w:tcBorders>
              <w:top w:val="nil"/>
              <w:left w:val="single" w:sz="4" w:space="0" w:color="auto"/>
              <w:bottom w:val="single" w:sz="4" w:space="0" w:color="000000"/>
              <w:right w:val="nil"/>
            </w:tcBorders>
            <w:shd w:val="clear" w:color="000000" w:fill="FFFFFF"/>
            <w:vAlign w:val="center"/>
            <w:hideMark/>
          </w:tcPr>
          <w:p w14:paraId="646AA192"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Vehicular Collection Method (VC)</w:t>
            </w:r>
          </w:p>
        </w:tc>
        <w:tc>
          <w:tcPr>
            <w:tcW w:w="2273" w:type="dxa"/>
            <w:vMerge w:val="restart"/>
            <w:tcBorders>
              <w:top w:val="nil"/>
              <w:left w:val="nil"/>
              <w:bottom w:val="single" w:sz="4" w:space="0" w:color="000000"/>
              <w:right w:val="nil"/>
            </w:tcBorders>
            <w:shd w:val="clear" w:color="000000" w:fill="FFFFFF"/>
            <w:vAlign w:val="center"/>
            <w:hideMark/>
          </w:tcPr>
          <w:p w14:paraId="69C5558C"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Plastic waste is collected daily from houses by vehicles. Ideal for densely populated areas.</w:t>
            </w:r>
          </w:p>
        </w:tc>
        <w:tc>
          <w:tcPr>
            <w:tcW w:w="2359" w:type="dxa"/>
            <w:tcBorders>
              <w:top w:val="nil"/>
              <w:left w:val="nil"/>
              <w:bottom w:val="single" w:sz="4" w:space="0" w:color="auto"/>
              <w:right w:val="nil"/>
            </w:tcBorders>
            <w:shd w:val="clear" w:color="000000" w:fill="FFFFFF"/>
            <w:hideMark/>
          </w:tcPr>
          <w:p w14:paraId="526FD132"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Reduces odors by collecting waste immediately.</w:t>
            </w:r>
          </w:p>
        </w:tc>
        <w:tc>
          <w:tcPr>
            <w:tcW w:w="2182" w:type="dxa"/>
            <w:tcBorders>
              <w:top w:val="nil"/>
              <w:left w:val="nil"/>
              <w:bottom w:val="single" w:sz="4" w:space="0" w:color="auto"/>
              <w:right w:val="single" w:sz="4" w:space="0" w:color="auto"/>
            </w:tcBorders>
            <w:shd w:val="clear" w:color="000000" w:fill="FFFFFF"/>
            <w:hideMark/>
          </w:tcPr>
          <w:p w14:paraId="26B9563D"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 xml:space="preserve">High operational costs due to daily frequency. </w:t>
            </w:r>
          </w:p>
        </w:tc>
      </w:tr>
      <w:tr w:rsidR="00B4403B" w:rsidRPr="00246CE4" w14:paraId="362538DF" w14:textId="77777777" w:rsidTr="00105662">
        <w:trPr>
          <w:trHeight w:val="746"/>
        </w:trPr>
        <w:tc>
          <w:tcPr>
            <w:tcW w:w="1980" w:type="dxa"/>
            <w:vMerge/>
            <w:tcBorders>
              <w:top w:val="nil"/>
              <w:left w:val="single" w:sz="4" w:space="0" w:color="auto"/>
              <w:bottom w:val="single" w:sz="4" w:space="0" w:color="000000"/>
              <w:right w:val="nil"/>
            </w:tcBorders>
            <w:vAlign w:val="center"/>
            <w:hideMark/>
          </w:tcPr>
          <w:p w14:paraId="193F9A84" w14:textId="77777777" w:rsidR="00B4403B" w:rsidRPr="00246CE4" w:rsidRDefault="00B4403B" w:rsidP="00105662">
            <w:pPr>
              <w:spacing w:after="0" w:line="240" w:lineRule="auto"/>
              <w:rPr>
                <w:rFonts w:ascii="Times New Roman" w:eastAsia="Times New Roman" w:hAnsi="Times New Roman" w:cs="Times New Roman"/>
                <w:b/>
                <w:bCs/>
                <w:color w:val="000000"/>
                <w:kern w:val="0"/>
                <w:sz w:val="22"/>
                <w:szCs w:val="22"/>
                <w:lang w:eastAsia="fr-FR"/>
                <w14:ligatures w14:val="none"/>
              </w:rPr>
            </w:pPr>
          </w:p>
        </w:tc>
        <w:tc>
          <w:tcPr>
            <w:tcW w:w="2273" w:type="dxa"/>
            <w:vMerge/>
            <w:tcBorders>
              <w:top w:val="nil"/>
              <w:left w:val="nil"/>
              <w:bottom w:val="single" w:sz="4" w:space="0" w:color="000000"/>
              <w:right w:val="nil"/>
            </w:tcBorders>
            <w:vAlign w:val="center"/>
            <w:hideMark/>
          </w:tcPr>
          <w:p w14:paraId="38176B42"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p>
        </w:tc>
        <w:tc>
          <w:tcPr>
            <w:tcW w:w="2359" w:type="dxa"/>
            <w:tcBorders>
              <w:top w:val="nil"/>
              <w:left w:val="nil"/>
              <w:bottom w:val="single" w:sz="4" w:space="0" w:color="auto"/>
              <w:right w:val="nil"/>
            </w:tcBorders>
            <w:shd w:val="clear" w:color="000000" w:fill="FFFFFF"/>
            <w:hideMark/>
          </w:tcPr>
          <w:p w14:paraId="757A8A61"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 xml:space="preserve">Increases efficiency in large urban areas. </w:t>
            </w:r>
          </w:p>
        </w:tc>
        <w:tc>
          <w:tcPr>
            <w:tcW w:w="2182" w:type="dxa"/>
            <w:tcBorders>
              <w:top w:val="nil"/>
              <w:left w:val="nil"/>
              <w:bottom w:val="single" w:sz="4" w:space="0" w:color="auto"/>
              <w:right w:val="single" w:sz="4" w:space="0" w:color="auto"/>
            </w:tcBorders>
            <w:shd w:val="clear" w:color="000000" w:fill="FFFFFF"/>
            <w:hideMark/>
          </w:tcPr>
          <w:p w14:paraId="791BAF69"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Requires a large number of vehicles and personnel.</w:t>
            </w:r>
          </w:p>
        </w:tc>
      </w:tr>
      <w:tr w:rsidR="00B4403B" w:rsidRPr="00246CE4" w14:paraId="1A7435D7" w14:textId="77777777" w:rsidTr="00105662">
        <w:trPr>
          <w:trHeight w:val="815"/>
        </w:trPr>
        <w:tc>
          <w:tcPr>
            <w:tcW w:w="1980" w:type="dxa"/>
            <w:vMerge w:val="restart"/>
            <w:tcBorders>
              <w:top w:val="nil"/>
              <w:left w:val="single" w:sz="4" w:space="0" w:color="auto"/>
              <w:bottom w:val="single" w:sz="4" w:space="0" w:color="000000"/>
              <w:right w:val="nil"/>
            </w:tcBorders>
            <w:shd w:val="clear" w:color="000000" w:fill="FFFFFF"/>
            <w:vAlign w:val="center"/>
            <w:hideMark/>
          </w:tcPr>
          <w:p w14:paraId="4D0381E0"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lastRenderedPageBreak/>
              <w:t>Curbside Collection Method (CC)</w:t>
            </w:r>
          </w:p>
        </w:tc>
        <w:tc>
          <w:tcPr>
            <w:tcW w:w="2273" w:type="dxa"/>
            <w:vMerge w:val="restart"/>
            <w:tcBorders>
              <w:top w:val="nil"/>
              <w:left w:val="nil"/>
              <w:bottom w:val="single" w:sz="4" w:space="0" w:color="000000"/>
              <w:right w:val="nil"/>
            </w:tcBorders>
            <w:shd w:val="clear" w:color="000000" w:fill="FFFFFF"/>
            <w:vAlign w:val="center"/>
            <w:hideMark/>
          </w:tcPr>
          <w:p w14:paraId="1A9A576D"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Bins are placed in specific locations within a locality and emptied once a day.</w:t>
            </w:r>
          </w:p>
        </w:tc>
        <w:tc>
          <w:tcPr>
            <w:tcW w:w="2359" w:type="dxa"/>
            <w:tcBorders>
              <w:top w:val="single" w:sz="4" w:space="0" w:color="auto"/>
              <w:left w:val="nil"/>
              <w:bottom w:val="single" w:sz="4" w:space="0" w:color="auto"/>
              <w:right w:val="nil"/>
            </w:tcBorders>
            <w:shd w:val="clear" w:color="000000" w:fill="FFFFFF"/>
            <w:hideMark/>
          </w:tcPr>
          <w:p w14:paraId="2E18BD67"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Reduces operational costs.</w:t>
            </w:r>
          </w:p>
        </w:tc>
        <w:tc>
          <w:tcPr>
            <w:tcW w:w="2182" w:type="dxa"/>
            <w:tcBorders>
              <w:top w:val="single" w:sz="4" w:space="0" w:color="auto"/>
              <w:left w:val="nil"/>
              <w:bottom w:val="single" w:sz="4" w:space="0" w:color="auto"/>
              <w:right w:val="single" w:sz="4" w:space="0" w:color="auto"/>
            </w:tcBorders>
            <w:shd w:val="clear" w:color="000000" w:fill="FFFFFF"/>
            <w:hideMark/>
          </w:tcPr>
          <w:p w14:paraId="0626D2DE"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 xml:space="preserve">May cause odors and accumulation if not emptied regularly          </w:t>
            </w:r>
          </w:p>
        </w:tc>
      </w:tr>
      <w:tr w:rsidR="00B4403B" w:rsidRPr="00246CE4" w14:paraId="5A1039DD" w14:textId="77777777" w:rsidTr="00105662">
        <w:trPr>
          <w:trHeight w:val="770"/>
        </w:trPr>
        <w:tc>
          <w:tcPr>
            <w:tcW w:w="1980" w:type="dxa"/>
            <w:vMerge/>
            <w:tcBorders>
              <w:top w:val="nil"/>
              <w:left w:val="single" w:sz="4" w:space="0" w:color="auto"/>
              <w:bottom w:val="single" w:sz="4" w:space="0" w:color="000000"/>
              <w:right w:val="nil"/>
            </w:tcBorders>
            <w:vAlign w:val="center"/>
            <w:hideMark/>
          </w:tcPr>
          <w:p w14:paraId="77422C81" w14:textId="77777777" w:rsidR="00B4403B" w:rsidRPr="00246CE4" w:rsidRDefault="00B4403B" w:rsidP="00105662">
            <w:pPr>
              <w:spacing w:after="0" w:line="240" w:lineRule="auto"/>
              <w:rPr>
                <w:rFonts w:ascii="Times New Roman" w:eastAsia="Times New Roman" w:hAnsi="Times New Roman" w:cs="Times New Roman"/>
                <w:b/>
                <w:bCs/>
                <w:color w:val="000000"/>
                <w:kern w:val="0"/>
                <w:sz w:val="22"/>
                <w:szCs w:val="22"/>
                <w:lang w:eastAsia="fr-FR"/>
                <w14:ligatures w14:val="none"/>
              </w:rPr>
            </w:pPr>
          </w:p>
        </w:tc>
        <w:tc>
          <w:tcPr>
            <w:tcW w:w="2273" w:type="dxa"/>
            <w:vMerge/>
            <w:tcBorders>
              <w:top w:val="nil"/>
              <w:left w:val="nil"/>
              <w:bottom w:val="single" w:sz="4" w:space="0" w:color="000000"/>
              <w:right w:val="nil"/>
            </w:tcBorders>
            <w:vAlign w:val="center"/>
            <w:hideMark/>
          </w:tcPr>
          <w:p w14:paraId="40B241EE"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p>
        </w:tc>
        <w:tc>
          <w:tcPr>
            <w:tcW w:w="2359" w:type="dxa"/>
            <w:tcBorders>
              <w:top w:val="single" w:sz="4" w:space="0" w:color="auto"/>
              <w:left w:val="nil"/>
              <w:bottom w:val="single" w:sz="4" w:space="0" w:color="auto"/>
              <w:right w:val="nil"/>
            </w:tcBorders>
            <w:shd w:val="clear" w:color="000000" w:fill="FFFFFF"/>
            <w:hideMark/>
          </w:tcPr>
          <w:p w14:paraId="1198250D"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Convenient for households to drop waste at a nearby point.</w:t>
            </w:r>
          </w:p>
        </w:tc>
        <w:tc>
          <w:tcPr>
            <w:tcW w:w="2182" w:type="dxa"/>
            <w:tcBorders>
              <w:top w:val="single" w:sz="4" w:space="0" w:color="auto"/>
              <w:left w:val="nil"/>
              <w:bottom w:val="single" w:sz="4" w:space="0" w:color="auto"/>
              <w:right w:val="single" w:sz="4" w:space="0" w:color="auto"/>
            </w:tcBorders>
            <w:shd w:val="clear" w:color="000000" w:fill="FFFFFF"/>
            <w:hideMark/>
          </w:tcPr>
          <w:p w14:paraId="14D2122E"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 xml:space="preserve"> Less practical for dispersed rural areas.</w:t>
            </w:r>
          </w:p>
        </w:tc>
      </w:tr>
      <w:tr w:rsidR="00B4403B" w:rsidRPr="00246CE4" w14:paraId="624171E0" w14:textId="77777777" w:rsidTr="00105662">
        <w:trPr>
          <w:trHeight w:val="791"/>
        </w:trPr>
        <w:tc>
          <w:tcPr>
            <w:tcW w:w="1980" w:type="dxa"/>
            <w:vMerge w:val="restart"/>
            <w:tcBorders>
              <w:top w:val="nil"/>
              <w:left w:val="single" w:sz="4" w:space="0" w:color="auto"/>
              <w:bottom w:val="single" w:sz="4" w:space="0" w:color="000000"/>
              <w:right w:val="nil"/>
            </w:tcBorders>
            <w:shd w:val="clear" w:color="000000" w:fill="FFFFFF"/>
            <w:vAlign w:val="center"/>
            <w:hideMark/>
          </w:tcPr>
          <w:p w14:paraId="3B88B43E"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Drop Off Recycling (DOC)</w:t>
            </w:r>
          </w:p>
        </w:tc>
        <w:tc>
          <w:tcPr>
            <w:tcW w:w="2273" w:type="dxa"/>
            <w:vMerge w:val="restart"/>
            <w:tcBorders>
              <w:top w:val="nil"/>
              <w:left w:val="nil"/>
              <w:bottom w:val="single" w:sz="4" w:space="0" w:color="000000"/>
              <w:right w:val="nil"/>
            </w:tcBorders>
            <w:shd w:val="clear" w:color="000000" w:fill="FFFFFF"/>
            <w:vAlign w:val="center"/>
            <w:hideMark/>
          </w:tcPr>
          <w:p w14:paraId="06778A04"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Large, dedicated bins or machines for sorting plastics by type, placed near communities for easy access.</w:t>
            </w:r>
          </w:p>
        </w:tc>
        <w:tc>
          <w:tcPr>
            <w:tcW w:w="2359" w:type="dxa"/>
            <w:tcBorders>
              <w:top w:val="nil"/>
              <w:left w:val="nil"/>
              <w:bottom w:val="single" w:sz="4" w:space="0" w:color="auto"/>
              <w:right w:val="nil"/>
            </w:tcBorders>
            <w:shd w:val="clear" w:color="000000" w:fill="FFFFFF"/>
            <w:hideMark/>
          </w:tcPr>
          <w:p w14:paraId="32F6669D"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 xml:space="preserve">Facilitates source segregation. </w:t>
            </w:r>
          </w:p>
        </w:tc>
        <w:tc>
          <w:tcPr>
            <w:tcW w:w="2182" w:type="dxa"/>
            <w:tcBorders>
              <w:top w:val="nil"/>
              <w:left w:val="nil"/>
              <w:bottom w:val="single" w:sz="4" w:space="0" w:color="auto"/>
              <w:right w:val="single" w:sz="4" w:space="0" w:color="auto"/>
            </w:tcBorders>
            <w:shd w:val="clear" w:color="000000" w:fill="FFFFFF"/>
            <w:hideMark/>
          </w:tcPr>
          <w:p w14:paraId="31CB607D"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Less convenient for users who need to travel to the bins.</w:t>
            </w:r>
          </w:p>
        </w:tc>
      </w:tr>
      <w:tr w:rsidR="00B4403B" w:rsidRPr="00246CE4" w14:paraId="1D96BE9E" w14:textId="77777777" w:rsidTr="00105662">
        <w:trPr>
          <w:trHeight w:val="562"/>
        </w:trPr>
        <w:tc>
          <w:tcPr>
            <w:tcW w:w="1980" w:type="dxa"/>
            <w:vMerge/>
            <w:tcBorders>
              <w:top w:val="nil"/>
              <w:left w:val="single" w:sz="4" w:space="0" w:color="auto"/>
              <w:bottom w:val="single" w:sz="4" w:space="0" w:color="000000"/>
              <w:right w:val="nil"/>
            </w:tcBorders>
            <w:vAlign w:val="center"/>
            <w:hideMark/>
          </w:tcPr>
          <w:p w14:paraId="03BA8FBF" w14:textId="77777777" w:rsidR="00B4403B" w:rsidRPr="00246CE4" w:rsidRDefault="00B4403B" w:rsidP="00105662">
            <w:pPr>
              <w:spacing w:after="0" w:line="240" w:lineRule="auto"/>
              <w:rPr>
                <w:rFonts w:ascii="Times New Roman" w:eastAsia="Times New Roman" w:hAnsi="Times New Roman" w:cs="Times New Roman"/>
                <w:b/>
                <w:bCs/>
                <w:color w:val="000000"/>
                <w:kern w:val="0"/>
                <w:sz w:val="22"/>
                <w:szCs w:val="22"/>
                <w:lang w:eastAsia="fr-FR"/>
                <w14:ligatures w14:val="none"/>
              </w:rPr>
            </w:pPr>
          </w:p>
        </w:tc>
        <w:tc>
          <w:tcPr>
            <w:tcW w:w="2273" w:type="dxa"/>
            <w:vMerge/>
            <w:tcBorders>
              <w:top w:val="nil"/>
              <w:left w:val="nil"/>
              <w:bottom w:val="single" w:sz="4" w:space="0" w:color="000000"/>
              <w:right w:val="nil"/>
            </w:tcBorders>
            <w:vAlign w:val="center"/>
            <w:hideMark/>
          </w:tcPr>
          <w:p w14:paraId="27293F0C"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p>
        </w:tc>
        <w:tc>
          <w:tcPr>
            <w:tcW w:w="2359" w:type="dxa"/>
            <w:tcBorders>
              <w:top w:val="nil"/>
              <w:left w:val="nil"/>
              <w:bottom w:val="single" w:sz="4" w:space="0" w:color="auto"/>
              <w:right w:val="nil"/>
            </w:tcBorders>
            <w:shd w:val="clear" w:color="000000" w:fill="FFFFFF"/>
            <w:hideMark/>
          </w:tcPr>
          <w:p w14:paraId="74646CB9"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Encourages community participation.</w:t>
            </w:r>
          </w:p>
        </w:tc>
        <w:tc>
          <w:tcPr>
            <w:tcW w:w="2182" w:type="dxa"/>
            <w:tcBorders>
              <w:top w:val="nil"/>
              <w:left w:val="nil"/>
              <w:bottom w:val="single" w:sz="4" w:space="0" w:color="auto"/>
              <w:right w:val="single" w:sz="4" w:space="0" w:color="auto"/>
            </w:tcBorders>
            <w:shd w:val="clear" w:color="000000" w:fill="FFFFFF"/>
            <w:hideMark/>
          </w:tcPr>
          <w:p w14:paraId="4BABEC58"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Requires regular maintenance.</w:t>
            </w:r>
          </w:p>
        </w:tc>
      </w:tr>
      <w:tr w:rsidR="00B4403B" w:rsidRPr="00246CE4" w14:paraId="568E029F" w14:textId="77777777" w:rsidTr="00105662">
        <w:trPr>
          <w:trHeight w:val="622"/>
        </w:trPr>
        <w:tc>
          <w:tcPr>
            <w:tcW w:w="1980" w:type="dxa"/>
            <w:vMerge w:val="restart"/>
            <w:tcBorders>
              <w:top w:val="nil"/>
              <w:left w:val="single" w:sz="4" w:space="0" w:color="auto"/>
              <w:bottom w:val="single" w:sz="4" w:space="0" w:color="000000"/>
              <w:right w:val="nil"/>
            </w:tcBorders>
            <w:shd w:val="clear" w:color="000000" w:fill="FFFFFF"/>
            <w:vAlign w:val="center"/>
            <w:hideMark/>
          </w:tcPr>
          <w:p w14:paraId="3B1B7449"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Buy Back Centre (BBC)</w:t>
            </w:r>
          </w:p>
        </w:tc>
        <w:tc>
          <w:tcPr>
            <w:tcW w:w="2273" w:type="dxa"/>
            <w:vMerge w:val="restart"/>
            <w:tcBorders>
              <w:top w:val="nil"/>
              <w:left w:val="nil"/>
              <w:bottom w:val="single" w:sz="4" w:space="0" w:color="000000"/>
              <w:right w:val="nil"/>
            </w:tcBorders>
            <w:shd w:val="clear" w:color="000000" w:fill="FFFFFF"/>
            <w:vAlign w:val="center"/>
            <w:hideMark/>
          </w:tcPr>
          <w:p w14:paraId="2748F9E6"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Fixed or mobile centers where citizens exchange waste for useful products or cash.</w:t>
            </w:r>
          </w:p>
        </w:tc>
        <w:tc>
          <w:tcPr>
            <w:tcW w:w="2359" w:type="dxa"/>
            <w:tcBorders>
              <w:top w:val="nil"/>
              <w:left w:val="nil"/>
              <w:bottom w:val="single" w:sz="4" w:space="0" w:color="auto"/>
              <w:right w:val="nil"/>
            </w:tcBorders>
            <w:shd w:val="clear" w:color="000000" w:fill="FFFFFF"/>
            <w:vAlign w:val="center"/>
            <w:hideMark/>
          </w:tcPr>
          <w:p w14:paraId="35A7BD2E"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Incentivizes recycling with direct rewards.</w:t>
            </w:r>
          </w:p>
        </w:tc>
        <w:tc>
          <w:tcPr>
            <w:tcW w:w="2182" w:type="dxa"/>
            <w:tcBorders>
              <w:top w:val="nil"/>
              <w:left w:val="nil"/>
              <w:bottom w:val="single" w:sz="4" w:space="0" w:color="auto"/>
              <w:right w:val="single" w:sz="4" w:space="0" w:color="auto"/>
            </w:tcBorders>
            <w:shd w:val="clear" w:color="000000" w:fill="FFFFFF"/>
            <w:vAlign w:val="center"/>
            <w:hideMark/>
          </w:tcPr>
          <w:p w14:paraId="7F115244"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Requires logistical and financial systems.</w:t>
            </w:r>
          </w:p>
        </w:tc>
      </w:tr>
      <w:tr w:rsidR="00B4403B" w:rsidRPr="00246CE4" w14:paraId="632637E3" w14:textId="77777777" w:rsidTr="00105662">
        <w:trPr>
          <w:trHeight w:val="508"/>
        </w:trPr>
        <w:tc>
          <w:tcPr>
            <w:tcW w:w="1980" w:type="dxa"/>
            <w:vMerge/>
            <w:tcBorders>
              <w:top w:val="nil"/>
              <w:left w:val="single" w:sz="4" w:space="0" w:color="auto"/>
              <w:bottom w:val="single" w:sz="4" w:space="0" w:color="000000"/>
              <w:right w:val="nil"/>
            </w:tcBorders>
            <w:vAlign w:val="center"/>
            <w:hideMark/>
          </w:tcPr>
          <w:p w14:paraId="21077AC9"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p>
        </w:tc>
        <w:tc>
          <w:tcPr>
            <w:tcW w:w="2273" w:type="dxa"/>
            <w:vMerge/>
            <w:tcBorders>
              <w:top w:val="nil"/>
              <w:left w:val="nil"/>
              <w:bottom w:val="single" w:sz="4" w:space="0" w:color="000000"/>
              <w:right w:val="nil"/>
            </w:tcBorders>
            <w:vAlign w:val="center"/>
            <w:hideMark/>
          </w:tcPr>
          <w:p w14:paraId="36FE2F83"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p>
        </w:tc>
        <w:tc>
          <w:tcPr>
            <w:tcW w:w="2359" w:type="dxa"/>
            <w:tcBorders>
              <w:top w:val="nil"/>
              <w:left w:val="nil"/>
              <w:bottom w:val="single" w:sz="4" w:space="0" w:color="auto"/>
              <w:right w:val="nil"/>
            </w:tcBorders>
            <w:shd w:val="clear" w:color="000000" w:fill="FFFFFF"/>
            <w:vAlign w:val="center"/>
            <w:hideMark/>
          </w:tcPr>
          <w:p w14:paraId="50717ACC"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Can adapt to urban and rural areas.</w:t>
            </w:r>
          </w:p>
        </w:tc>
        <w:tc>
          <w:tcPr>
            <w:tcW w:w="2182" w:type="dxa"/>
            <w:tcBorders>
              <w:top w:val="nil"/>
              <w:left w:val="nil"/>
              <w:bottom w:val="single" w:sz="4" w:space="0" w:color="auto"/>
              <w:right w:val="single" w:sz="4" w:space="0" w:color="auto"/>
            </w:tcBorders>
            <w:shd w:val="clear" w:color="000000" w:fill="FFFFFF"/>
            <w:vAlign w:val="center"/>
            <w:hideMark/>
          </w:tcPr>
          <w:p w14:paraId="2C80C585"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Participation depends on the rewards offered.</w:t>
            </w:r>
          </w:p>
        </w:tc>
      </w:tr>
      <w:tr w:rsidR="00B4403B" w:rsidRPr="00246CE4" w14:paraId="0129D495" w14:textId="77777777" w:rsidTr="00105662">
        <w:trPr>
          <w:trHeight w:val="700"/>
        </w:trPr>
        <w:tc>
          <w:tcPr>
            <w:tcW w:w="1980" w:type="dxa"/>
            <w:vMerge w:val="restart"/>
            <w:tcBorders>
              <w:top w:val="nil"/>
              <w:left w:val="single" w:sz="4" w:space="0" w:color="auto"/>
              <w:bottom w:val="single" w:sz="4" w:space="0" w:color="000000"/>
              <w:right w:val="nil"/>
            </w:tcBorders>
            <w:shd w:val="clear" w:color="000000" w:fill="FFFFFF"/>
            <w:vAlign w:val="center"/>
            <w:hideMark/>
          </w:tcPr>
          <w:p w14:paraId="4C3ADEA0" w14:textId="77777777" w:rsidR="00B4403B" w:rsidRPr="00246CE4" w:rsidRDefault="00B4403B" w:rsidP="00105662">
            <w:pPr>
              <w:spacing w:after="0" w:line="240" w:lineRule="auto"/>
              <w:jc w:val="center"/>
              <w:rPr>
                <w:rFonts w:ascii="Times New Roman" w:eastAsia="Times New Roman" w:hAnsi="Times New Roman" w:cs="Times New Roman"/>
                <w:b/>
                <w:bCs/>
                <w:color w:val="000000"/>
                <w:kern w:val="0"/>
                <w:sz w:val="22"/>
                <w:szCs w:val="22"/>
                <w:lang w:eastAsia="fr-FR"/>
                <w14:ligatures w14:val="none"/>
              </w:rPr>
            </w:pPr>
            <w:r w:rsidRPr="00246CE4">
              <w:rPr>
                <w:rFonts w:ascii="Times New Roman" w:eastAsia="Times New Roman" w:hAnsi="Times New Roman" w:cs="Times New Roman"/>
                <w:b/>
                <w:bCs/>
                <w:color w:val="000000"/>
                <w:kern w:val="0"/>
                <w:sz w:val="22"/>
                <w:szCs w:val="22"/>
                <w:lang w:eastAsia="fr-FR"/>
                <w14:ligatures w14:val="none"/>
              </w:rPr>
              <w:t>Deposit/Refund Method (D/R)</w:t>
            </w:r>
          </w:p>
        </w:tc>
        <w:tc>
          <w:tcPr>
            <w:tcW w:w="2273" w:type="dxa"/>
            <w:vMerge w:val="restart"/>
            <w:tcBorders>
              <w:top w:val="nil"/>
              <w:left w:val="nil"/>
              <w:bottom w:val="single" w:sz="4" w:space="0" w:color="000000"/>
              <w:right w:val="nil"/>
            </w:tcBorders>
            <w:shd w:val="clear" w:color="000000" w:fill="FFFFFF"/>
            <w:vAlign w:val="center"/>
            <w:hideMark/>
          </w:tcPr>
          <w:p w14:paraId="097B6DD4"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"Bank-like" stations where plastic is deposited in exchange for credit, cash, or tax benefits.</w:t>
            </w:r>
          </w:p>
        </w:tc>
        <w:tc>
          <w:tcPr>
            <w:tcW w:w="2359" w:type="dxa"/>
            <w:tcBorders>
              <w:top w:val="nil"/>
              <w:left w:val="nil"/>
              <w:bottom w:val="single" w:sz="4" w:space="0" w:color="auto"/>
              <w:right w:val="nil"/>
            </w:tcBorders>
            <w:shd w:val="clear" w:color="000000" w:fill="FFFFFF"/>
            <w:vAlign w:val="center"/>
            <w:hideMark/>
          </w:tcPr>
          <w:p w14:paraId="5F311F5A"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Promotes reuse through financial incentives.</w:t>
            </w:r>
          </w:p>
        </w:tc>
        <w:tc>
          <w:tcPr>
            <w:tcW w:w="2182" w:type="dxa"/>
            <w:tcBorders>
              <w:top w:val="nil"/>
              <w:left w:val="nil"/>
              <w:bottom w:val="single" w:sz="4" w:space="0" w:color="auto"/>
              <w:right w:val="single" w:sz="4" w:space="0" w:color="auto"/>
            </w:tcBorders>
            <w:shd w:val="clear" w:color="000000" w:fill="FFFFFF"/>
            <w:vAlign w:val="center"/>
            <w:hideMark/>
          </w:tcPr>
          <w:p w14:paraId="7A8CA884"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High initial cost to establish infrastructure.</w:t>
            </w:r>
          </w:p>
        </w:tc>
      </w:tr>
      <w:tr w:rsidR="00B4403B" w:rsidRPr="00246CE4" w14:paraId="6E076D86" w14:textId="77777777" w:rsidTr="00105662">
        <w:trPr>
          <w:trHeight w:val="767"/>
        </w:trPr>
        <w:tc>
          <w:tcPr>
            <w:tcW w:w="1980" w:type="dxa"/>
            <w:vMerge/>
            <w:tcBorders>
              <w:top w:val="nil"/>
              <w:left w:val="single" w:sz="4" w:space="0" w:color="auto"/>
              <w:bottom w:val="single" w:sz="4" w:space="0" w:color="000000"/>
              <w:right w:val="nil"/>
            </w:tcBorders>
            <w:vAlign w:val="center"/>
            <w:hideMark/>
          </w:tcPr>
          <w:p w14:paraId="3CCCF8B9" w14:textId="77777777" w:rsidR="00B4403B" w:rsidRPr="00246CE4" w:rsidRDefault="00B4403B" w:rsidP="00105662">
            <w:pPr>
              <w:spacing w:after="0" w:line="240" w:lineRule="auto"/>
              <w:rPr>
                <w:rFonts w:ascii="Times New Roman" w:eastAsia="Times New Roman" w:hAnsi="Times New Roman" w:cs="Times New Roman"/>
                <w:b/>
                <w:bCs/>
                <w:color w:val="000000"/>
                <w:kern w:val="0"/>
                <w:sz w:val="22"/>
                <w:szCs w:val="22"/>
                <w:lang w:eastAsia="fr-FR"/>
                <w14:ligatures w14:val="none"/>
              </w:rPr>
            </w:pPr>
          </w:p>
        </w:tc>
        <w:tc>
          <w:tcPr>
            <w:tcW w:w="2273" w:type="dxa"/>
            <w:vMerge/>
            <w:tcBorders>
              <w:top w:val="nil"/>
              <w:left w:val="nil"/>
              <w:bottom w:val="single" w:sz="4" w:space="0" w:color="000000"/>
              <w:right w:val="nil"/>
            </w:tcBorders>
            <w:vAlign w:val="center"/>
            <w:hideMark/>
          </w:tcPr>
          <w:p w14:paraId="1E6EAB93"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p>
        </w:tc>
        <w:tc>
          <w:tcPr>
            <w:tcW w:w="2359" w:type="dxa"/>
            <w:tcBorders>
              <w:top w:val="nil"/>
              <w:left w:val="nil"/>
              <w:bottom w:val="single" w:sz="4" w:space="0" w:color="auto"/>
              <w:right w:val="nil"/>
            </w:tcBorders>
            <w:shd w:val="clear" w:color="000000" w:fill="FFFFFF"/>
            <w:vAlign w:val="center"/>
            <w:hideMark/>
          </w:tcPr>
          <w:p w14:paraId="16B8E798"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Reduces litter in public spaces.</w:t>
            </w:r>
          </w:p>
        </w:tc>
        <w:tc>
          <w:tcPr>
            <w:tcW w:w="2182" w:type="dxa"/>
            <w:tcBorders>
              <w:top w:val="nil"/>
              <w:left w:val="nil"/>
              <w:bottom w:val="single" w:sz="4" w:space="0" w:color="auto"/>
              <w:right w:val="single" w:sz="4" w:space="0" w:color="auto"/>
            </w:tcBorders>
            <w:shd w:val="clear" w:color="000000" w:fill="FFFFFF"/>
            <w:vAlign w:val="center"/>
            <w:hideMark/>
          </w:tcPr>
          <w:p w14:paraId="4E9966BE" w14:textId="77777777" w:rsidR="00B4403B" w:rsidRPr="00246CE4" w:rsidRDefault="00B4403B" w:rsidP="00105662">
            <w:pPr>
              <w:spacing w:after="0" w:line="240" w:lineRule="auto"/>
              <w:rPr>
                <w:rFonts w:ascii="Times New Roman" w:eastAsia="Times New Roman" w:hAnsi="Times New Roman" w:cs="Times New Roman"/>
                <w:color w:val="000000"/>
                <w:kern w:val="0"/>
                <w:sz w:val="22"/>
                <w:szCs w:val="22"/>
                <w:lang w:eastAsia="fr-FR"/>
                <w14:ligatures w14:val="none"/>
              </w:rPr>
            </w:pPr>
            <w:r w:rsidRPr="00246CE4">
              <w:rPr>
                <w:rFonts w:ascii="Times New Roman" w:eastAsia="Times New Roman" w:hAnsi="Times New Roman" w:cs="Times New Roman"/>
                <w:color w:val="000000"/>
                <w:kern w:val="0"/>
                <w:sz w:val="22"/>
                <w:szCs w:val="22"/>
                <w:lang w:eastAsia="fr-FR"/>
                <w14:ligatures w14:val="none"/>
              </w:rPr>
              <w:t>Requires public education on how the system works.</w:t>
            </w:r>
          </w:p>
        </w:tc>
      </w:tr>
    </w:tbl>
    <w:p w14:paraId="46777842" w14:textId="77777777" w:rsidR="004E4E22" w:rsidRPr="004E4E22" w:rsidRDefault="004E4E22" w:rsidP="004E4E22">
      <w:pPr>
        <w:jc w:val="both"/>
        <w:rPr>
          <w:rFonts w:ascii="Times New Roman" w:hAnsi="Times New Roman" w:cs="Times New Roman"/>
          <w:b/>
          <w:bCs/>
        </w:rPr>
      </w:pPr>
    </w:p>
    <w:p w14:paraId="452978FE" w14:textId="7293ED32" w:rsidR="00851C22" w:rsidRDefault="000D4B58" w:rsidP="00C126FE">
      <w:pPr>
        <w:jc w:val="both"/>
        <w:rPr>
          <w:rFonts w:ascii="Times New Roman" w:hAnsi="Times New Roman" w:cs="Times New Roman"/>
          <w:b/>
          <w:bCs/>
        </w:rPr>
      </w:pPr>
      <w:r w:rsidRPr="004E4E22">
        <w:rPr>
          <w:rFonts w:ascii="Times New Roman" w:hAnsi="Times New Roman" w:cs="Times New Roman"/>
          <w:b/>
          <w:bCs/>
        </w:rPr>
        <w:t>Appendi</w:t>
      </w:r>
      <w:r>
        <w:rPr>
          <w:rFonts w:ascii="Times New Roman" w:hAnsi="Times New Roman" w:cs="Times New Roman"/>
          <w:b/>
          <w:bCs/>
        </w:rPr>
        <w:t>x</w:t>
      </w:r>
      <w:r w:rsidRPr="004E4E22">
        <w:rPr>
          <w:rFonts w:ascii="Times New Roman" w:hAnsi="Times New Roman" w:cs="Times New Roman"/>
          <w:b/>
          <w:bCs/>
        </w:rPr>
        <w:t xml:space="preserve"> </w:t>
      </w:r>
      <w:r w:rsidR="004E4E22" w:rsidRPr="004E4E22">
        <w:rPr>
          <w:rFonts w:ascii="Times New Roman" w:hAnsi="Times New Roman" w:cs="Times New Roman"/>
          <w:b/>
          <w:bCs/>
        </w:rPr>
        <w:t>C</w:t>
      </w:r>
      <w:r w:rsidR="004E4E22">
        <w:rPr>
          <w:rFonts w:ascii="Times New Roman" w:hAnsi="Times New Roman" w:cs="Times New Roman"/>
          <w:b/>
          <w:bCs/>
        </w:rPr>
        <w:t xml:space="preserve">- </w:t>
      </w:r>
      <w:r>
        <w:rPr>
          <w:rFonts w:ascii="Times New Roman" w:hAnsi="Times New Roman" w:cs="Times New Roman"/>
          <w:b/>
          <w:bCs/>
        </w:rPr>
        <w:t xml:space="preserve">Compatibilization </w:t>
      </w:r>
      <w:r w:rsidR="00760653">
        <w:rPr>
          <w:rFonts w:ascii="Times New Roman" w:hAnsi="Times New Roman" w:cs="Times New Roman"/>
          <w:b/>
          <w:bCs/>
        </w:rPr>
        <w:t xml:space="preserve">and </w:t>
      </w:r>
      <w:r w:rsidR="00851C22" w:rsidRPr="00246CE4">
        <w:rPr>
          <w:rFonts w:ascii="Times New Roman" w:hAnsi="Times New Roman" w:cs="Times New Roman"/>
          <w:b/>
          <w:bCs/>
        </w:rPr>
        <w:t>Tensile test</w:t>
      </w:r>
    </w:p>
    <w:p w14:paraId="7C669786" w14:textId="4A955C07" w:rsidR="00760653" w:rsidRPr="00246CE4" w:rsidRDefault="00760653" w:rsidP="00760653">
      <w:pPr>
        <w:jc w:val="both"/>
        <w:rPr>
          <w:rFonts w:ascii="Times New Roman" w:hAnsi="Times New Roman" w:cs="Times New Roman"/>
        </w:rPr>
      </w:pPr>
      <w:r w:rsidRPr="00246CE4">
        <w:rPr>
          <w:rFonts w:ascii="Times New Roman" w:hAnsi="Times New Roman" w:cs="Times New Roman"/>
        </w:rPr>
        <w:t xml:space="preserve">Since the materials </w:t>
      </w:r>
      <w:del w:id="1728" w:author="Catalina Suescun Gonzalez" w:date="2026-08-25T13:22:00Z" w16du:dateUtc="2026-08-25T11:22:00Z">
        <w:r w:rsidRPr="00246CE4" w:rsidDel="00831719">
          <w:rPr>
            <w:rFonts w:ascii="Times New Roman" w:hAnsi="Times New Roman" w:cs="Times New Roman"/>
          </w:rPr>
          <w:fldChar w:fldCharType="begin"/>
        </w:r>
        <w:r w:rsidR="00F976AC" w:rsidDel="00831719">
          <w:rPr>
            <w:rFonts w:ascii="Times New Roman" w:hAnsi="Times New Roman" w:cs="Times New Roman"/>
          </w:rPr>
          <w:delInstrText xml:space="preserve"> ADDIN ZOTERO_ITEM CSL_CITATION {"citationID":"vd6xxDGF","properties":{"formattedCitation":"[83]","plainCitation":"[83]","noteIndex":0},"citationItems":[{"id":90,"uris":["http://zotero.org/users/7033217/items/AWDPD2U9"],"itemData":{"id":90,"type":"post-weblog","abstract":"Work with our engineers to design an eXpert 7600 for your application  \neXpert 7600 | Accurate and Efficient\nThe eXpert 7600 series is a tabletop single-column testing machine capable of performing tension, compression, flexure, and peel/adhesion tests in an affordable and compact package. Efficient in design, units fit within a","citation-key":"zotero-7825","container-title":"ADMET","language":"en-US","title":"eXpert 7600 Single Column Universal Testing Machine","URL":"https://www.admet.com/products/universal-testing-machines/expert-7600/","accessed":{"date-parts":[["2025",4,14]]}}}],"schema":"https://github.com/citation-style-language/schema/raw/master/csl-citation.json"} </w:delInstrText>
        </w:r>
        <w:r w:rsidRPr="00246CE4" w:rsidDel="00831719">
          <w:rPr>
            <w:rFonts w:ascii="Times New Roman" w:hAnsi="Times New Roman" w:cs="Times New Roman"/>
          </w:rPr>
          <w:fldChar w:fldCharType="separate"/>
        </w:r>
        <w:r w:rsidR="00765322" w:rsidRPr="00765322" w:rsidDel="00831719">
          <w:rPr>
            <w:rFonts w:ascii="Times New Roman" w:hAnsi="Times New Roman" w:cs="Times New Roman"/>
          </w:rPr>
          <w:delText>[83]</w:delText>
        </w:r>
        <w:r w:rsidRPr="00246CE4" w:rsidDel="00831719">
          <w:rPr>
            <w:rFonts w:ascii="Times New Roman" w:hAnsi="Times New Roman" w:cs="Times New Roman"/>
          </w:rPr>
          <w:fldChar w:fldCharType="end"/>
        </w:r>
        <w:r w:rsidRPr="00246CE4" w:rsidDel="00831719">
          <w:rPr>
            <w:rFonts w:ascii="Times New Roman" w:hAnsi="Times New Roman" w:cs="Times New Roman"/>
          </w:rPr>
          <w:delText xml:space="preserve"> </w:delText>
        </w:r>
      </w:del>
      <w:r w:rsidRPr="00246CE4">
        <w:rPr>
          <w:rFonts w:ascii="Times New Roman" w:hAnsi="Times New Roman" w:cs="Times New Roman"/>
        </w:rPr>
        <w:t>derived from the bottles (flakes) consist of a blend of two different polymer types, i.e., PET and HDPE, compatibilizers based on SEBS were incorporated to enhance their compatibility. Specifically, SEBS G1652 and SEBS C1010 were added to the flakes at concentrations of 5% and 10% w/w to determine the optimal compatibilizer ratio. The ternary blends were directly processed through FGF 3D printing to evaluate their effectiveness.</w:t>
      </w:r>
    </w:p>
    <w:p w14:paraId="6F4444AD" w14:textId="1F7199CB" w:rsidR="00760653" w:rsidRDefault="00760653" w:rsidP="00760653">
      <w:pPr>
        <w:jc w:val="both"/>
        <w:rPr>
          <w:rFonts w:ascii="Times New Roman" w:hAnsi="Times New Roman" w:cs="Times New Roman"/>
        </w:rPr>
      </w:pPr>
      <w:r w:rsidRPr="00246CE4">
        <w:rPr>
          <w:rFonts w:ascii="Times New Roman" w:hAnsi="Times New Roman" w:cs="Times New Roman"/>
        </w:rPr>
        <w:t xml:space="preserve">After completing the EM assessment, specimens for tensile testing were 3D printed (Table 1), incorporating compatibilizers at 5% and 10% (w/w) concentrations to improve mechanical properties. Tensile properties were evaluated in accordance with the ISO 527-1:2019 standard for Type 1B dumb-bell specimens (150 × 20 × 4 mm with a gauge length of 40 mm)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{"citationID":"HbEnUJs9","properties":{"formattedCitation":"(\\uc0\\u8220{}ISO 527-1,\\uc0\\u8221{} n.d.)","plainCitation":"(“ISO 527-1,” n.d.)","noteIndex":0},"citationItems":[{"id":100,"uris":["http://zotero.org/users/7033217/items/9JDPWZQV"],"itemData":{"id":100,"type":"webpage","abstract":"Plastics — Determination of tensile properties — Part 1: General principles","citation-key":"zotero-7805","container-title":"ISO","language":"en","title":"ISO 527-1:2019","title-short":"ISO 527-1","URL":"https://www.iso.org/standard/75824.html","accessed":{"date-parts":[["2025",4,5]]}}}],"schema":"https://github.com/citation-style-language/schema/raw/master/csl-citation.json"}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kern w:val="0"/>
        </w:rPr>
        <w:t>(“ISO 527-1,” n.d.)</w:t>
      </w:r>
      <w:r w:rsidRPr="00246CE4">
        <w:rPr>
          <w:rFonts w:ascii="Times New Roman" w:hAnsi="Times New Roman" w:cs="Times New Roman"/>
        </w:rPr>
        <w:fldChar w:fldCharType="end"/>
      </w:r>
      <w:r w:rsidRPr="00246CE4">
        <w:rPr>
          <w:rFonts w:ascii="Times New Roman" w:hAnsi="Times New Roman" w:cs="Times New Roman"/>
        </w:rPr>
        <w:t xml:space="preserve"> using an </w:t>
      </w:r>
      <w:proofErr w:type="spellStart"/>
      <w:r w:rsidRPr="00246CE4">
        <w:rPr>
          <w:rFonts w:ascii="Times New Roman" w:hAnsi="Times New Roman" w:cs="Times New Roman"/>
        </w:rPr>
        <w:t>eXpert</w:t>
      </w:r>
      <w:proofErr w:type="spellEnd"/>
      <w:r w:rsidRPr="00246CE4">
        <w:rPr>
          <w:rFonts w:ascii="Times New Roman" w:hAnsi="Times New Roman" w:cs="Times New Roman"/>
        </w:rPr>
        <w:t xml:space="preserve"> 7600 Single Column Universal Testing Machine (ADMET, MA, US)</w:t>
      </w:r>
      <w:ins w:id="1729" w:author="Catalina Suescun Gonzalez" w:date="2026-08-25T13:22:00Z" w16du:dateUtc="2026-08-25T11:22:00Z">
        <w:r w:rsidR="00831719">
          <w:rPr>
            <w:rFonts w:ascii="Times New Roman" w:hAnsi="Times New Roman" w:cs="Times New Roman"/>
          </w:rPr>
          <w:t xml:space="preserve"> </w:t>
        </w:r>
        <w:r w:rsidR="00831719" w:rsidRPr="00246CE4">
          <w:rPr>
            <w:rFonts w:ascii="Times New Roman" w:hAnsi="Times New Roman" w:cs="Times New Roman"/>
          </w:rPr>
          <w:fldChar w:fldCharType="begin"/>
        </w:r>
      </w:ins>
      <w:r w:rsidR="00EE0ACE">
        <w:rPr>
          <w:rFonts w:ascii="Times New Roman" w:hAnsi="Times New Roman" w:cs="Times New Roman"/>
        </w:rPr>
        <w:instrText xml:space="preserve"> ADDIN ZOTERO_ITEM CSL_CITATION {"citationID":"vd6xxDGF","properties":{"formattedCitation":"(\\uc0\\u8220{}eXpert 7600 Single Column Universal Testing Machine,\\uc0\\u8221{} n.d.)","plainCitation":"(“eXpert 7600 Single Column Universal Testing Machine,” n.d.)","noteIndex":0},"citationItems":[{"id":90,"uris":["http://zotero.org/users/7033217/items/AWDPD2U9"],"itemData":{"id":90,"type":"post-weblog","abstract":"Work with our engineers to design an eXpert 7600 for your application  \neXpert 7600 | Accurate and Efficient\nThe eXpert 7600 series is a tabletop single-column testing machine capable of performing tension, compression, flexure, and peel/adhesion tests in an affordable and compact package. Efficient in design, units fit within a","citation-key":"zotero-7825","container-title":"ADMET","language":"en-US","title":"eXpert 7600 Single Column Universal Testing Machine","URL":"https://www.admet.com/products/universal-testing-machines/expert-7600/","accessed":{"date-parts":[["2025",4,14]]}}}],"schema":"https://github.com/citation-style-language/schema/raw/master/csl-citation.json"} </w:instrText>
      </w:r>
      <w:ins w:id="1730" w:author="Catalina Suescun Gonzalez" w:date="2026-08-25T13:22:00Z" w16du:dateUtc="2026-08-25T11:22:00Z">
        <w:r w:rsidR="00831719" w:rsidRPr="00246CE4">
          <w:rPr>
            <w:rFonts w:ascii="Times New Roman" w:hAnsi="Times New Roman" w:cs="Times New Roman"/>
          </w:rPr>
          <w:fldChar w:fldCharType="separate"/>
        </w:r>
      </w:ins>
      <w:r w:rsidR="00EE0ACE" w:rsidRPr="00EE0ACE">
        <w:rPr>
          <w:rFonts w:ascii="Times New Roman" w:hAnsi="Times New Roman" w:cs="Times New Roman"/>
          <w:kern w:val="0"/>
        </w:rPr>
        <w:t>(“eXpert 7600 Single Column Universal Testing Machine,” n.d.)</w:t>
      </w:r>
      <w:ins w:id="1731" w:author="Catalina Suescun Gonzalez" w:date="2026-08-25T13:22:00Z" w16du:dateUtc="2026-08-25T11:22:00Z">
        <w:r w:rsidR="00831719" w:rsidRPr="00246CE4">
          <w:rPr>
            <w:rFonts w:ascii="Times New Roman" w:hAnsi="Times New Roman" w:cs="Times New Roman"/>
          </w:rPr>
          <w:fldChar w:fldCharType="end"/>
        </w:r>
      </w:ins>
      <w:r w:rsidRPr="00246CE4">
        <w:rPr>
          <w:rFonts w:ascii="Times New Roman" w:hAnsi="Times New Roman" w:cs="Times New Roman"/>
        </w:rPr>
        <w:t xml:space="preserve">, fitted with a 5kN load cell. Measurements were conducted on five separate specimens for each formulation, employing a loading speed of </w:t>
      </w:r>
      <w:r w:rsidRPr="00EF4CBE">
        <w:rPr>
          <w:rFonts w:ascii="Times New Roman" w:hAnsi="Times New Roman" w:cs="Times New Roman"/>
          <w:highlight w:val="cyan"/>
          <w:rPrChange w:id="1732" w:author="Catalina Suescun Gonzalez" w:date="2026-08-26T11:38:00Z" w16du:dateUtc="2026-08-26T09:38:00Z">
            <w:rPr>
              <w:rFonts w:ascii="Times New Roman" w:hAnsi="Times New Roman" w:cs="Times New Roman"/>
            </w:rPr>
          </w:rPrChange>
        </w:rPr>
        <w:t>10 mm/</w:t>
      </w:r>
      <w:ins w:id="1733" w:author="Catalina Suescun Gonzalez" w:date="2026-08-21T15:29:00Z" w16du:dateUtc="2026-08-21T13:29:00Z">
        <w:r w:rsidR="00B5053E" w:rsidRPr="00EF4CBE">
          <w:rPr>
            <w:rFonts w:ascii="Times New Roman" w:hAnsi="Times New Roman" w:cs="Times New Roman"/>
            <w:highlight w:val="cyan"/>
            <w:rPrChange w:id="1734" w:author="Catalina Suescun Gonzalez" w:date="2026-08-26T11:38:00Z" w16du:dateUtc="2026-08-26T09:38:00Z">
              <w:rPr>
                <w:rFonts w:ascii="Times New Roman" w:hAnsi="Times New Roman" w:cs="Times New Roman"/>
              </w:rPr>
            </w:rPrChange>
          </w:rPr>
          <w:t>mi</w:t>
        </w:r>
      </w:ins>
      <w:ins w:id="1735" w:author="Catalina Suescun Gonzalez" w:date="2026-08-21T15:30:00Z" w16du:dateUtc="2026-08-21T13:30:00Z">
        <w:r w:rsidR="00B5053E" w:rsidRPr="00EF4CBE">
          <w:rPr>
            <w:rFonts w:ascii="Times New Roman" w:hAnsi="Times New Roman" w:cs="Times New Roman"/>
            <w:highlight w:val="cyan"/>
            <w:rPrChange w:id="1736" w:author="Catalina Suescun Gonzalez" w:date="2026-08-26T11:38:00Z" w16du:dateUtc="2026-08-26T09:38:00Z">
              <w:rPr>
                <w:rFonts w:ascii="Times New Roman" w:hAnsi="Times New Roman" w:cs="Times New Roman"/>
              </w:rPr>
            </w:rPrChange>
          </w:rPr>
          <w:t>n</w:t>
        </w:r>
      </w:ins>
      <w:del w:id="1737" w:author="Catalina Suescun Gonzalez" w:date="2026-08-21T15:29:00Z" w16du:dateUtc="2026-08-21T13:29:00Z">
        <w:r w:rsidRPr="00EF4CBE" w:rsidDel="00B5053E">
          <w:rPr>
            <w:rFonts w:ascii="Times New Roman" w:hAnsi="Times New Roman" w:cs="Times New Roman"/>
            <w:highlight w:val="cyan"/>
            <w:rPrChange w:id="1738" w:author="Catalina Suescun Gonzalez" w:date="2026-08-26T11:38:00Z" w16du:dateUtc="2026-08-26T09:38:00Z">
              <w:rPr>
                <w:rFonts w:ascii="Times New Roman" w:hAnsi="Times New Roman" w:cs="Times New Roman"/>
              </w:rPr>
            </w:rPrChange>
          </w:rPr>
          <w:delText>s</w:delText>
        </w:r>
      </w:del>
      <w:r w:rsidRPr="00246CE4">
        <w:rPr>
          <w:rFonts w:ascii="Times New Roman" w:hAnsi="Times New Roman" w:cs="Times New Roman"/>
        </w:rPr>
        <w:t>. The mean values and standard errors of tensile strength were derived from the stress-strain curves generated from the analysis.</w:t>
      </w:r>
    </w:p>
    <w:p w14:paraId="631377B2" w14:textId="77777777" w:rsidR="00851C22" w:rsidRPr="00076966" w:rsidRDefault="00851C22" w:rsidP="00851C22">
      <w:pPr>
        <w:jc w:val="both"/>
        <w:rPr>
          <w:rFonts w:ascii="Times New Roman" w:hAnsi="Times New Roman" w:cs="Times New Roman"/>
        </w:rPr>
      </w:pPr>
      <w:r w:rsidRPr="00076966">
        <w:rPr>
          <w:rFonts w:ascii="Times New Roman" w:hAnsi="Times New Roman" w:cs="Times New Roman"/>
        </w:rPr>
        <w:t>Based on the results of the granulometry and flow tests, the flakes were 3D printed using the optimal EM (300 %) from the flow assessment for tensile testing. The tensile tests of shredded materials were not pursued due to the excessive brittle behavior observed in the square-shaped and snake-shaped samples. The primary objective was to explore the effects of different percentages of compatibilizer on the properties of the material feedstock, defining the most effective ratio. Specifically, the tests analyzed the addition of 5 % and 10 % w/t of both reactive SEBS-C1010 and non-reactive SEBS G-1652.</w:t>
      </w:r>
    </w:p>
    <w:p w14:paraId="7CE3D62E" w14:textId="0AF2DEFB" w:rsidR="00851C22" w:rsidRPr="00076966" w:rsidRDefault="00851C22" w:rsidP="00851C22">
      <w:pPr>
        <w:jc w:val="both"/>
        <w:rPr>
          <w:rFonts w:ascii="Times New Roman" w:hAnsi="Times New Roman" w:cs="Times New Roman"/>
        </w:rPr>
      </w:pPr>
      <w:r w:rsidRPr="00076966">
        <w:rPr>
          <w:rFonts w:ascii="Times New Roman" w:hAnsi="Times New Roman" w:cs="Times New Roman"/>
        </w:rPr>
        <w:lastRenderedPageBreak/>
        <w:t xml:space="preserve">Non-compatibilized samples exhibit higher tensile strength compared to their compatibilized counterparts, as shown in Fig. </w:t>
      </w:r>
      <w:r w:rsidR="004E4E22">
        <w:rPr>
          <w:rFonts w:ascii="Times New Roman" w:hAnsi="Times New Roman" w:cs="Times New Roman"/>
        </w:rPr>
        <w:t>C1</w:t>
      </w:r>
      <w:r w:rsidRPr="00076966">
        <w:rPr>
          <w:rFonts w:ascii="Times New Roman" w:hAnsi="Times New Roman" w:cs="Times New Roman"/>
        </w:rPr>
        <w:t>. This fact is attributed to the rubber-like nature of the compatibilizers, which typically decreases tensile strength while increasing the elongation at break</w:t>
      </w:r>
      <w:del w:id="1739" w:author="Catalina Suescun Gonzalez" w:date="2026-08-25T11:05:00Z" w16du:dateUtc="2026-08-25T09:05:00Z">
        <w:r w:rsidRPr="00076966" w:rsidDel="0066758C">
          <w:rPr>
            <w:rFonts w:ascii="Times New Roman" w:hAnsi="Times New Roman" w:cs="Times New Roman"/>
          </w:rPr>
          <w:delText xml:space="preserve"> </w:delText>
        </w:r>
      </w:del>
      <w:r w:rsidR="00F976AC">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{"citationID":"dmoTpC1Y","properties":{"unsorted":false,"formattedCitation":"(Dobrovszky and Ronkay, n.d.; Garwacki et al., 2024; Navarro et al., 2020; Traugott et al., 1983)","plainCitation":"(Dobrovszky and Ronkay, n.d.; Garwacki et al., 2024; Navarro et al., 2020; Traugott et al., 1983)","noteIndex":0},"citationItems":[{"id":112,"uris":["http://zotero.org/users/7033217/items/5LBBIK8B"],"itemData":{"id":112,"type":"article-journal","abstract":"The polymer foil industry is one of the leading producers of plastic waste. The development of new recycling methods for packaging products is one of the biggest demands in today’s engineering. The subject of this research was the melt processing of multilayered PET-based foil waste with PETG copolymer. The resulting blends were intended for additive manufacturing processing using the fused deposition modeling (FDM) method. In order to improve the properties of the developed materials, the blends compounding procedure was conducted with the addition of a reactive chain extender (CE) and elastomeric copolymer used as an impact modifier (IM). The samples were manufactured using the 3D printing technique and, for comparison, using the traditional injection molding method. The obtained samples were subjected to a detailed characterization procedure, including mechanical performance evaluation, thermal analysis, and rheological measurements. This research confirms that PET-based film waste can be successfully used for the production of filament, and for most samples, the FDM printing process can be conducted without any difficulties. Unfortunately, the unmodified blends are characterized by brittleness, which makes it necessary to use an elastomer additive (IM). The presence of a semicrystalline PET phase improves the thermal resistance of the prepared blends; however, an annealing procedure is required for this purpose.","citation-key":"garwacki2024d","container-title":"Materials","DOI":"10.3390/ma17051083","ISSN":"1996-1944","issue":"5","language":"en","license":"http://creativecommons.org/licenses/by/3.0/","note":"number: 5","page":"1083","publisher":"Multidisciplinary Digital Publishing Institute","source":"www.mdpi.com","title":"The Development of Sustainable Polyethylene Terephthalate Glycol-Based (PETG) Blends for Additive Manufacturing Processing—The Use of Multilayered Foil Waste as the Blend Component","volume":"17","author":[{"family":"Garwacki","given":"Mikołaj"},{"family":"Cudnik","given":"Igor"},{"family":"Dziadowiec","given":"Damian"},{"family":"Szymczak","given":"Piotr"},{"family":"Andrzejewski","given":"Jacek"}],"issued":{"date-parts":[["2024",1]]}}},{"id":223,"uris":["http://zotero.org/users/7033217/items/ZZGKQP3B"],"itemData":{"id":223,"type":"article-journal","abstract":"Presently the large amount of disposable bottles makes it imperative to search for recycling or reuse methods of these materials, because they are not biodegradable. The mechanical properties of postconsumer polyethylene terephthalate (PET) and high density polyethylene (HDPE) blends at different composition with and without compatibilizer were studied. A binary blend (PET-HDPE 70/30% wt) was prepared on a twin-screw extruder at 200-280 ºC. Later ternary blends were prepared using as compatibilizer styrene-ethylene-butylene-styrene (SEBS) in different proportions from 0% to 30% (wt%).. The different properties were then analyzed using tensile strength and impact tests. The presence of HDPE in the binary blens showed an important decrease in mechanical properties. The addition of SEBS to the binary system PET / HDPE allowed us to recover some mechanical properties, as well as improving the processability of the blends.","citation-key":"navarro2020","language":"en","page":"2","source":"Zotero","title":"COMPATIBILIZATION OF POSTCONSUMER PET/HDPE BLENDS.","author":[{"family":"Navarro","given":"R"},{"family":"Parres","given":"F"},{"family":"Crespo","given":"J E"},{"family":"Sánchez-Caballero","given":"S"},{"family":"Sellés","given":"M A"}],"issued":{"date-parts":[["2020"]]}}},{"id":786,"uris":["http://zotero.org/users/7033217/items/6GFPJ7VB"],"itemData":{"id":786,"type":"article-journal","abstract":"Blends of high density polyethylene (HDPE) and poly(ethylene terephthalate) (PET) exhibit extremely poor mechanical properties owing to the incompatibility of these two polymers. Such blends, however, would result from the reprocessing of certain carbonated beverage bottles. Addition of small amounts of a commercially available triblock copolymer greatly improved the ductility of these incompatible blends, whereas addition of an ethylene–propylene elastomer did not. The results are discussed in terms of phase morphology and interfacial adhesion among the various components.","citation-key":"traugott1983","container-title":"Journal of Applied Polymer Science","DOI":"10.1002/app.1983.070280922","ISSN":"1097-4628","issue":"9","language":"en","note":"_eprint: https://onlinelibrary.wiley.com/doi/pdf/10.1002/app.1983.070280922","page":"2947-2959","source":"Wiley Online Library","title":"Mechanical compatibilization of high density polyethylene–poly(ethylene terephthalate) blends","volume":"28","author":[{"family":"Traugott","given":"T. D."},{"family":"Barlow","given":"J. W."},{"family":"Paul","given":"D. R."}],"issued":{"date-parts":[["1983"]]}}},{"id":208,"uris":["http://zotero.org/users/7033217/items/SB59AA5T"],"itemData":{"id":208,"type":"article-journal","abstract":"The effects of additive styrene/ethylene-butylene/styrene copolymer grafted with maleic anhydride (SEBS-g-MA) were investigated on the rheology, morphology and mechanical properties of a polyethylene terephthalate (PET) / high density polyethylene (HDPE) blend. The ratio of the two components was changed in small increments to track phase inversion. The rheology measurements show that SEBS-g-MA acts differently on HDPE and PET, as different morphologies are formed due to viscosity ratio change. With the help of electron microscopy various phases after extrusion and after injection moulding were revealed and identified. Because of the high viscosity of HDPE the co-continuous morphology was immediately formed when PET reached 30 vol%. The range of the co-continuous structure of the blend was wider when SEBS-g-MA was added, and the elongation at break also improved as additive content increased, without a significant strength decrease. The divergence of the mechanical properties from the theoretical value, i.e. the value determined by the mixing rule, can be explained by the changing phase structure","citation-key":"dobrovszky","DOI":"DOI: 10.3139/217.2970","source":"core.ac.uk","title":"Effects of SEBS-g-MA on rheology, morphology and mechanical properties of PET/HDPE blends","URL":"https://core.ac.uk/reader/78472540","author":[{"family":"Dobrovszky","given":"Károly"},{"family":"Ronkay","given":"Ferenc"}],"accessed":{"date-parts":[["2023",1,12]]}}}],"schema":"https://github.com/citation-style-language/schema/raw/master/csl-citation.json"} </w:instrText>
      </w:r>
      <w:r w:rsidR="00F976AC">
        <w:rPr>
          <w:rFonts w:ascii="Times New Roman" w:hAnsi="Times New Roman" w:cs="Times New Roman"/>
        </w:rPr>
        <w:fldChar w:fldCharType="separate"/>
      </w:r>
      <w:r w:rsidR="00EE0ACE" w:rsidRPr="00EE0ACE">
        <w:rPr>
          <w:rFonts w:ascii="Times New Roman" w:hAnsi="Times New Roman" w:cs="Times New Roman"/>
        </w:rPr>
        <w:t>(Dobrovszky and Ronkay, n.d.; Garwacki et al., 2024; Navarro et al., 2020; Traugott et al., 1983)</w:t>
      </w:r>
      <w:r w:rsidR="00F976AC">
        <w:rPr>
          <w:rFonts w:ascii="Times New Roman" w:hAnsi="Times New Roman" w:cs="Times New Roman"/>
        </w:rPr>
        <w:fldChar w:fldCharType="end"/>
      </w:r>
      <w:del w:id="1740" w:author="Catalina Suescun Gonzalez" w:date="2026-08-25T11:05:00Z" w16du:dateUtc="2026-08-25T09:05:00Z">
        <w:r w:rsidRPr="00076966" w:rsidDel="0066758C">
          <w:rPr>
            <w:rFonts w:ascii="Times New Roman" w:hAnsi="Times New Roman" w:cs="Times New Roman"/>
          </w:rPr>
          <w:delText>[42], [43], [44]</w:delText>
        </w:r>
      </w:del>
      <w:r w:rsidRPr="00076966">
        <w:rPr>
          <w:rFonts w:ascii="Times New Roman" w:hAnsi="Times New Roman" w:cs="Times New Roman"/>
        </w:rPr>
        <w:t xml:space="preserve">. Specimens compatibilized with 5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G-1652 showed an increase in tensile strength (19MPa), representing approximately an 11% and 18 % increase, compared with those containing 10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G-1652 (17 MPa) and 5-10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C1010 (~16 MPa), respectively. However, specimens with 10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of G-1652 showed less variability in the results, hence better repeatability. The addition of 5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and 10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of the reactive compatibilizer C-1010 did not significantly affect the mechanical properties of the material, reaching a value of ~16 MPa. Nevertheless, adding 5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led to less variability in the experimental values. Incorporating 5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compatibilizer yields slightly higher tensile strength values than incorporating 10 </w:t>
      </w:r>
      <w:proofErr w:type="spellStart"/>
      <w:r w:rsidRPr="00076966">
        <w:rPr>
          <w:rFonts w:ascii="Times New Roman" w:hAnsi="Times New Roman" w:cs="Times New Roman"/>
        </w:rPr>
        <w:t>wt</w:t>
      </w:r>
      <w:proofErr w:type="spellEnd"/>
      <w:r w:rsidRPr="00076966">
        <w:rPr>
          <w:rFonts w:ascii="Times New Roman" w:hAnsi="Times New Roman" w:cs="Times New Roman"/>
        </w:rPr>
        <w:t xml:space="preserve">%, which aligns with trends commonly reported in the literature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{"citationID":"RBwbi0xS","properties":{"formattedCitation":"(Adekunle et al., 2020; Barlow and Paul, 1984; Navarro et al., 2020; Taghavi et al., 2018)","plainCitation":"(Adekunle et al., 2020; Barlow and Paul, 1984; Navarro et al., 2020; Taghavi et al., 2018)","noteIndex":0},"citationItems":[{"id":812,"uris":["http://zotero.org/users/7033217/items/CAJMCYXS"],"itemData":{"id":812,"type":"article-journal","abstract":"Recycled plastic wastes polyethylene terephthalate (PET), high-density polyethylene (HDPE) and polypropylene (PP) were studied in the presence of Ethylene glycidyl methacrylate (EGMA) copolymer compatibilizer, as raw materials for producing automobile bumper. These plastic wastes were cleaned and dried, then crushed to &lt; 3 mm in size and further dried for 4 h to remove moisture. Crushed samples were weighed in different proportions with varying amount of compatibilizer (5–15 g) and manually mixed. Recycled composite plastic of 150 × 150 × 3 mm in length, width and thickness, respectively, was produced from weighed samples in an injection moulding machine at 150–220oC and pressure of 150 bar. Mechanical tests and morphological observation were carried out on the blend. The mechanical properties were more dependent on EGMA in the blend produced than the variation of the PET, PE and PP. The results showed that the optimum tensile strength (25.48 N/mm2), elongation at break (40.75%), Young’s modulus (1615.96 N/mm2) and impact strength (179 J/m) were obtained when 10 g of EGMA was used with 164: 18:18 g of PET, PEL and PP, respectively. The morphology of the sample examined showed the presence of discrete particles with cracks, cavities and various separations, and they defined the mechanical behaviour of the samples. Compared to some standard materials used to produce car bumper, the recycled blend in this study showed huge potential for its production and thus, the use can help in reducing environmental pollution caused by plastic waste.","citation-key":"adekunle2020b","container-title":"Cogent Engineering","DOI":"10.1080/23311916.2020.1801247","ISSN":"null","issue":"1","note":"_eprint: https://doi.org/10.1080/23311916.2020.1801247","page":"1801247","publisher":"Cogent OA","source":"Taylor and Francis+NEJM","title":"Recycling of plastics with compatibilizer as raw materials for the production of automobile bumper","volume":"7","author":[{"family":"Adekunle","given":"A.S."},{"family":"Adeleke","given":"A.A."},{"family":"Sam Obu","given":"C.V."},{"family":"Ikubanni","given":"P.P."},{"family":"Ibitoye","given":"S.E."},{"family":"Azeez","given":"T.M."}],"editor":[{"family":"McNally","given":"Tony"}],"issued":{"date-parts":[["2020",1,1]]}}},{"id":738,"uris":["http://zotero.org/users/7033217/items/FND8KR24"],"itemData":{"id":738,"type":"article-journal","abstract":"In this study, for recycling polyethylene terephthalate, a blend of recycled polyethylene terephthalate (RPET) and high-density polyethylene (HDPE) with maleic anhydride polyethylene (MAPE) and maleic anhydride-grafted styrene–ethylene/butylene–styrene (SEBS-g-MA) were used. The effect of compatibilizers in RPET was investigated by mechanical test (tensile and flexural tests), thermal test (differential scanning calorimetry (DSC)), and melt flow index test. The morphology of fracture surface of samples was investigated by scanning electron microscopy (SEM). The mechanical tests showed that elongation at break point and the fracture energy of samples with composition of RPET (70 wt%)/HDPE (15 wt%)/MAPE (15 wt%) and RPET (75 wt%)/HDPE (10 wt%)/SEBS-g-MA (15 wt%) increased significantly. Results of DSC test and SEM photography showed that ternary blend of RPET/HDPE/MAPE has better compatibility compared with RPET/HDPE/SEBS-g-MA. SEM images showed that MAPE provides better bonding between RPET and HDPE compared with SEBS-g-MA. MAPE was dispersed in RPET better than SEBS-g-MA.","citation-key":"taghavi2018c","container-title":"Journal of Elastomers &amp; Plastics","DOI":"10.1177/0095244317698738","ISSN":"0095-2443","issue":"1","journalAbbreviation":"Journal of Elastomers &amp; Plastics","language":"en","page":"13-35","publisher":"SAGE Publications Ltd STM","source":"SAGE Journals","title":"Detailed comparison of compatibilizers MAPE and SEBS-g-MA on the mechanical/thermal properties, and morphology in ternary blend of recycled PET/HDPE/MAPE and recycled PET/HDPE/SEBS-g-MA","volume":"50","author":[{"family":"Taghavi","given":"Sayed Kamal"},{"family":"Shahrajabian","given":"Hamzeh"},{"family":"Hosseini","given":"Hamid Mohammad"}],"issued":{"date-parts":[["2018",2,1]]}}},{"id":223,"uris":["http://zotero.org/users/7033217/items/ZZGKQP3B"],"itemData":{"id":223,"type":"article-journal","abstract":"Presently the large amount of disposable bottles makes it imperative to search for recycling or reuse methods of these materials, because they are not biodegradable. The mechanical properties of postconsumer polyethylene terephthalate (PET) and high density polyethylene (HDPE) blends at different composition with and without compatibilizer were studied. A binary blend (PET-HDPE 70/30% wt) was prepared on a twin-screw extruder at 200-280 ºC. Later ternary blends were prepared using as compatibilizer styrene-ethylene-butylene-styrene (SEBS) in different proportions from 0% to 30% (wt%).. The different properties were then analyzed using tensile strength and impact tests. The presence of HDPE in the binary blens showed an important decrease in mechanical properties. The addition of SEBS to the binary system PET / HDPE allowed us to recover some mechanical properties, as well as improving the processability of the blends.","citation-key":"navarro2020","language":"en","page":"2","source":"Zotero","title":"COMPATIBILIZATION OF POSTCONSUMER PET/HDPE BLENDS.","author":[{"family":"Navarro","given":"R"},{"family":"Parres","given":"F"},{"family":"Crespo","given":"J E"},{"family":"Sánchez-Caballero","given":"S"},{"family":"Sellés","given":"M A"}],"issued":{"date-parts":[["2020"]]}}},{"id":524,"uris":["http://zotero.org/users/7033217/items/R9YIVJED"],"itemData":{"id":524,"type":"article-journal","abstract":"The mechanical properties of a variety of immiscible binary blends, with and without third component polymeric compatibilizers, are reviewed and qualitatively related to the degree of adhesion between blend components as determined by lap shear testing. Generally, blends comprised of components which adhere well, one to the other, show improved ductility relative to blends of components which do not adhere, Similarly, polymeric compatibilizers are found to be more effective for improving the properties of a binary blend system if they adhere well to both primary components of the immiscible mixture. These results suggest that adhesion between phases in the mixture strongly influences the ultimate properties of the blend. Some evidence is presented which suggests that components which adhere well are partially miscible.","citation-key":"barlow1984","container-title":"Polymer Engineering &amp; Science","DOI":"10.1002/pen.760240804","ISSN":"1548-2634","issue":"8","language":"en","note":"_eprint: https://onlinelibrary.wiley.com/doi/pdf/10.1002/pen.760240804","page":"525-534","source":"Wiley Online Library","title":"Mechanical compatibilization of immiscible blends","volume":"24","author":[{"family":"Barlow","given":"J. W."},{"family":"Paul","given":"D. R."}],"issued":{"date-parts":[["1984"]]}}}],"schema":"https://github.com/citation-style-language/schema/raw/master/csl-citation.json"}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rPr>
        <w:t>(Adekunle et al., 2020; Barlow and Paul, 1984; Navarro et al., 2020; Taghavi et al., 2018)</w:t>
      </w:r>
      <w:r w:rsidRPr="00246CE4">
        <w:rPr>
          <w:rFonts w:ascii="Times New Roman" w:hAnsi="Times New Roman" w:cs="Times New Roman"/>
        </w:rPr>
        <w:fldChar w:fldCharType="end"/>
      </w:r>
      <w:r w:rsidRPr="00076966">
        <w:rPr>
          <w:rFonts w:ascii="Times New Roman" w:hAnsi="Times New Roman" w:cs="Times New Roman"/>
        </w:rPr>
        <w:t xml:space="preserve">. </w:t>
      </w:r>
      <w:r w:rsidRPr="00076966" w:rsidDel="00B31F79">
        <w:rPr>
          <w:rFonts w:ascii="Times New Roman" w:hAnsi="Times New Roman" w:cs="Times New Roman"/>
        </w:rPr>
        <w:t xml:space="preserve"> </w:t>
      </w:r>
      <w:r w:rsidRPr="00076966">
        <w:rPr>
          <w:rFonts w:ascii="Times New Roman" w:hAnsi="Times New Roman" w:cs="Times New Roman"/>
        </w:rPr>
        <w:t xml:space="preserve">Overall, the materials showed a brittle fracture behavior with immediate rupture upon testing. This result can be attributed to degradation during the recycling process or the air gaps in the diamond-shaped areas common in the 3D printing process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{"citationID":"Th1x6DMs","properties":{"formattedCitation":"(Wittbrodt et al., 2013)","plainCitation":"(Wittbrodt et al., 2013)","noteIndex":0},"citationItems":[{"id":965,"uris":["http://zotero.org/users/7033217/items/SFGMETCI"],"itemData":{"id":965,"type":"article-journal","abstract":"The recent development of open-source 3-D printers makes scaling of distributed additive-based manufacturing of high-value objects technically feasible. These self-replicating rapid prototypers (RepRaps) can manufacture approximately half of their own parts from sequential fused deposition of polymer feedstocks. RepRaps have been proposed and demonstrated to be useful for conventional prototyping and engineering, customizing scientific equipment, and appropriate technology-related manufacturing for sustainable development. However, in order for this technology to proliferate like 2D electronic printers have, it must be economically viable for a typical household. This study reports on the life-cycle economic analysis (LCEA) of RepRap technology for an average U.S. household. A new low-cost RepRap is described and the costs of materials and time to construct it are quantified. The economic costs of a selection of twenty open-source printable designs (representing less than 0.04% of those available), are typical of products that a household might purchase, are quantified for print time, energy, and filament consumption and compared to low and high Internet market prices for similar products without shipping costs. The results show that even making the extremely conservative assumption that the household would only use the printer to make the selected twenty products a year the avoided purchase cost savings would range from about $300 to $2000/year. Assuming the 25 hours of necessary printing for the selected products is evenly distributed throughout the year these savings provide a simple payback time for the RepRap in 4 months to 2 years and provide an ROI between &gt;200% and &gt;40%. As both upgrades and the components that are most likely to wear out in the RepRap can be printed and thus the lifetime of the distributing manufacturing can be substantially increased the unavoidable conclusion from this study is that the RepRap is an economically attractive investment for the average U.S. household already. It appears clear that as RepRaps improve in reliability, continue to decline in cost and both the number and assumed utility of open-source designs continues growing exponentially, open-source 3-D printers will become a mass-market mechatronic device.","citation-key":"wittbrodt2013","container-title":"Mechatronics","DOI":"10.1016/j.mechatronics.2013.06.002","ISSN":"09574158","issue":"6","journalAbbreviation":"Mechatronics","language":"en","page":"713-726","source":"DOI.org (Crossref)","title":"Life-cycle economic analysis of distributed manufacturing with open-source 3-D printers","volume":"23","author":[{"family":"Wittbrodt","given":"B.T."},{"family":"Glover","given":"A.G."},{"family":"Laureto","given":"J."},{"family":"Anzalone","given":"G.C."},{"family":"Oppliger","given":"D."},{"family":"Irwin","given":"J.L."},{"family":"Pearce","given":"J.M."}],"issued":{"date-parts":[["2013",9]]}}}],"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rPr>
        <w:t>(Wittbrodt et al., 2013)</w:t>
      </w:r>
      <w:r w:rsidRPr="00246CE4">
        <w:rPr>
          <w:rFonts w:ascii="Times New Roman" w:hAnsi="Times New Roman" w:cs="Times New Roman"/>
        </w:rPr>
        <w:fldChar w:fldCharType="end"/>
      </w:r>
      <w:r w:rsidRPr="00076966">
        <w:rPr>
          <w:rFonts w:ascii="Times New Roman" w:hAnsi="Times New Roman" w:cs="Times New Roman"/>
        </w:rPr>
        <w:t xml:space="preserve">. The elastomeric properties of the compatibilizer were not observed, although they were expected to enhance the elongation at break according to prior studies </w:t>
      </w:r>
      <w:r w:rsidRPr="00246CE4">
        <w:rPr>
          <w:rFonts w:ascii="Times New Roman" w:hAnsi="Times New Roman" w:cs="Times New Roman"/>
        </w:rPr>
        <w:fldChar w:fldCharType="begin"/>
      </w:r>
      <w:r w:rsidR="00EE0ACE">
        <w:rPr>
          <w:rFonts w:ascii="Times New Roman" w:hAnsi="Times New Roman" w:cs="Times New Roman"/>
        </w:rPr>
        <w:instrText xml:space="preserve"> ADDIN ZOTERO_ITEM CSL_CITATION {"citationID":"vaOOtfVa","properties":{"formattedCitation":"(I\\uc0\\u241{}iguez et al., 2000; Ismail and Nasir, 2002)","plainCitation":"(Iñiguez et al., 2000; Ismail and Nasir, 2002)","noteIndex":0},"citationItems":[{"id":287,"uris":["http://zotero.org/users/7033217/items/SMFR8ST6"],"itemData":{"id":287,"type":"article-journal","abstract":"The effect of various compatibilizers on the mechanical properties of polystyrene/polypropylene (PS/PP) blends was investigated. Blends of 20/80, 50/50 and 80/20 (wt%) were prepared through melt blending in a single screw extruder at a blend temperature of 200°C and a screw speed of 40 rpm. Four compatibilizers, viz. polystyrene-block–poly (ethylene–butylene)-block–polystyrene (SEBS), Surlyn®, ethylene vinyl acetate (EVA) and sodium salt hydrate of 4 styrenesulfonic acid (4ssa,ssh) with concentration of 7.5% w/w were used. The tensile strength, elongation at break, Young's modulus and impact strength of binary and ternary blends were compared. The blends containing SEBS and EVA showed a positive effect on the ductility of the blend. In the presence of Surlyn the strength of the blend increased, whereas 4 ssa,ssh showed a negative effect.","citation-key":"ismail2002","container-title":"Polymer Testing","DOI":"10.1016/S0142-9418(01)00064-2","ISSN":"0142-9418","issue":"2","journalAbbreviation":"Polymer Testing","page":"163-170","source":"ScienceDirect","title":"The effect of various compatibilizers on mechanical properties of polystyrene/polypropylene blend","volume":"21","author":[{"family":"Ismail","given":"Halimatudahliana","suffix":"H."},{"family":"Nasir","given":"M."}],"issued":{"date-parts":[["2002",1,1]]}}},{"id":731,"uris":["http://zotero.org/users/7033217/items/YRH9DWYS"],"itemData":{"id":731,"type":"article-journal","citation-key":"iniguez2000a","container-title":"Polymer Bulletin","DOI":"10.1007/s002890070034","ISSN":"1436-2449","issue":"3","journalAbbreviation":"Polymer Bulletin","language":"en","page":"295-302","source":"Springer Link","title":"Morphological stability of postconsumer PET/HDPE blends","volume":"45","author":[{"family":"Iñiguez","given":"C. G."},{"family":"Michel","given":"E."},{"family":"González-Romero","given":"V. M."},{"family":"González-Nuñez","given":"R."}],"issued":{"date-parts":[["2000",11,1]]}}}],"schema":"https://github.com/citation-style-language/schema/raw/master/csl-citation.json"} </w:instrText>
      </w:r>
      <w:r w:rsidRPr="00246CE4">
        <w:rPr>
          <w:rFonts w:ascii="Times New Roman" w:hAnsi="Times New Roman" w:cs="Times New Roman"/>
        </w:rPr>
        <w:fldChar w:fldCharType="separate"/>
      </w:r>
      <w:r w:rsidR="00EE0ACE" w:rsidRPr="00EE0ACE">
        <w:rPr>
          <w:rFonts w:ascii="Times New Roman" w:hAnsi="Times New Roman" w:cs="Times New Roman"/>
          <w:kern w:val="0"/>
        </w:rPr>
        <w:t>(Iñiguez et al., 2000; Ismail and Nasir, 2002)</w:t>
      </w:r>
      <w:r w:rsidRPr="00246CE4">
        <w:rPr>
          <w:rFonts w:ascii="Times New Roman" w:hAnsi="Times New Roman" w:cs="Times New Roman"/>
        </w:rPr>
        <w:fldChar w:fldCharType="end"/>
      </w:r>
      <w:r w:rsidRPr="00076966">
        <w:rPr>
          <w:rFonts w:ascii="Times New Roman" w:hAnsi="Times New Roman" w:cs="Times New Roman"/>
        </w:rPr>
        <w:t>. This result is due to inefficiencies in the material mixing during sample preparation. Consequently, the compatibilization via a single-screw machine with low residence time may be insufficient for achieving optimal mixing in both contexts, requiring additional characterization to corroborate this hypothesis.</w:t>
      </w:r>
    </w:p>
    <w:p w14:paraId="4B9C9FD7" w14:textId="1D953B09" w:rsidR="00851C22" w:rsidRDefault="00851C22" w:rsidP="00C126FE">
      <w:pPr>
        <w:jc w:val="center"/>
        <w:rPr>
          <w:ins w:id="1741" w:author="Catalina Suescun Gonzalez" w:date="2026-08-25T18:37:00Z" w16du:dateUtc="2026-08-25T16:37:00Z"/>
          <w:rFonts w:ascii="Times New Roman" w:hAnsi="Times New Roman" w:cs="Times New Roman"/>
        </w:rPr>
      </w:pPr>
      <w:del w:id="1742" w:author="Catalina Suescun Gonzalez" w:date="2026-08-25T18:37:00Z" w16du:dateUtc="2026-08-25T16:37:00Z">
        <w:r w:rsidDel="003F7282">
          <w:rPr>
            <w:rFonts w:ascii="Times New Roman" w:hAnsi="Times New Roman" w:cs="Times New Roman"/>
            <w:noProof/>
          </w:rPr>
          <w:drawing>
            <wp:inline distT="0" distB="0" distL="0" distR="0" wp14:anchorId="4D6C02D3" wp14:editId="29CD5396">
              <wp:extent cx="5693670" cy="3275168"/>
              <wp:effectExtent l="0" t="0" r="2540" b="1905"/>
              <wp:docPr id="364983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19763" name="Picture 1120519763"/>
                      <pic:cNvPicPr/>
                    </pic:nvPicPr>
                    <pic:blipFill rotWithShape="1">
                      <a:blip r:embed="rId29" cstate="print">
                        <a:extLst>
                          <a:ext uri="{28A0092B-C50C-407E-A947-70E740481C1C}">
                            <a14:useLocalDpi xmlns:a14="http://schemas.microsoft.com/office/drawing/2010/main" val="0"/>
                          </a:ext>
                        </a:extLst>
                      </a:blip>
                      <a:srcRect l="6390"/>
                      <a:stretch>
                        <a:fillRect/>
                      </a:stretch>
                    </pic:blipFill>
                    <pic:spPr bwMode="auto">
                      <a:xfrm>
                        <a:off x="0" y="0"/>
                        <a:ext cx="5701138" cy="3279464"/>
                      </a:xfrm>
                      <a:prstGeom prst="rect">
                        <a:avLst/>
                      </a:prstGeom>
                      <a:ln>
                        <a:noFill/>
                      </a:ln>
                      <a:extLst>
                        <a:ext uri="{53640926-AAD7-44D8-BBD7-CCE9431645EC}">
                          <a14:shadowObscured xmlns:a14="http://schemas.microsoft.com/office/drawing/2010/main"/>
                        </a:ext>
                      </a:extLst>
                    </pic:spPr>
                  </pic:pic>
                </a:graphicData>
              </a:graphic>
            </wp:inline>
          </w:drawing>
        </w:r>
      </w:del>
    </w:p>
    <w:p w14:paraId="63C7555D" w14:textId="70B7B7C3" w:rsidR="003F7282" w:rsidRPr="00246CE4" w:rsidRDefault="003F7282" w:rsidP="00C126FE">
      <w:pPr>
        <w:jc w:val="center"/>
        <w:rPr>
          <w:rFonts w:ascii="Times New Roman" w:hAnsi="Times New Roman" w:cs="Times New Roman"/>
        </w:rPr>
      </w:pPr>
      <w:ins w:id="1743" w:author="Catalina Suescun Gonzalez" w:date="2026-08-25T18:38:00Z" w16du:dateUtc="2026-08-25T16:38:00Z">
        <w:r w:rsidRPr="00053658">
          <w:rPr>
            <w:rFonts w:ascii="Times New Roman" w:hAnsi="Times New Roman" w:cs="Times New Roman"/>
            <w:noProof/>
            <w:highlight w:val="cyan"/>
            <w:rPrChange w:id="1744" w:author="Catalina Suescun Gonzalez" w:date="2026-08-26T11:31:00Z" w16du:dateUtc="2026-08-26T09:31:00Z">
              <w:rPr>
                <w:rFonts w:ascii="Times New Roman" w:hAnsi="Times New Roman" w:cs="Times New Roman"/>
                <w:noProof/>
              </w:rPr>
            </w:rPrChange>
          </w:rPr>
          <w:lastRenderedPageBreak/>
          <w:drawing>
            <wp:inline distT="0" distB="0" distL="0" distR="0" wp14:anchorId="5311BA43" wp14:editId="2770B49B">
              <wp:extent cx="5760720" cy="3462655"/>
              <wp:effectExtent l="0" t="0" r="0" b="4445"/>
              <wp:docPr id="20708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0014" name="Picture 20708000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462655"/>
                      </a:xfrm>
                      <a:prstGeom prst="rect">
                        <a:avLst/>
                      </a:prstGeom>
                    </pic:spPr>
                  </pic:pic>
                </a:graphicData>
              </a:graphic>
            </wp:inline>
          </w:drawing>
        </w:r>
      </w:ins>
    </w:p>
    <w:p w14:paraId="5B0DC69E" w14:textId="27325BCC" w:rsidR="00851C22" w:rsidRDefault="00851C22" w:rsidP="000B6350">
      <w:pPr>
        <w:jc w:val="center"/>
        <w:rPr>
          <w:ins w:id="1745" w:author="Catalina Suescun Gonzalez" w:date="2026-09-05T10:30:00Z" w16du:dateUtc="2026-09-05T08:30:00Z"/>
          <w:rFonts w:ascii="Times New Roman" w:hAnsi="Times New Roman" w:cs="Times New Roman"/>
        </w:rPr>
      </w:pPr>
      <w:r w:rsidRPr="00076966">
        <w:rPr>
          <w:rFonts w:ascii="Times New Roman" w:hAnsi="Times New Roman" w:cs="Times New Roman"/>
        </w:rPr>
        <w:t xml:space="preserve">Figure </w:t>
      </w:r>
      <w:r w:rsidR="004E4E22">
        <w:rPr>
          <w:rFonts w:ascii="Times New Roman" w:hAnsi="Times New Roman" w:cs="Times New Roman"/>
        </w:rPr>
        <w:t>C1</w:t>
      </w:r>
      <w:r w:rsidRPr="00076966">
        <w:rPr>
          <w:rFonts w:ascii="Times New Roman" w:hAnsi="Times New Roman" w:cs="Times New Roman"/>
        </w:rPr>
        <w:t>. Tensile strength of 3D printed recycled PET/HDPE blends from plastic bottles changing the percentage of compatibilizer.</w:t>
      </w:r>
    </w:p>
    <w:p w14:paraId="2FCD7ACD" w14:textId="77777777" w:rsidR="008C6590" w:rsidRDefault="008C6590" w:rsidP="000B6350">
      <w:pPr>
        <w:jc w:val="center"/>
        <w:rPr>
          <w:ins w:id="1746" w:author="Catalina Suescun Gonzalez" w:date="2026-09-05T10:30:00Z" w16du:dateUtc="2026-09-05T08:30:00Z"/>
          <w:rFonts w:ascii="Times New Roman" w:hAnsi="Times New Roman" w:cs="Times New Roman"/>
        </w:rPr>
      </w:pPr>
    </w:p>
    <w:p w14:paraId="319E4B6F" w14:textId="77777777" w:rsidR="008C6590" w:rsidRPr="006002D0" w:rsidRDefault="008C6590" w:rsidP="000B6350">
      <w:pPr>
        <w:jc w:val="center"/>
        <w:rPr>
          <w:rFonts w:ascii="Times New Roman" w:hAnsi="Times New Roman" w:cs="Times New Roman"/>
        </w:rPr>
      </w:pPr>
    </w:p>
    <w:sectPr w:rsidR="008C6590" w:rsidRPr="006002D0" w:rsidSect="003D162A">
      <w:headerReference w:type="default" r:id="rId31"/>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F23EB" w14:textId="77777777" w:rsidR="00373687" w:rsidRPr="00246CE4" w:rsidRDefault="00373687" w:rsidP="006875D4">
      <w:pPr>
        <w:spacing w:after="0" w:line="240" w:lineRule="auto"/>
      </w:pPr>
      <w:r w:rsidRPr="00246CE4">
        <w:separator/>
      </w:r>
    </w:p>
  </w:endnote>
  <w:endnote w:type="continuationSeparator" w:id="0">
    <w:p w14:paraId="2137A654" w14:textId="77777777" w:rsidR="00373687" w:rsidRPr="00246CE4" w:rsidRDefault="00373687" w:rsidP="006875D4">
      <w:pPr>
        <w:spacing w:after="0" w:line="240" w:lineRule="auto"/>
      </w:pPr>
      <w:r w:rsidRPr="00246CE4">
        <w:continuationSeparator/>
      </w:r>
    </w:p>
  </w:endnote>
  <w:endnote w:type="continuationNotice" w:id="1">
    <w:p w14:paraId="3D20A747" w14:textId="77777777" w:rsidR="00373687" w:rsidRPr="00246CE4" w:rsidRDefault="003736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CF82" w14:textId="77777777" w:rsidR="00373687" w:rsidRPr="00246CE4" w:rsidRDefault="00373687" w:rsidP="006875D4">
      <w:pPr>
        <w:spacing w:after="0" w:line="240" w:lineRule="auto"/>
      </w:pPr>
      <w:r w:rsidRPr="00246CE4">
        <w:separator/>
      </w:r>
    </w:p>
  </w:footnote>
  <w:footnote w:type="continuationSeparator" w:id="0">
    <w:p w14:paraId="30C4F67A" w14:textId="77777777" w:rsidR="00373687" w:rsidRPr="00246CE4" w:rsidRDefault="00373687" w:rsidP="006875D4">
      <w:pPr>
        <w:spacing w:after="0" w:line="240" w:lineRule="auto"/>
      </w:pPr>
      <w:r w:rsidRPr="00246CE4">
        <w:continuationSeparator/>
      </w:r>
    </w:p>
  </w:footnote>
  <w:footnote w:type="continuationNotice" w:id="1">
    <w:p w14:paraId="4F1F5FB1" w14:textId="77777777" w:rsidR="00373687" w:rsidRPr="00246CE4" w:rsidRDefault="003736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06F" w14:textId="2B11B5A7" w:rsidR="00854017" w:rsidRPr="00246CE4" w:rsidRDefault="00854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589"/>
    <w:multiLevelType w:val="multilevel"/>
    <w:tmpl w:val="146020FE"/>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 w15:restartNumberingAfterBreak="0">
    <w:nsid w:val="07A56D4F"/>
    <w:multiLevelType w:val="multilevel"/>
    <w:tmpl w:val="91A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7350"/>
    <w:multiLevelType w:val="multilevel"/>
    <w:tmpl w:val="2BE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4A72"/>
    <w:multiLevelType w:val="hybridMultilevel"/>
    <w:tmpl w:val="26C82F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3037A4"/>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1A0E31"/>
    <w:multiLevelType w:val="multilevel"/>
    <w:tmpl w:val="527E4052"/>
    <w:lvl w:ilvl="0">
      <w:start w:val="2"/>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6697CAC"/>
    <w:multiLevelType w:val="hybridMultilevel"/>
    <w:tmpl w:val="70283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7A6D36"/>
    <w:multiLevelType w:val="hybridMultilevel"/>
    <w:tmpl w:val="4912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BF6878"/>
    <w:multiLevelType w:val="multilevel"/>
    <w:tmpl w:val="FE8CE390"/>
    <w:lvl w:ilvl="0">
      <w:start w:val="3"/>
      <w:numFmt w:val="decimal"/>
      <w:lvlText w:val="%1"/>
      <w:lvlJc w:val="left"/>
      <w:pPr>
        <w:ind w:left="660" w:hanging="660"/>
      </w:pPr>
      <w:rPr>
        <w:rFonts w:hint="default"/>
      </w:rPr>
    </w:lvl>
    <w:lvl w:ilvl="1">
      <w:start w:val="1"/>
      <w:numFmt w:val="decimal"/>
      <w:lvlText w:val="%1.%2"/>
      <w:lvlJc w:val="left"/>
      <w:pPr>
        <w:ind w:left="754" w:hanging="660"/>
      </w:pPr>
      <w:rPr>
        <w:rFonts w:hint="default"/>
      </w:rPr>
    </w:lvl>
    <w:lvl w:ilvl="2">
      <w:start w:val="2"/>
      <w:numFmt w:val="decimal"/>
      <w:lvlText w:val="%1.%2.%3"/>
      <w:lvlJc w:val="left"/>
      <w:pPr>
        <w:ind w:left="908" w:hanging="720"/>
      </w:pPr>
      <w:rPr>
        <w:rFonts w:hint="default"/>
        <w:sz w:val="24"/>
        <w:szCs w:val="24"/>
      </w:rPr>
    </w:lvl>
    <w:lvl w:ilvl="3">
      <w:start w:val="1"/>
      <w:numFmt w:val="decimal"/>
      <w:lvlText w:val="%1.%2.%3.%4"/>
      <w:lvlJc w:val="left"/>
      <w:pPr>
        <w:ind w:left="862" w:hanging="72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550" w:hanging="108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098" w:hanging="1440"/>
      </w:pPr>
      <w:rPr>
        <w:rFonts w:hint="default"/>
      </w:rPr>
    </w:lvl>
    <w:lvl w:ilvl="8">
      <w:start w:val="1"/>
      <w:numFmt w:val="decimal"/>
      <w:lvlText w:val="%1.%2.%3.%4.%5.%6.%7.%8.%9"/>
      <w:lvlJc w:val="left"/>
      <w:pPr>
        <w:ind w:left="2552" w:hanging="1800"/>
      </w:pPr>
      <w:rPr>
        <w:rFonts w:hint="default"/>
      </w:rPr>
    </w:lvl>
  </w:abstractNum>
  <w:abstractNum w:abstractNumId="9" w15:restartNumberingAfterBreak="0">
    <w:nsid w:val="1A9E650C"/>
    <w:multiLevelType w:val="multilevel"/>
    <w:tmpl w:val="3E5CAE48"/>
    <w:lvl w:ilvl="0">
      <w:start w:val="3"/>
      <w:numFmt w:val="decimal"/>
      <w:lvlText w:val="%1"/>
      <w:lvlJc w:val="left"/>
      <w:pPr>
        <w:ind w:left="660" w:hanging="660"/>
      </w:pPr>
      <w:rPr>
        <w:rFonts w:hint="default"/>
      </w:rPr>
    </w:lvl>
    <w:lvl w:ilvl="1">
      <w:start w:val="1"/>
      <w:numFmt w:val="decimal"/>
      <w:lvlText w:val="%1.%2"/>
      <w:lvlJc w:val="left"/>
      <w:pPr>
        <w:ind w:left="754" w:hanging="660"/>
      </w:pPr>
      <w:rPr>
        <w:rFonts w:hint="default"/>
      </w:rPr>
    </w:lvl>
    <w:lvl w:ilvl="2">
      <w:start w:val="2"/>
      <w:numFmt w:val="decimal"/>
      <w:lvlText w:val="%1.%2.%3"/>
      <w:lvlJc w:val="left"/>
      <w:pPr>
        <w:ind w:left="908" w:hanging="720"/>
      </w:pPr>
      <w:rPr>
        <w:rFonts w:hint="default"/>
      </w:rPr>
    </w:lvl>
    <w:lvl w:ilvl="3">
      <w:start w:val="1"/>
      <w:numFmt w:val="decimal"/>
      <w:lvlText w:val="%1.%2.%3.%4"/>
      <w:lvlJc w:val="left"/>
      <w:pPr>
        <w:ind w:left="1002" w:hanging="72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550" w:hanging="108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098" w:hanging="1440"/>
      </w:pPr>
      <w:rPr>
        <w:rFonts w:hint="default"/>
      </w:rPr>
    </w:lvl>
    <w:lvl w:ilvl="8">
      <w:start w:val="1"/>
      <w:numFmt w:val="decimal"/>
      <w:lvlText w:val="%1.%2.%3.%4.%5.%6.%7.%8.%9"/>
      <w:lvlJc w:val="left"/>
      <w:pPr>
        <w:ind w:left="2552" w:hanging="1800"/>
      </w:pPr>
      <w:rPr>
        <w:rFonts w:hint="default"/>
      </w:rPr>
    </w:lvl>
  </w:abstractNum>
  <w:abstractNum w:abstractNumId="10" w15:restartNumberingAfterBreak="0">
    <w:nsid w:val="1B73370C"/>
    <w:multiLevelType w:val="multilevel"/>
    <w:tmpl w:val="2D6CEC0E"/>
    <w:lvl w:ilvl="0">
      <w:start w:val="3"/>
      <w:numFmt w:val="decimal"/>
      <w:lvlText w:val="%1"/>
      <w:lvlJc w:val="left"/>
      <w:pPr>
        <w:ind w:left="660" w:hanging="660"/>
      </w:pPr>
      <w:rPr>
        <w:rFonts w:hint="default"/>
      </w:rPr>
    </w:lvl>
    <w:lvl w:ilvl="1">
      <w:start w:val="2"/>
      <w:numFmt w:val="decimal"/>
      <w:lvlText w:val="%1.%2"/>
      <w:lvlJc w:val="left"/>
      <w:pPr>
        <w:ind w:left="680" w:hanging="660"/>
      </w:pPr>
      <w:rPr>
        <w:rFonts w:hint="default"/>
      </w:rPr>
    </w:lvl>
    <w:lvl w:ilvl="2">
      <w:start w:val="1"/>
      <w:numFmt w:val="decimal"/>
      <w:lvlText w:val="%1.%2.%3"/>
      <w:lvlJc w:val="left"/>
      <w:pPr>
        <w:ind w:left="760" w:hanging="720"/>
      </w:pPr>
      <w:rPr>
        <w:rFonts w:hint="default"/>
      </w:rPr>
    </w:lvl>
    <w:lvl w:ilvl="3">
      <w:start w:val="1"/>
      <w:numFmt w:val="decimal"/>
      <w:lvlText w:val="%1.%2.%3.%4"/>
      <w:lvlJc w:val="left"/>
      <w:pPr>
        <w:ind w:left="1140" w:hanging="108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540" w:hanging="144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940" w:hanging="1800"/>
      </w:pPr>
      <w:rPr>
        <w:rFonts w:hint="default"/>
      </w:rPr>
    </w:lvl>
    <w:lvl w:ilvl="8">
      <w:start w:val="1"/>
      <w:numFmt w:val="decimal"/>
      <w:lvlText w:val="%1.%2.%3.%4.%5.%6.%7.%8.%9"/>
      <w:lvlJc w:val="left"/>
      <w:pPr>
        <w:ind w:left="1960" w:hanging="1800"/>
      </w:pPr>
      <w:rPr>
        <w:rFonts w:hint="default"/>
      </w:rPr>
    </w:lvl>
  </w:abstractNum>
  <w:abstractNum w:abstractNumId="11" w15:restartNumberingAfterBreak="0">
    <w:nsid w:val="1C9E11CB"/>
    <w:multiLevelType w:val="hybridMultilevel"/>
    <w:tmpl w:val="84484DAE"/>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F861F0C"/>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046548D"/>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31470F0"/>
    <w:multiLevelType w:val="hybridMultilevel"/>
    <w:tmpl w:val="633C666A"/>
    <w:lvl w:ilvl="0" w:tplc="14B60AD8">
      <w:start w:val="3"/>
      <w:numFmt w:val="decimal"/>
      <w:lvlText w:val="%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15" w15:restartNumberingAfterBreak="0">
    <w:nsid w:val="23290D5D"/>
    <w:multiLevelType w:val="multilevel"/>
    <w:tmpl w:val="95B4B4FC"/>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3413FBC"/>
    <w:multiLevelType w:val="multilevel"/>
    <w:tmpl w:val="B68CBD4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45F0A70"/>
    <w:multiLevelType w:val="multilevel"/>
    <w:tmpl w:val="4CBE84DC"/>
    <w:lvl w:ilvl="0">
      <w:start w:val="1000"/>
      <w:numFmt w:val="decimal"/>
      <w:lvlText w:val="%1"/>
      <w:lvlJc w:val="left"/>
      <w:pPr>
        <w:ind w:left="1140" w:hanging="1140"/>
      </w:pPr>
      <w:rPr>
        <w:rFonts w:hint="default"/>
      </w:rPr>
    </w:lvl>
    <w:lvl w:ilvl="1">
      <w:start w:val="2000"/>
      <w:numFmt w:val="decimal"/>
      <w:lvlText w:val="%1-%2"/>
      <w:lvlJc w:val="left"/>
      <w:pPr>
        <w:ind w:left="1140" w:hanging="1140"/>
      </w:pPr>
      <w:rPr>
        <w:rFonts w:hint="default"/>
      </w:rPr>
    </w:lvl>
    <w:lvl w:ilvl="2">
      <w:start w:val="1"/>
      <w:numFmt w:val="decimal"/>
      <w:lvlText w:val="%1-%2.%3"/>
      <w:lvlJc w:val="left"/>
      <w:pPr>
        <w:ind w:left="1140" w:hanging="114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8" w15:restartNumberingAfterBreak="0">
    <w:nsid w:val="2650062B"/>
    <w:multiLevelType w:val="hybridMultilevel"/>
    <w:tmpl w:val="39D89034"/>
    <w:lvl w:ilvl="0" w:tplc="CBB2EDF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CE61D65"/>
    <w:multiLevelType w:val="multilevel"/>
    <w:tmpl w:val="3D0EA708"/>
    <w:lvl w:ilvl="0">
      <w:start w:val="1"/>
      <w:numFmt w:val="decimal"/>
      <w:lvlText w:val="%1."/>
      <w:lvlJc w:val="left"/>
      <w:pPr>
        <w:ind w:left="768" w:hanging="360"/>
      </w:pPr>
    </w:lvl>
    <w:lvl w:ilvl="1">
      <w:start w:val="1"/>
      <w:numFmt w:val="decimal"/>
      <w:isLgl/>
      <w:lvlText w:val="%1.%2."/>
      <w:lvlJc w:val="left"/>
      <w:pPr>
        <w:ind w:left="1128" w:hanging="72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488"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48" w:hanging="1440"/>
      </w:pPr>
      <w:rPr>
        <w:rFonts w:hint="default"/>
      </w:rPr>
    </w:lvl>
    <w:lvl w:ilvl="6">
      <w:start w:val="1"/>
      <w:numFmt w:val="decimal"/>
      <w:isLgl/>
      <w:lvlText w:val="%1.%2.%3.%4.%5.%6.%7."/>
      <w:lvlJc w:val="left"/>
      <w:pPr>
        <w:ind w:left="1848" w:hanging="1440"/>
      </w:pPr>
      <w:rPr>
        <w:rFonts w:hint="default"/>
      </w:rPr>
    </w:lvl>
    <w:lvl w:ilvl="7">
      <w:start w:val="1"/>
      <w:numFmt w:val="decimal"/>
      <w:isLgl/>
      <w:lvlText w:val="%1.%2.%3.%4.%5.%6.%7.%8."/>
      <w:lvlJc w:val="left"/>
      <w:pPr>
        <w:ind w:left="2208" w:hanging="1800"/>
      </w:pPr>
      <w:rPr>
        <w:rFonts w:hint="default"/>
      </w:rPr>
    </w:lvl>
    <w:lvl w:ilvl="8">
      <w:start w:val="1"/>
      <w:numFmt w:val="decimal"/>
      <w:isLgl/>
      <w:lvlText w:val="%1.%2.%3.%4.%5.%6.%7.%8.%9."/>
      <w:lvlJc w:val="left"/>
      <w:pPr>
        <w:ind w:left="2208" w:hanging="1800"/>
      </w:pPr>
      <w:rPr>
        <w:rFonts w:hint="default"/>
      </w:rPr>
    </w:lvl>
  </w:abstractNum>
  <w:abstractNum w:abstractNumId="20" w15:restartNumberingAfterBreak="0">
    <w:nsid w:val="2D246F2A"/>
    <w:multiLevelType w:val="multilevel"/>
    <w:tmpl w:val="3E5CAE48"/>
    <w:lvl w:ilvl="0">
      <w:start w:val="3"/>
      <w:numFmt w:val="decimal"/>
      <w:lvlText w:val="%1"/>
      <w:lvlJc w:val="left"/>
      <w:pPr>
        <w:ind w:left="660" w:hanging="660"/>
      </w:pPr>
      <w:rPr>
        <w:rFonts w:hint="default"/>
      </w:rPr>
    </w:lvl>
    <w:lvl w:ilvl="1">
      <w:start w:val="1"/>
      <w:numFmt w:val="decimal"/>
      <w:lvlText w:val="%1.%2"/>
      <w:lvlJc w:val="left"/>
      <w:pPr>
        <w:ind w:left="754" w:hanging="660"/>
      </w:pPr>
      <w:rPr>
        <w:rFonts w:hint="default"/>
      </w:rPr>
    </w:lvl>
    <w:lvl w:ilvl="2">
      <w:start w:val="2"/>
      <w:numFmt w:val="decimal"/>
      <w:lvlText w:val="%1.%2.%3"/>
      <w:lvlJc w:val="left"/>
      <w:pPr>
        <w:ind w:left="908" w:hanging="720"/>
      </w:pPr>
      <w:rPr>
        <w:rFonts w:hint="default"/>
      </w:rPr>
    </w:lvl>
    <w:lvl w:ilvl="3">
      <w:start w:val="1"/>
      <w:numFmt w:val="decimal"/>
      <w:lvlText w:val="%1.%2.%3.%4"/>
      <w:lvlJc w:val="left"/>
      <w:pPr>
        <w:ind w:left="1002" w:hanging="72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550" w:hanging="108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098" w:hanging="1440"/>
      </w:pPr>
      <w:rPr>
        <w:rFonts w:hint="default"/>
      </w:rPr>
    </w:lvl>
    <w:lvl w:ilvl="8">
      <w:start w:val="1"/>
      <w:numFmt w:val="decimal"/>
      <w:lvlText w:val="%1.%2.%3.%4.%5.%6.%7.%8.%9"/>
      <w:lvlJc w:val="left"/>
      <w:pPr>
        <w:ind w:left="2552" w:hanging="1800"/>
      </w:pPr>
      <w:rPr>
        <w:rFonts w:hint="default"/>
      </w:rPr>
    </w:lvl>
  </w:abstractNum>
  <w:abstractNum w:abstractNumId="21" w15:restartNumberingAfterBreak="0">
    <w:nsid w:val="2DB10FBF"/>
    <w:multiLevelType w:val="multilevel"/>
    <w:tmpl w:val="6D4689B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2" w15:restartNumberingAfterBreak="0">
    <w:nsid w:val="331A1E6F"/>
    <w:multiLevelType w:val="hybridMultilevel"/>
    <w:tmpl w:val="EF18F9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347682C"/>
    <w:multiLevelType w:val="hybridMultilevel"/>
    <w:tmpl w:val="657EF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436426"/>
    <w:multiLevelType w:val="hybridMultilevel"/>
    <w:tmpl w:val="C764BF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682994"/>
    <w:multiLevelType w:val="multilevel"/>
    <w:tmpl w:val="786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7583D"/>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2CB2903"/>
    <w:multiLevelType w:val="multilevel"/>
    <w:tmpl w:val="407681FA"/>
    <w:lvl w:ilvl="0">
      <w:start w:val="3"/>
      <w:numFmt w:val="decimal"/>
      <w:lvlText w:val="%1"/>
      <w:lvlJc w:val="left"/>
      <w:pPr>
        <w:ind w:left="540" w:hanging="540"/>
      </w:pPr>
      <w:rPr>
        <w:rFonts w:hint="default"/>
      </w:rPr>
    </w:lvl>
    <w:lvl w:ilvl="1">
      <w:start w:val="1"/>
      <w:numFmt w:val="decimal"/>
      <w:lvlText w:val="%1.%2"/>
      <w:lvlJc w:val="left"/>
      <w:pPr>
        <w:ind w:left="744" w:hanging="540"/>
      </w:pPr>
      <w:rPr>
        <w:rFonts w:hint="default"/>
      </w:rPr>
    </w:lvl>
    <w:lvl w:ilvl="2">
      <w:start w:val="2"/>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432" w:hanging="1800"/>
      </w:pPr>
      <w:rPr>
        <w:rFonts w:hint="default"/>
      </w:rPr>
    </w:lvl>
  </w:abstractNum>
  <w:abstractNum w:abstractNumId="28" w15:restartNumberingAfterBreak="0">
    <w:nsid w:val="43566F49"/>
    <w:multiLevelType w:val="multilevel"/>
    <w:tmpl w:val="3D0EA708"/>
    <w:lvl w:ilvl="0">
      <w:start w:val="1"/>
      <w:numFmt w:val="decimal"/>
      <w:lvlText w:val="%1."/>
      <w:lvlJc w:val="left"/>
      <w:pPr>
        <w:ind w:left="768" w:hanging="360"/>
      </w:pPr>
    </w:lvl>
    <w:lvl w:ilvl="1">
      <w:start w:val="1"/>
      <w:numFmt w:val="decimal"/>
      <w:isLgl/>
      <w:lvlText w:val="%1.%2."/>
      <w:lvlJc w:val="left"/>
      <w:pPr>
        <w:ind w:left="1128" w:hanging="720"/>
      </w:pPr>
      <w:rPr>
        <w:rFonts w:hint="default"/>
      </w:rPr>
    </w:lvl>
    <w:lvl w:ilvl="2">
      <w:start w:val="1"/>
      <w:numFmt w:val="decimal"/>
      <w:isLgl/>
      <w:lvlText w:val="%1.%2.%3."/>
      <w:lvlJc w:val="left"/>
      <w:pPr>
        <w:ind w:left="1128" w:hanging="720"/>
      </w:pPr>
      <w:rPr>
        <w:rFonts w:hint="default"/>
      </w:rPr>
    </w:lvl>
    <w:lvl w:ilvl="3">
      <w:start w:val="1"/>
      <w:numFmt w:val="decimal"/>
      <w:isLgl/>
      <w:lvlText w:val="%1.%2.%3.%4."/>
      <w:lvlJc w:val="left"/>
      <w:pPr>
        <w:ind w:left="1488"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48" w:hanging="1440"/>
      </w:pPr>
      <w:rPr>
        <w:rFonts w:hint="default"/>
      </w:rPr>
    </w:lvl>
    <w:lvl w:ilvl="6">
      <w:start w:val="1"/>
      <w:numFmt w:val="decimal"/>
      <w:isLgl/>
      <w:lvlText w:val="%1.%2.%3.%4.%5.%6.%7."/>
      <w:lvlJc w:val="left"/>
      <w:pPr>
        <w:ind w:left="1848" w:hanging="1440"/>
      </w:pPr>
      <w:rPr>
        <w:rFonts w:hint="default"/>
      </w:rPr>
    </w:lvl>
    <w:lvl w:ilvl="7">
      <w:start w:val="1"/>
      <w:numFmt w:val="decimal"/>
      <w:isLgl/>
      <w:lvlText w:val="%1.%2.%3.%4.%5.%6.%7.%8."/>
      <w:lvlJc w:val="left"/>
      <w:pPr>
        <w:ind w:left="2208" w:hanging="1800"/>
      </w:pPr>
      <w:rPr>
        <w:rFonts w:hint="default"/>
      </w:rPr>
    </w:lvl>
    <w:lvl w:ilvl="8">
      <w:start w:val="1"/>
      <w:numFmt w:val="decimal"/>
      <w:isLgl/>
      <w:lvlText w:val="%1.%2.%3.%4.%5.%6.%7.%8.%9."/>
      <w:lvlJc w:val="left"/>
      <w:pPr>
        <w:ind w:left="2208" w:hanging="1800"/>
      </w:pPr>
      <w:rPr>
        <w:rFonts w:hint="default"/>
      </w:rPr>
    </w:lvl>
  </w:abstractNum>
  <w:abstractNum w:abstractNumId="29" w15:restartNumberingAfterBreak="0">
    <w:nsid w:val="44DF645D"/>
    <w:multiLevelType w:val="hybridMultilevel"/>
    <w:tmpl w:val="4D6CABDA"/>
    <w:lvl w:ilvl="0" w:tplc="F092B2AE">
      <w:start w:val="1"/>
      <w:numFmt w:val="decimal"/>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30" w15:restartNumberingAfterBreak="0">
    <w:nsid w:val="491031A5"/>
    <w:multiLevelType w:val="hybridMultilevel"/>
    <w:tmpl w:val="794A8B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9B14E94"/>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C1C1947"/>
    <w:multiLevelType w:val="multilevel"/>
    <w:tmpl w:val="CC72E304"/>
    <w:lvl w:ilvl="0">
      <w:start w:val="1"/>
      <w:numFmt w:val="decimal"/>
      <w:lvlText w:val="%1."/>
      <w:lvlJc w:val="left"/>
      <w:pPr>
        <w:ind w:left="927"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4F5C517E"/>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1946C0E"/>
    <w:multiLevelType w:val="multilevel"/>
    <w:tmpl w:val="456E1AB2"/>
    <w:lvl w:ilvl="0">
      <w:start w:val="3"/>
      <w:numFmt w:val="decimal"/>
      <w:lvlText w:val="%1"/>
      <w:lvlJc w:val="left"/>
      <w:pPr>
        <w:ind w:left="456" w:hanging="456"/>
      </w:pPr>
      <w:rPr>
        <w:rFonts w:hint="default"/>
      </w:rPr>
    </w:lvl>
    <w:lvl w:ilvl="1">
      <w:start w:val="1"/>
      <w:numFmt w:val="decimal"/>
      <w:lvlText w:val="%1.%2"/>
      <w:lvlJc w:val="left"/>
      <w:pPr>
        <w:ind w:left="864" w:hanging="456"/>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064" w:hanging="1800"/>
      </w:pPr>
      <w:rPr>
        <w:rFonts w:hint="default"/>
      </w:rPr>
    </w:lvl>
  </w:abstractNum>
  <w:abstractNum w:abstractNumId="35" w15:restartNumberingAfterBreak="0">
    <w:nsid w:val="61DF7E43"/>
    <w:multiLevelType w:val="hybridMultilevel"/>
    <w:tmpl w:val="278A4F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2FD3F67"/>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48F1596"/>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A481941"/>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C3C1107"/>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F6B1FBF"/>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1720227"/>
    <w:multiLevelType w:val="hybridMultilevel"/>
    <w:tmpl w:val="1362F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621DEF"/>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7473477"/>
    <w:multiLevelType w:val="multilevel"/>
    <w:tmpl w:val="3E5CAE48"/>
    <w:lvl w:ilvl="0">
      <w:start w:val="3"/>
      <w:numFmt w:val="decimal"/>
      <w:lvlText w:val="%1"/>
      <w:lvlJc w:val="left"/>
      <w:pPr>
        <w:ind w:left="660" w:hanging="660"/>
      </w:pPr>
      <w:rPr>
        <w:rFonts w:hint="default"/>
      </w:rPr>
    </w:lvl>
    <w:lvl w:ilvl="1">
      <w:start w:val="1"/>
      <w:numFmt w:val="decimal"/>
      <w:lvlText w:val="%1.%2"/>
      <w:lvlJc w:val="left"/>
      <w:pPr>
        <w:ind w:left="754" w:hanging="660"/>
      </w:pPr>
      <w:rPr>
        <w:rFonts w:hint="default"/>
      </w:rPr>
    </w:lvl>
    <w:lvl w:ilvl="2">
      <w:start w:val="2"/>
      <w:numFmt w:val="decimal"/>
      <w:lvlText w:val="%1.%2.%3"/>
      <w:lvlJc w:val="left"/>
      <w:pPr>
        <w:ind w:left="1287" w:hanging="720"/>
      </w:pPr>
      <w:rPr>
        <w:rFonts w:hint="default"/>
      </w:rPr>
    </w:lvl>
    <w:lvl w:ilvl="3">
      <w:start w:val="1"/>
      <w:numFmt w:val="decimal"/>
      <w:lvlText w:val="%1.%2.%3.%4"/>
      <w:lvlJc w:val="left"/>
      <w:pPr>
        <w:ind w:left="862" w:hanging="72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550" w:hanging="108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098" w:hanging="1440"/>
      </w:pPr>
      <w:rPr>
        <w:rFonts w:hint="default"/>
      </w:rPr>
    </w:lvl>
    <w:lvl w:ilvl="8">
      <w:start w:val="1"/>
      <w:numFmt w:val="decimal"/>
      <w:lvlText w:val="%1.%2.%3.%4.%5.%6.%7.%8.%9"/>
      <w:lvlJc w:val="left"/>
      <w:pPr>
        <w:ind w:left="2552" w:hanging="1800"/>
      </w:pPr>
      <w:rPr>
        <w:rFonts w:hint="default"/>
      </w:rPr>
    </w:lvl>
  </w:abstractNum>
  <w:abstractNum w:abstractNumId="44" w15:restartNumberingAfterBreak="0">
    <w:nsid w:val="779024B6"/>
    <w:multiLevelType w:val="multilevel"/>
    <w:tmpl w:val="CF544566"/>
    <w:lvl w:ilvl="0">
      <w:start w:val="1"/>
      <w:numFmt w:val="decimal"/>
      <w:lvlText w:val="%1."/>
      <w:lvlJc w:val="left"/>
      <w:pPr>
        <w:ind w:left="786" w:hanging="360"/>
      </w:pPr>
      <w:rPr>
        <w:rFonts w:hint="default"/>
      </w:rPr>
    </w:lvl>
    <w:lvl w:ilvl="1">
      <w:start w:val="1"/>
      <w:numFmt w:val="decimal"/>
      <w:isLgl/>
      <w:lvlText w:val="%1.%2"/>
      <w:lvlJc w:val="left"/>
      <w:pPr>
        <w:ind w:left="954" w:hanging="528"/>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45" w15:restartNumberingAfterBreak="0">
    <w:nsid w:val="77A37065"/>
    <w:multiLevelType w:val="multilevel"/>
    <w:tmpl w:val="2D6CEC0E"/>
    <w:lvl w:ilvl="0">
      <w:start w:val="3"/>
      <w:numFmt w:val="decimal"/>
      <w:lvlText w:val="%1"/>
      <w:lvlJc w:val="left"/>
      <w:pPr>
        <w:ind w:left="660" w:hanging="660"/>
      </w:pPr>
      <w:rPr>
        <w:rFonts w:hint="default"/>
      </w:rPr>
    </w:lvl>
    <w:lvl w:ilvl="1">
      <w:start w:val="2"/>
      <w:numFmt w:val="decimal"/>
      <w:lvlText w:val="%1.%2"/>
      <w:lvlJc w:val="left"/>
      <w:pPr>
        <w:ind w:left="680" w:hanging="660"/>
      </w:pPr>
      <w:rPr>
        <w:rFonts w:hint="default"/>
      </w:rPr>
    </w:lvl>
    <w:lvl w:ilvl="2">
      <w:start w:val="1"/>
      <w:numFmt w:val="decimal"/>
      <w:lvlText w:val="%1.%2.%3"/>
      <w:lvlJc w:val="left"/>
      <w:pPr>
        <w:ind w:left="760"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540" w:hanging="144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940" w:hanging="1800"/>
      </w:pPr>
      <w:rPr>
        <w:rFonts w:hint="default"/>
      </w:rPr>
    </w:lvl>
    <w:lvl w:ilvl="8">
      <w:start w:val="1"/>
      <w:numFmt w:val="decimal"/>
      <w:lvlText w:val="%1.%2.%3.%4.%5.%6.%7.%8.%9"/>
      <w:lvlJc w:val="left"/>
      <w:pPr>
        <w:ind w:left="1960" w:hanging="1800"/>
      </w:pPr>
      <w:rPr>
        <w:rFonts w:hint="default"/>
      </w:rPr>
    </w:lvl>
  </w:abstractNum>
  <w:abstractNum w:abstractNumId="46" w15:restartNumberingAfterBreak="0">
    <w:nsid w:val="7CC612E3"/>
    <w:multiLevelType w:val="multilevel"/>
    <w:tmpl w:val="CF544566"/>
    <w:lvl w:ilvl="0">
      <w:start w:val="1"/>
      <w:numFmt w:val="decimal"/>
      <w:lvlText w:val="%1."/>
      <w:lvlJc w:val="left"/>
      <w:pPr>
        <w:ind w:left="720" w:hanging="360"/>
      </w:pPr>
      <w:rPr>
        <w:rFonts w:hint="default"/>
      </w:rPr>
    </w:lvl>
    <w:lvl w:ilvl="1">
      <w:start w:val="1"/>
      <w:numFmt w:val="decimal"/>
      <w:isLgl/>
      <w:lvlText w:val="%1.%2"/>
      <w:lvlJc w:val="left"/>
      <w:pPr>
        <w:ind w:left="812"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1223200">
    <w:abstractNumId w:val="28"/>
  </w:num>
  <w:num w:numId="2" w16cid:durableId="895820187">
    <w:abstractNumId w:val="29"/>
  </w:num>
  <w:num w:numId="3" w16cid:durableId="1111242331">
    <w:abstractNumId w:val="19"/>
  </w:num>
  <w:num w:numId="4" w16cid:durableId="254746096">
    <w:abstractNumId w:val="14"/>
  </w:num>
  <w:num w:numId="5" w16cid:durableId="694379508">
    <w:abstractNumId w:val="35"/>
  </w:num>
  <w:num w:numId="6" w16cid:durableId="533813458">
    <w:abstractNumId w:val="6"/>
  </w:num>
  <w:num w:numId="7" w16cid:durableId="1549413400">
    <w:abstractNumId w:val="34"/>
  </w:num>
  <w:num w:numId="8" w16cid:durableId="497768175">
    <w:abstractNumId w:val="27"/>
  </w:num>
  <w:num w:numId="9" w16cid:durableId="1190026487">
    <w:abstractNumId w:val="33"/>
  </w:num>
  <w:num w:numId="10" w16cid:durableId="616639915">
    <w:abstractNumId w:val="26"/>
  </w:num>
  <w:num w:numId="11" w16cid:durableId="1877279525">
    <w:abstractNumId w:val="37"/>
  </w:num>
  <w:num w:numId="12" w16cid:durableId="364864404">
    <w:abstractNumId w:val="13"/>
  </w:num>
  <w:num w:numId="13" w16cid:durableId="42799024">
    <w:abstractNumId w:val="17"/>
  </w:num>
  <w:num w:numId="14" w16cid:durableId="966280626">
    <w:abstractNumId w:val="4"/>
  </w:num>
  <w:num w:numId="15" w16cid:durableId="397092675">
    <w:abstractNumId w:val="38"/>
  </w:num>
  <w:num w:numId="16" w16cid:durableId="2016959705">
    <w:abstractNumId w:val="42"/>
  </w:num>
  <w:num w:numId="17" w16cid:durableId="7370543">
    <w:abstractNumId w:val="31"/>
  </w:num>
  <w:num w:numId="18" w16cid:durableId="185874846">
    <w:abstractNumId w:val="12"/>
  </w:num>
  <w:num w:numId="19" w16cid:durableId="1544563964">
    <w:abstractNumId w:val="44"/>
  </w:num>
  <w:num w:numId="20" w16cid:durableId="301156583">
    <w:abstractNumId w:val="0"/>
  </w:num>
  <w:num w:numId="21" w16cid:durableId="2097901116">
    <w:abstractNumId w:val="36"/>
  </w:num>
  <w:num w:numId="22" w16cid:durableId="53239227">
    <w:abstractNumId w:val="40"/>
  </w:num>
  <w:num w:numId="23" w16cid:durableId="989360429">
    <w:abstractNumId w:val="11"/>
  </w:num>
  <w:num w:numId="24" w16cid:durableId="521551245">
    <w:abstractNumId w:val="45"/>
  </w:num>
  <w:num w:numId="25" w16cid:durableId="351230609">
    <w:abstractNumId w:val="46"/>
  </w:num>
  <w:num w:numId="26" w16cid:durableId="1227060600">
    <w:abstractNumId w:val="21"/>
  </w:num>
  <w:num w:numId="27" w16cid:durableId="405153150">
    <w:abstractNumId w:val="5"/>
  </w:num>
  <w:num w:numId="28" w16cid:durableId="168444521">
    <w:abstractNumId w:val="16"/>
  </w:num>
  <w:num w:numId="29" w16cid:durableId="307057954">
    <w:abstractNumId w:val="10"/>
  </w:num>
  <w:num w:numId="30" w16cid:durableId="2008363423">
    <w:abstractNumId w:val="8"/>
  </w:num>
  <w:num w:numId="31" w16cid:durableId="269434636">
    <w:abstractNumId w:val="20"/>
  </w:num>
  <w:num w:numId="32" w16cid:durableId="418331463">
    <w:abstractNumId w:val="9"/>
  </w:num>
  <w:num w:numId="33" w16cid:durableId="1254972600">
    <w:abstractNumId w:val="41"/>
  </w:num>
  <w:num w:numId="34" w16cid:durableId="701591154">
    <w:abstractNumId w:val="18"/>
  </w:num>
  <w:num w:numId="35" w16cid:durableId="397946917">
    <w:abstractNumId w:val="22"/>
  </w:num>
  <w:num w:numId="36" w16cid:durableId="1846096045">
    <w:abstractNumId w:val="39"/>
  </w:num>
  <w:num w:numId="37" w16cid:durableId="1163082913">
    <w:abstractNumId w:val="15"/>
  </w:num>
  <w:num w:numId="38" w16cid:durableId="1592083547">
    <w:abstractNumId w:val="23"/>
  </w:num>
  <w:num w:numId="39" w16cid:durableId="1940291487">
    <w:abstractNumId w:val="30"/>
  </w:num>
  <w:num w:numId="40" w16cid:durableId="561527499">
    <w:abstractNumId w:val="32"/>
  </w:num>
  <w:num w:numId="41" w16cid:durableId="2074236705">
    <w:abstractNumId w:val="43"/>
  </w:num>
  <w:num w:numId="42" w16cid:durableId="65417400">
    <w:abstractNumId w:val="24"/>
  </w:num>
  <w:num w:numId="43" w16cid:durableId="140468225">
    <w:abstractNumId w:val="1"/>
  </w:num>
  <w:num w:numId="44" w16cid:durableId="101389254">
    <w:abstractNumId w:val="25"/>
  </w:num>
  <w:num w:numId="45" w16cid:durableId="1809516295">
    <w:abstractNumId w:val="2"/>
  </w:num>
  <w:num w:numId="46" w16cid:durableId="979967898">
    <w:abstractNumId w:val="7"/>
  </w:num>
  <w:num w:numId="47" w16cid:durableId="21138161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alina Suescun Gonzalez">
    <w15:presenceInfo w15:providerId="AD" w15:userId="S::suescung1@univ-lorraine.fr::9d30500f-b5c1-458b-b146-9618e945ca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7A"/>
    <w:rsid w:val="00001094"/>
    <w:rsid w:val="000012C8"/>
    <w:rsid w:val="0000226F"/>
    <w:rsid w:val="000024FC"/>
    <w:rsid w:val="00003919"/>
    <w:rsid w:val="00003944"/>
    <w:rsid w:val="0000433C"/>
    <w:rsid w:val="000044A8"/>
    <w:rsid w:val="0000624A"/>
    <w:rsid w:val="000071B5"/>
    <w:rsid w:val="00010A9B"/>
    <w:rsid w:val="00010F1F"/>
    <w:rsid w:val="00011043"/>
    <w:rsid w:val="00011CE6"/>
    <w:rsid w:val="00011D38"/>
    <w:rsid w:val="00011EB2"/>
    <w:rsid w:val="000122DF"/>
    <w:rsid w:val="0001232D"/>
    <w:rsid w:val="000126F0"/>
    <w:rsid w:val="0001402A"/>
    <w:rsid w:val="00014879"/>
    <w:rsid w:val="000150F1"/>
    <w:rsid w:val="0001588A"/>
    <w:rsid w:val="00015B1B"/>
    <w:rsid w:val="0001705D"/>
    <w:rsid w:val="000175B1"/>
    <w:rsid w:val="00017BC5"/>
    <w:rsid w:val="000201DF"/>
    <w:rsid w:val="0002028A"/>
    <w:rsid w:val="00020592"/>
    <w:rsid w:val="000207E1"/>
    <w:rsid w:val="00020EBC"/>
    <w:rsid w:val="00021065"/>
    <w:rsid w:val="00021284"/>
    <w:rsid w:val="00021534"/>
    <w:rsid w:val="0002175D"/>
    <w:rsid w:val="0002179F"/>
    <w:rsid w:val="000218C9"/>
    <w:rsid w:val="00021B92"/>
    <w:rsid w:val="00021F3D"/>
    <w:rsid w:val="00022F6B"/>
    <w:rsid w:val="00023312"/>
    <w:rsid w:val="000233AF"/>
    <w:rsid w:val="0002389D"/>
    <w:rsid w:val="00023DD5"/>
    <w:rsid w:val="000245B4"/>
    <w:rsid w:val="00024986"/>
    <w:rsid w:val="000251F4"/>
    <w:rsid w:val="0002624A"/>
    <w:rsid w:val="0002626C"/>
    <w:rsid w:val="000265F2"/>
    <w:rsid w:val="00026ADE"/>
    <w:rsid w:val="00027696"/>
    <w:rsid w:val="000276EB"/>
    <w:rsid w:val="00027C9F"/>
    <w:rsid w:val="0003008F"/>
    <w:rsid w:val="000304F4"/>
    <w:rsid w:val="00031FF8"/>
    <w:rsid w:val="0003229C"/>
    <w:rsid w:val="0003233C"/>
    <w:rsid w:val="00032A04"/>
    <w:rsid w:val="00033254"/>
    <w:rsid w:val="00033A56"/>
    <w:rsid w:val="00033C31"/>
    <w:rsid w:val="00034F68"/>
    <w:rsid w:val="00035A08"/>
    <w:rsid w:val="00036755"/>
    <w:rsid w:val="00037762"/>
    <w:rsid w:val="0003795D"/>
    <w:rsid w:val="00037BD6"/>
    <w:rsid w:val="0004026B"/>
    <w:rsid w:val="0004027E"/>
    <w:rsid w:val="0004036D"/>
    <w:rsid w:val="0004048C"/>
    <w:rsid w:val="00040555"/>
    <w:rsid w:val="000409E0"/>
    <w:rsid w:val="000412B1"/>
    <w:rsid w:val="00042BCC"/>
    <w:rsid w:val="00042DF9"/>
    <w:rsid w:val="00043957"/>
    <w:rsid w:val="00043CB8"/>
    <w:rsid w:val="000448F9"/>
    <w:rsid w:val="00044C4B"/>
    <w:rsid w:val="0004538C"/>
    <w:rsid w:val="00045AFF"/>
    <w:rsid w:val="00045F8C"/>
    <w:rsid w:val="00046D68"/>
    <w:rsid w:val="00047592"/>
    <w:rsid w:val="00051FB3"/>
    <w:rsid w:val="00053658"/>
    <w:rsid w:val="00053E55"/>
    <w:rsid w:val="00053F38"/>
    <w:rsid w:val="00054D67"/>
    <w:rsid w:val="00055EFB"/>
    <w:rsid w:val="00056E80"/>
    <w:rsid w:val="000573B1"/>
    <w:rsid w:val="000578DE"/>
    <w:rsid w:val="0005796F"/>
    <w:rsid w:val="0006009A"/>
    <w:rsid w:val="000629AD"/>
    <w:rsid w:val="000633B3"/>
    <w:rsid w:val="000634FA"/>
    <w:rsid w:val="000640EA"/>
    <w:rsid w:val="000644D1"/>
    <w:rsid w:val="00064CC6"/>
    <w:rsid w:val="00065345"/>
    <w:rsid w:val="0006560E"/>
    <w:rsid w:val="000661AD"/>
    <w:rsid w:val="0006658E"/>
    <w:rsid w:val="0006735C"/>
    <w:rsid w:val="00067A80"/>
    <w:rsid w:val="000709C1"/>
    <w:rsid w:val="00070ADC"/>
    <w:rsid w:val="00071EF3"/>
    <w:rsid w:val="0007312C"/>
    <w:rsid w:val="000736C5"/>
    <w:rsid w:val="00074D0C"/>
    <w:rsid w:val="0007519E"/>
    <w:rsid w:val="00075B5A"/>
    <w:rsid w:val="00077B74"/>
    <w:rsid w:val="0008078A"/>
    <w:rsid w:val="000808C4"/>
    <w:rsid w:val="0008224B"/>
    <w:rsid w:val="000830D6"/>
    <w:rsid w:val="0008315D"/>
    <w:rsid w:val="0008388E"/>
    <w:rsid w:val="00084176"/>
    <w:rsid w:val="0008492B"/>
    <w:rsid w:val="00085CE2"/>
    <w:rsid w:val="00086036"/>
    <w:rsid w:val="00086459"/>
    <w:rsid w:val="00087006"/>
    <w:rsid w:val="00087373"/>
    <w:rsid w:val="0008797B"/>
    <w:rsid w:val="00090F5E"/>
    <w:rsid w:val="00090F6F"/>
    <w:rsid w:val="00091085"/>
    <w:rsid w:val="000917CE"/>
    <w:rsid w:val="0009195F"/>
    <w:rsid w:val="00091DDA"/>
    <w:rsid w:val="00093219"/>
    <w:rsid w:val="00093CF7"/>
    <w:rsid w:val="000940B1"/>
    <w:rsid w:val="000957AB"/>
    <w:rsid w:val="00095A67"/>
    <w:rsid w:val="0009626C"/>
    <w:rsid w:val="00096A1F"/>
    <w:rsid w:val="00096BB7"/>
    <w:rsid w:val="00096E34"/>
    <w:rsid w:val="00097538"/>
    <w:rsid w:val="000978D7"/>
    <w:rsid w:val="000A03D8"/>
    <w:rsid w:val="000A0DC1"/>
    <w:rsid w:val="000A1354"/>
    <w:rsid w:val="000A175F"/>
    <w:rsid w:val="000A1D05"/>
    <w:rsid w:val="000A3ACD"/>
    <w:rsid w:val="000A4887"/>
    <w:rsid w:val="000A4C99"/>
    <w:rsid w:val="000A4F4E"/>
    <w:rsid w:val="000A5F55"/>
    <w:rsid w:val="000A601F"/>
    <w:rsid w:val="000A68E5"/>
    <w:rsid w:val="000A6D7F"/>
    <w:rsid w:val="000B02AF"/>
    <w:rsid w:val="000B12A7"/>
    <w:rsid w:val="000B1C57"/>
    <w:rsid w:val="000B22E0"/>
    <w:rsid w:val="000B2328"/>
    <w:rsid w:val="000B2419"/>
    <w:rsid w:val="000B2A86"/>
    <w:rsid w:val="000B32C0"/>
    <w:rsid w:val="000B39A6"/>
    <w:rsid w:val="000B3C82"/>
    <w:rsid w:val="000B3F72"/>
    <w:rsid w:val="000B427A"/>
    <w:rsid w:val="000B48D2"/>
    <w:rsid w:val="000B5185"/>
    <w:rsid w:val="000B6350"/>
    <w:rsid w:val="000B66BF"/>
    <w:rsid w:val="000C02A9"/>
    <w:rsid w:val="000C03B1"/>
    <w:rsid w:val="000C068B"/>
    <w:rsid w:val="000C1CDF"/>
    <w:rsid w:val="000C2F57"/>
    <w:rsid w:val="000C3109"/>
    <w:rsid w:val="000C36A9"/>
    <w:rsid w:val="000C4EB0"/>
    <w:rsid w:val="000C54C1"/>
    <w:rsid w:val="000D0959"/>
    <w:rsid w:val="000D0F1F"/>
    <w:rsid w:val="000D124D"/>
    <w:rsid w:val="000D1C8F"/>
    <w:rsid w:val="000D32DF"/>
    <w:rsid w:val="000D4B58"/>
    <w:rsid w:val="000D6148"/>
    <w:rsid w:val="000D6726"/>
    <w:rsid w:val="000D72EB"/>
    <w:rsid w:val="000E056E"/>
    <w:rsid w:val="000E09D5"/>
    <w:rsid w:val="000E0D1B"/>
    <w:rsid w:val="000E1577"/>
    <w:rsid w:val="000E17DC"/>
    <w:rsid w:val="000E183A"/>
    <w:rsid w:val="000E3449"/>
    <w:rsid w:val="000E544A"/>
    <w:rsid w:val="000E5ABB"/>
    <w:rsid w:val="000E6216"/>
    <w:rsid w:val="000E62E2"/>
    <w:rsid w:val="000E64DF"/>
    <w:rsid w:val="000E65CD"/>
    <w:rsid w:val="000E6B6C"/>
    <w:rsid w:val="000E6C7D"/>
    <w:rsid w:val="000E7686"/>
    <w:rsid w:val="000F0991"/>
    <w:rsid w:val="000F0F2A"/>
    <w:rsid w:val="000F1E18"/>
    <w:rsid w:val="000F29B2"/>
    <w:rsid w:val="000F2CC7"/>
    <w:rsid w:val="000F3D59"/>
    <w:rsid w:val="000F3EB3"/>
    <w:rsid w:val="000F4123"/>
    <w:rsid w:val="000F4F3B"/>
    <w:rsid w:val="000F5588"/>
    <w:rsid w:val="000F5AF7"/>
    <w:rsid w:val="000F66C0"/>
    <w:rsid w:val="000F7065"/>
    <w:rsid w:val="000F7899"/>
    <w:rsid w:val="0010022D"/>
    <w:rsid w:val="00100839"/>
    <w:rsid w:val="0010099F"/>
    <w:rsid w:val="00101E0C"/>
    <w:rsid w:val="001023F8"/>
    <w:rsid w:val="0010293B"/>
    <w:rsid w:val="0010335F"/>
    <w:rsid w:val="001035F9"/>
    <w:rsid w:val="00104829"/>
    <w:rsid w:val="00105022"/>
    <w:rsid w:val="001051CB"/>
    <w:rsid w:val="00105646"/>
    <w:rsid w:val="00105E91"/>
    <w:rsid w:val="001065C2"/>
    <w:rsid w:val="00107F7E"/>
    <w:rsid w:val="00110B2F"/>
    <w:rsid w:val="00110D75"/>
    <w:rsid w:val="001110CA"/>
    <w:rsid w:val="00111307"/>
    <w:rsid w:val="00114D24"/>
    <w:rsid w:val="00115842"/>
    <w:rsid w:val="001161BA"/>
    <w:rsid w:val="001167B9"/>
    <w:rsid w:val="00117A5E"/>
    <w:rsid w:val="00120388"/>
    <w:rsid w:val="001216BD"/>
    <w:rsid w:val="001226C9"/>
    <w:rsid w:val="001226FB"/>
    <w:rsid w:val="00122832"/>
    <w:rsid w:val="00122A14"/>
    <w:rsid w:val="00122CE3"/>
    <w:rsid w:val="00124AE6"/>
    <w:rsid w:val="00124D28"/>
    <w:rsid w:val="0012565A"/>
    <w:rsid w:val="0012637B"/>
    <w:rsid w:val="00126644"/>
    <w:rsid w:val="001271ED"/>
    <w:rsid w:val="0012767A"/>
    <w:rsid w:val="0012768F"/>
    <w:rsid w:val="001276F8"/>
    <w:rsid w:val="00127D77"/>
    <w:rsid w:val="00130197"/>
    <w:rsid w:val="00130C16"/>
    <w:rsid w:val="0013114A"/>
    <w:rsid w:val="00131F09"/>
    <w:rsid w:val="001320DE"/>
    <w:rsid w:val="00132395"/>
    <w:rsid w:val="00132B3A"/>
    <w:rsid w:val="001347E4"/>
    <w:rsid w:val="001348DB"/>
    <w:rsid w:val="00135066"/>
    <w:rsid w:val="001351C7"/>
    <w:rsid w:val="00135502"/>
    <w:rsid w:val="001355F4"/>
    <w:rsid w:val="00135CD0"/>
    <w:rsid w:val="00135EF1"/>
    <w:rsid w:val="00135F43"/>
    <w:rsid w:val="0013633C"/>
    <w:rsid w:val="00136950"/>
    <w:rsid w:val="00136B25"/>
    <w:rsid w:val="00136F9B"/>
    <w:rsid w:val="0013754E"/>
    <w:rsid w:val="001400DC"/>
    <w:rsid w:val="00140C30"/>
    <w:rsid w:val="001413EF"/>
    <w:rsid w:val="0014164C"/>
    <w:rsid w:val="00142392"/>
    <w:rsid w:val="00142442"/>
    <w:rsid w:val="001425FC"/>
    <w:rsid w:val="00142AFA"/>
    <w:rsid w:val="00143417"/>
    <w:rsid w:val="00143C2A"/>
    <w:rsid w:val="001440E8"/>
    <w:rsid w:val="00144F7F"/>
    <w:rsid w:val="001451F4"/>
    <w:rsid w:val="00146749"/>
    <w:rsid w:val="00146852"/>
    <w:rsid w:val="00146A42"/>
    <w:rsid w:val="001475C0"/>
    <w:rsid w:val="001478EC"/>
    <w:rsid w:val="00147CC6"/>
    <w:rsid w:val="00150243"/>
    <w:rsid w:val="00150D09"/>
    <w:rsid w:val="00151012"/>
    <w:rsid w:val="00151B4E"/>
    <w:rsid w:val="00151E32"/>
    <w:rsid w:val="00151EC0"/>
    <w:rsid w:val="00152DE1"/>
    <w:rsid w:val="0015302C"/>
    <w:rsid w:val="001530ED"/>
    <w:rsid w:val="00153191"/>
    <w:rsid w:val="00153E70"/>
    <w:rsid w:val="00154A6E"/>
    <w:rsid w:val="00154B3D"/>
    <w:rsid w:val="00154DED"/>
    <w:rsid w:val="0015512C"/>
    <w:rsid w:val="00157095"/>
    <w:rsid w:val="00157A8E"/>
    <w:rsid w:val="001622C4"/>
    <w:rsid w:val="00162968"/>
    <w:rsid w:val="001629DC"/>
    <w:rsid w:val="0016323E"/>
    <w:rsid w:val="00163F2E"/>
    <w:rsid w:val="00163F5D"/>
    <w:rsid w:val="0016435E"/>
    <w:rsid w:val="00164AC5"/>
    <w:rsid w:val="001655BA"/>
    <w:rsid w:val="00165638"/>
    <w:rsid w:val="00165E0B"/>
    <w:rsid w:val="00165FBB"/>
    <w:rsid w:val="001666D5"/>
    <w:rsid w:val="00167D96"/>
    <w:rsid w:val="001709A7"/>
    <w:rsid w:val="00170AB5"/>
    <w:rsid w:val="00171A0C"/>
    <w:rsid w:val="00171B80"/>
    <w:rsid w:val="0017216C"/>
    <w:rsid w:val="00172268"/>
    <w:rsid w:val="00172631"/>
    <w:rsid w:val="001726B5"/>
    <w:rsid w:val="00172EFC"/>
    <w:rsid w:val="001732BA"/>
    <w:rsid w:val="00173F37"/>
    <w:rsid w:val="001747AA"/>
    <w:rsid w:val="00174E1A"/>
    <w:rsid w:val="001760C6"/>
    <w:rsid w:val="001771A7"/>
    <w:rsid w:val="001771BD"/>
    <w:rsid w:val="001778BD"/>
    <w:rsid w:val="00177C9E"/>
    <w:rsid w:val="00177E6C"/>
    <w:rsid w:val="0018119E"/>
    <w:rsid w:val="00181549"/>
    <w:rsid w:val="00182966"/>
    <w:rsid w:val="00182C73"/>
    <w:rsid w:val="00183ECA"/>
    <w:rsid w:val="001867F6"/>
    <w:rsid w:val="00186EA5"/>
    <w:rsid w:val="00186FAE"/>
    <w:rsid w:val="00187101"/>
    <w:rsid w:val="001913EB"/>
    <w:rsid w:val="00191D9E"/>
    <w:rsid w:val="00192D0F"/>
    <w:rsid w:val="001947D5"/>
    <w:rsid w:val="001950DD"/>
    <w:rsid w:val="00195447"/>
    <w:rsid w:val="001955E1"/>
    <w:rsid w:val="00195AD1"/>
    <w:rsid w:val="001960DA"/>
    <w:rsid w:val="001A0850"/>
    <w:rsid w:val="001A0ED5"/>
    <w:rsid w:val="001A1245"/>
    <w:rsid w:val="001A20A9"/>
    <w:rsid w:val="001A2D38"/>
    <w:rsid w:val="001A4C9F"/>
    <w:rsid w:val="001A4E7F"/>
    <w:rsid w:val="001A5204"/>
    <w:rsid w:val="001A54B3"/>
    <w:rsid w:val="001A5727"/>
    <w:rsid w:val="001A5F70"/>
    <w:rsid w:val="001A62BE"/>
    <w:rsid w:val="001A6556"/>
    <w:rsid w:val="001A72F0"/>
    <w:rsid w:val="001A7B96"/>
    <w:rsid w:val="001B0A25"/>
    <w:rsid w:val="001B0C6A"/>
    <w:rsid w:val="001B1105"/>
    <w:rsid w:val="001B197E"/>
    <w:rsid w:val="001B24FA"/>
    <w:rsid w:val="001B410D"/>
    <w:rsid w:val="001B48F7"/>
    <w:rsid w:val="001B4E15"/>
    <w:rsid w:val="001B5D2C"/>
    <w:rsid w:val="001B6026"/>
    <w:rsid w:val="001B6B5C"/>
    <w:rsid w:val="001B6DAB"/>
    <w:rsid w:val="001B7997"/>
    <w:rsid w:val="001B7A68"/>
    <w:rsid w:val="001C05D0"/>
    <w:rsid w:val="001C1219"/>
    <w:rsid w:val="001C1387"/>
    <w:rsid w:val="001C1A7F"/>
    <w:rsid w:val="001C1F57"/>
    <w:rsid w:val="001C3D6D"/>
    <w:rsid w:val="001C48A0"/>
    <w:rsid w:val="001C4CA9"/>
    <w:rsid w:val="001C4F7F"/>
    <w:rsid w:val="001C5C7D"/>
    <w:rsid w:val="001C5D3E"/>
    <w:rsid w:val="001C5F49"/>
    <w:rsid w:val="001C5F68"/>
    <w:rsid w:val="001C61EE"/>
    <w:rsid w:val="001C6468"/>
    <w:rsid w:val="001C6917"/>
    <w:rsid w:val="001C788D"/>
    <w:rsid w:val="001D065C"/>
    <w:rsid w:val="001D1285"/>
    <w:rsid w:val="001D14B6"/>
    <w:rsid w:val="001D16F7"/>
    <w:rsid w:val="001D1846"/>
    <w:rsid w:val="001D189F"/>
    <w:rsid w:val="001D1AB9"/>
    <w:rsid w:val="001D34E7"/>
    <w:rsid w:val="001D4A45"/>
    <w:rsid w:val="001D51C9"/>
    <w:rsid w:val="001D5BF7"/>
    <w:rsid w:val="001D617F"/>
    <w:rsid w:val="001D6BE6"/>
    <w:rsid w:val="001D728E"/>
    <w:rsid w:val="001D742F"/>
    <w:rsid w:val="001D7A2B"/>
    <w:rsid w:val="001D7B69"/>
    <w:rsid w:val="001E035D"/>
    <w:rsid w:val="001E040A"/>
    <w:rsid w:val="001E04EE"/>
    <w:rsid w:val="001E0816"/>
    <w:rsid w:val="001E08F8"/>
    <w:rsid w:val="001E0CCD"/>
    <w:rsid w:val="001E1098"/>
    <w:rsid w:val="001E112F"/>
    <w:rsid w:val="001E1DBE"/>
    <w:rsid w:val="001E3C51"/>
    <w:rsid w:val="001E5B21"/>
    <w:rsid w:val="001E6547"/>
    <w:rsid w:val="001E694C"/>
    <w:rsid w:val="001E698A"/>
    <w:rsid w:val="001E6D99"/>
    <w:rsid w:val="001E6DA4"/>
    <w:rsid w:val="001E6FCA"/>
    <w:rsid w:val="001F09AB"/>
    <w:rsid w:val="001F125B"/>
    <w:rsid w:val="001F1B1F"/>
    <w:rsid w:val="001F1E7A"/>
    <w:rsid w:val="001F2028"/>
    <w:rsid w:val="001F2411"/>
    <w:rsid w:val="001F2980"/>
    <w:rsid w:val="001F2D57"/>
    <w:rsid w:val="001F38B7"/>
    <w:rsid w:val="001F38C7"/>
    <w:rsid w:val="001F38D4"/>
    <w:rsid w:val="001F41E8"/>
    <w:rsid w:val="001F42C9"/>
    <w:rsid w:val="001F46B1"/>
    <w:rsid w:val="001F48A8"/>
    <w:rsid w:val="001F4EFF"/>
    <w:rsid w:val="001F65FC"/>
    <w:rsid w:val="001F6A6A"/>
    <w:rsid w:val="001F6BDD"/>
    <w:rsid w:val="001F6C30"/>
    <w:rsid w:val="001F7B4A"/>
    <w:rsid w:val="002001C4"/>
    <w:rsid w:val="0020033D"/>
    <w:rsid w:val="00200410"/>
    <w:rsid w:val="0020056A"/>
    <w:rsid w:val="0020090E"/>
    <w:rsid w:val="002017AD"/>
    <w:rsid w:val="00201F6A"/>
    <w:rsid w:val="00202096"/>
    <w:rsid w:val="0020239D"/>
    <w:rsid w:val="00202958"/>
    <w:rsid w:val="00203CB6"/>
    <w:rsid w:val="002042D6"/>
    <w:rsid w:val="00205D9B"/>
    <w:rsid w:val="00205DDF"/>
    <w:rsid w:val="00206526"/>
    <w:rsid w:val="00206B65"/>
    <w:rsid w:val="00207A12"/>
    <w:rsid w:val="00210315"/>
    <w:rsid w:val="00210F1B"/>
    <w:rsid w:val="00210F37"/>
    <w:rsid w:val="00211061"/>
    <w:rsid w:val="00211758"/>
    <w:rsid w:val="0021220A"/>
    <w:rsid w:val="00212680"/>
    <w:rsid w:val="00212AFE"/>
    <w:rsid w:val="00213C3D"/>
    <w:rsid w:val="00213CFC"/>
    <w:rsid w:val="00213D2D"/>
    <w:rsid w:val="00214CC6"/>
    <w:rsid w:val="002151E5"/>
    <w:rsid w:val="002157E1"/>
    <w:rsid w:val="002158A3"/>
    <w:rsid w:val="002162E5"/>
    <w:rsid w:val="0021669A"/>
    <w:rsid w:val="0021737B"/>
    <w:rsid w:val="0021753E"/>
    <w:rsid w:val="00217619"/>
    <w:rsid w:val="00220A2A"/>
    <w:rsid w:val="00220CFF"/>
    <w:rsid w:val="00220DE6"/>
    <w:rsid w:val="002217A0"/>
    <w:rsid w:val="0022227B"/>
    <w:rsid w:val="00222EBB"/>
    <w:rsid w:val="0022307C"/>
    <w:rsid w:val="002244D0"/>
    <w:rsid w:val="00224D04"/>
    <w:rsid w:val="00225CCF"/>
    <w:rsid w:val="00226AA0"/>
    <w:rsid w:val="00226E80"/>
    <w:rsid w:val="0022704B"/>
    <w:rsid w:val="00227DDA"/>
    <w:rsid w:val="00230E54"/>
    <w:rsid w:val="00232409"/>
    <w:rsid w:val="00233465"/>
    <w:rsid w:val="00233909"/>
    <w:rsid w:val="00233C2B"/>
    <w:rsid w:val="00234FB5"/>
    <w:rsid w:val="002366EE"/>
    <w:rsid w:val="002367EF"/>
    <w:rsid w:val="00236D74"/>
    <w:rsid w:val="00237275"/>
    <w:rsid w:val="00237494"/>
    <w:rsid w:val="00237B81"/>
    <w:rsid w:val="0024009B"/>
    <w:rsid w:val="00241420"/>
    <w:rsid w:val="00243918"/>
    <w:rsid w:val="00243F54"/>
    <w:rsid w:val="002440AE"/>
    <w:rsid w:val="002445C0"/>
    <w:rsid w:val="002449E9"/>
    <w:rsid w:val="002451D5"/>
    <w:rsid w:val="00245BE1"/>
    <w:rsid w:val="0024605B"/>
    <w:rsid w:val="0024609E"/>
    <w:rsid w:val="00246465"/>
    <w:rsid w:val="00246CE4"/>
    <w:rsid w:val="00247405"/>
    <w:rsid w:val="00247BFD"/>
    <w:rsid w:val="002505C3"/>
    <w:rsid w:val="002512D1"/>
    <w:rsid w:val="00251EDE"/>
    <w:rsid w:val="00251F3D"/>
    <w:rsid w:val="002521B9"/>
    <w:rsid w:val="00252404"/>
    <w:rsid w:val="00252DA1"/>
    <w:rsid w:val="00252E3F"/>
    <w:rsid w:val="00252F0F"/>
    <w:rsid w:val="0025300E"/>
    <w:rsid w:val="00253CD1"/>
    <w:rsid w:val="00254304"/>
    <w:rsid w:val="0025451C"/>
    <w:rsid w:val="00254BAF"/>
    <w:rsid w:val="002554EF"/>
    <w:rsid w:val="002568FF"/>
    <w:rsid w:val="00257A8E"/>
    <w:rsid w:val="00257C0E"/>
    <w:rsid w:val="002612A3"/>
    <w:rsid w:val="002617A0"/>
    <w:rsid w:val="00261B53"/>
    <w:rsid w:val="0026216F"/>
    <w:rsid w:val="002622A5"/>
    <w:rsid w:val="0026231E"/>
    <w:rsid w:val="00262856"/>
    <w:rsid w:val="00263B0B"/>
    <w:rsid w:val="00264895"/>
    <w:rsid w:val="00264E70"/>
    <w:rsid w:val="0026544B"/>
    <w:rsid w:val="00265849"/>
    <w:rsid w:val="00266C01"/>
    <w:rsid w:val="00267388"/>
    <w:rsid w:val="00267AF3"/>
    <w:rsid w:val="00270237"/>
    <w:rsid w:val="00270596"/>
    <w:rsid w:val="002713DB"/>
    <w:rsid w:val="00271834"/>
    <w:rsid w:val="00272ABD"/>
    <w:rsid w:val="00272FB3"/>
    <w:rsid w:val="00273EE4"/>
    <w:rsid w:val="00275218"/>
    <w:rsid w:val="0027565D"/>
    <w:rsid w:val="0027708B"/>
    <w:rsid w:val="0027763C"/>
    <w:rsid w:val="0028034A"/>
    <w:rsid w:val="00280D76"/>
    <w:rsid w:val="00281538"/>
    <w:rsid w:val="002832AF"/>
    <w:rsid w:val="002835BB"/>
    <w:rsid w:val="00283770"/>
    <w:rsid w:val="00283B3F"/>
    <w:rsid w:val="00283BED"/>
    <w:rsid w:val="00283CC5"/>
    <w:rsid w:val="00283D0A"/>
    <w:rsid w:val="00284631"/>
    <w:rsid w:val="00285231"/>
    <w:rsid w:val="00285542"/>
    <w:rsid w:val="00285FC7"/>
    <w:rsid w:val="0028632D"/>
    <w:rsid w:val="00286B70"/>
    <w:rsid w:val="00287451"/>
    <w:rsid w:val="0028798B"/>
    <w:rsid w:val="00290DE1"/>
    <w:rsid w:val="00292353"/>
    <w:rsid w:val="00293470"/>
    <w:rsid w:val="00293553"/>
    <w:rsid w:val="00293895"/>
    <w:rsid w:val="00293D55"/>
    <w:rsid w:val="00295563"/>
    <w:rsid w:val="002959E5"/>
    <w:rsid w:val="00296345"/>
    <w:rsid w:val="002969F6"/>
    <w:rsid w:val="00297872"/>
    <w:rsid w:val="002A189B"/>
    <w:rsid w:val="002A4516"/>
    <w:rsid w:val="002A46DE"/>
    <w:rsid w:val="002A4C5A"/>
    <w:rsid w:val="002A5262"/>
    <w:rsid w:val="002A5578"/>
    <w:rsid w:val="002A5914"/>
    <w:rsid w:val="002A6A68"/>
    <w:rsid w:val="002A7489"/>
    <w:rsid w:val="002A7D48"/>
    <w:rsid w:val="002A7ED0"/>
    <w:rsid w:val="002B03F9"/>
    <w:rsid w:val="002B0DE7"/>
    <w:rsid w:val="002B0E4A"/>
    <w:rsid w:val="002B1460"/>
    <w:rsid w:val="002B2417"/>
    <w:rsid w:val="002B25B3"/>
    <w:rsid w:val="002B3D8C"/>
    <w:rsid w:val="002B487B"/>
    <w:rsid w:val="002B499B"/>
    <w:rsid w:val="002B5A94"/>
    <w:rsid w:val="002B5C8B"/>
    <w:rsid w:val="002B623E"/>
    <w:rsid w:val="002B6C78"/>
    <w:rsid w:val="002B7255"/>
    <w:rsid w:val="002B7F53"/>
    <w:rsid w:val="002C0D5B"/>
    <w:rsid w:val="002C0F80"/>
    <w:rsid w:val="002C31B1"/>
    <w:rsid w:val="002C360E"/>
    <w:rsid w:val="002C3A36"/>
    <w:rsid w:val="002C4164"/>
    <w:rsid w:val="002C5A6E"/>
    <w:rsid w:val="002C5EC4"/>
    <w:rsid w:val="002C6D37"/>
    <w:rsid w:val="002C72AD"/>
    <w:rsid w:val="002C7369"/>
    <w:rsid w:val="002C7D34"/>
    <w:rsid w:val="002D0DB6"/>
    <w:rsid w:val="002D26A3"/>
    <w:rsid w:val="002D3617"/>
    <w:rsid w:val="002D3EF6"/>
    <w:rsid w:val="002D4336"/>
    <w:rsid w:val="002D55E2"/>
    <w:rsid w:val="002D5DCB"/>
    <w:rsid w:val="002D65A2"/>
    <w:rsid w:val="002D77C1"/>
    <w:rsid w:val="002D793C"/>
    <w:rsid w:val="002D7969"/>
    <w:rsid w:val="002D7D32"/>
    <w:rsid w:val="002E08B5"/>
    <w:rsid w:val="002E0CC4"/>
    <w:rsid w:val="002E19B7"/>
    <w:rsid w:val="002E1D8F"/>
    <w:rsid w:val="002E277A"/>
    <w:rsid w:val="002E2B77"/>
    <w:rsid w:val="002E349B"/>
    <w:rsid w:val="002E37EF"/>
    <w:rsid w:val="002E38E5"/>
    <w:rsid w:val="002E4097"/>
    <w:rsid w:val="002E4221"/>
    <w:rsid w:val="002E5090"/>
    <w:rsid w:val="002E510E"/>
    <w:rsid w:val="002E558F"/>
    <w:rsid w:val="002E5B9C"/>
    <w:rsid w:val="002E61C9"/>
    <w:rsid w:val="002E6BE6"/>
    <w:rsid w:val="002E7192"/>
    <w:rsid w:val="002E7BF4"/>
    <w:rsid w:val="002F003B"/>
    <w:rsid w:val="002F00DE"/>
    <w:rsid w:val="002F0607"/>
    <w:rsid w:val="002F1B50"/>
    <w:rsid w:val="002F215A"/>
    <w:rsid w:val="002F2341"/>
    <w:rsid w:val="002F242B"/>
    <w:rsid w:val="002F2740"/>
    <w:rsid w:val="002F2F0A"/>
    <w:rsid w:val="002F3489"/>
    <w:rsid w:val="002F4B5A"/>
    <w:rsid w:val="002F58E0"/>
    <w:rsid w:val="002F5E9F"/>
    <w:rsid w:val="002F5FA8"/>
    <w:rsid w:val="003005EA"/>
    <w:rsid w:val="00300818"/>
    <w:rsid w:val="00300CCB"/>
    <w:rsid w:val="003015FD"/>
    <w:rsid w:val="00301640"/>
    <w:rsid w:val="00302457"/>
    <w:rsid w:val="0030287B"/>
    <w:rsid w:val="003028B4"/>
    <w:rsid w:val="00302C38"/>
    <w:rsid w:val="00302F4F"/>
    <w:rsid w:val="0030323F"/>
    <w:rsid w:val="00304AF6"/>
    <w:rsid w:val="00304E02"/>
    <w:rsid w:val="00305BB0"/>
    <w:rsid w:val="00306B85"/>
    <w:rsid w:val="003073A9"/>
    <w:rsid w:val="00307737"/>
    <w:rsid w:val="00307F93"/>
    <w:rsid w:val="00310DF9"/>
    <w:rsid w:val="00311F3C"/>
    <w:rsid w:val="00312702"/>
    <w:rsid w:val="00314A30"/>
    <w:rsid w:val="00314CFC"/>
    <w:rsid w:val="00315C75"/>
    <w:rsid w:val="00316F6C"/>
    <w:rsid w:val="00317ACF"/>
    <w:rsid w:val="00317FB5"/>
    <w:rsid w:val="003203BA"/>
    <w:rsid w:val="00320F10"/>
    <w:rsid w:val="003214B8"/>
    <w:rsid w:val="00321C7E"/>
    <w:rsid w:val="00322271"/>
    <w:rsid w:val="00322543"/>
    <w:rsid w:val="003233A3"/>
    <w:rsid w:val="00324953"/>
    <w:rsid w:val="00324E1D"/>
    <w:rsid w:val="0032572B"/>
    <w:rsid w:val="00325897"/>
    <w:rsid w:val="00326593"/>
    <w:rsid w:val="00326B97"/>
    <w:rsid w:val="00326CD8"/>
    <w:rsid w:val="00327A1F"/>
    <w:rsid w:val="0033014E"/>
    <w:rsid w:val="003307A0"/>
    <w:rsid w:val="00330E92"/>
    <w:rsid w:val="003319F2"/>
    <w:rsid w:val="00333848"/>
    <w:rsid w:val="00334387"/>
    <w:rsid w:val="0033483E"/>
    <w:rsid w:val="003349DA"/>
    <w:rsid w:val="0033530F"/>
    <w:rsid w:val="003363B6"/>
    <w:rsid w:val="0033754D"/>
    <w:rsid w:val="003377A6"/>
    <w:rsid w:val="0034067C"/>
    <w:rsid w:val="00341BF4"/>
    <w:rsid w:val="003425EE"/>
    <w:rsid w:val="00343CC5"/>
    <w:rsid w:val="00344D9F"/>
    <w:rsid w:val="00345723"/>
    <w:rsid w:val="00345767"/>
    <w:rsid w:val="00345AE4"/>
    <w:rsid w:val="003462B8"/>
    <w:rsid w:val="00347FC5"/>
    <w:rsid w:val="00350356"/>
    <w:rsid w:val="00352B45"/>
    <w:rsid w:val="00353A7D"/>
    <w:rsid w:val="00355646"/>
    <w:rsid w:val="003564C4"/>
    <w:rsid w:val="003565D0"/>
    <w:rsid w:val="00357A64"/>
    <w:rsid w:val="00357D61"/>
    <w:rsid w:val="003602DC"/>
    <w:rsid w:val="003608B4"/>
    <w:rsid w:val="0036095C"/>
    <w:rsid w:val="003610AA"/>
    <w:rsid w:val="00361BC8"/>
    <w:rsid w:val="00361EEC"/>
    <w:rsid w:val="0036243B"/>
    <w:rsid w:val="0036293D"/>
    <w:rsid w:val="00362B96"/>
    <w:rsid w:val="0036355A"/>
    <w:rsid w:val="00363712"/>
    <w:rsid w:val="0036397E"/>
    <w:rsid w:val="003642C7"/>
    <w:rsid w:val="00364353"/>
    <w:rsid w:val="003646F3"/>
    <w:rsid w:val="00364D23"/>
    <w:rsid w:val="00364E4C"/>
    <w:rsid w:val="003654F9"/>
    <w:rsid w:val="00365A9F"/>
    <w:rsid w:val="00366209"/>
    <w:rsid w:val="00366C2B"/>
    <w:rsid w:val="00366DE5"/>
    <w:rsid w:val="003674D4"/>
    <w:rsid w:val="00367C28"/>
    <w:rsid w:val="0037021F"/>
    <w:rsid w:val="00370768"/>
    <w:rsid w:val="00370B3D"/>
    <w:rsid w:val="0037184C"/>
    <w:rsid w:val="00371D00"/>
    <w:rsid w:val="00372162"/>
    <w:rsid w:val="0037275D"/>
    <w:rsid w:val="00372B02"/>
    <w:rsid w:val="0037366E"/>
    <w:rsid w:val="00373687"/>
    <w:rsid w:val="00373747"/>
    <w:rsid w:val="00373833"/>
    <w:rsid w:val="00374B63"/>
    <w:rsid w:val="00375CF9"/>
    <w:rsid w:val="003763A9"/>
    <w:rsid w:val="0037655B"/>
    <w:rsid w:val="00376871"/>
    <w:rsid w:val="00377B30"/>
    <w:rsid w:val="0038081D"/>
    <w:rsid w:val="00380D8D"/>
    <w:rsid w:val="00381D35"/>
    <w:rsid w:val="00382113"/>
    <w:rsid w:val="00382567"/>
    <w:rsid w:val="003825FE"/>
    <w:rsid w:val="00382C9A"/>
    <w:rsid w:val="00383222"/>
    <w:rsid w:val="00383B63"/>
    <w:rsid w:val="00383ECD"/>
    <w:rsid w:val="003841E0"/>
    <w:rsid w:val="00384F4D"/>
    <w:rsid w:val="0038562F"/>
    <w:rsid w:val="00385844"/>
    <w:rsid w:val="0038644B"/>
    <w:rsid w:val="00386D0D"/>
    <w:rsid w:val="0038729B"/>
    <w:rsid w:val="0038756B"/>
    <w:rsid w:val="00387CC2"/>
    <w:rsid w:val="00387D60"/>
    <w:rsid w:val="003900F8"/>
    <w:rsid w:val="0039047F"/>
    <w:rsid w:val="00390CD0"/>
    <w:rsid w:val="003913EF"/>
    <w:rsid w:val="003922B0"/>
    <w:rsid w:val="00392FF1"/>
    <w:rsid w:val="00393A59"/>
    <w:rsid w:val="00393D1C"/>
    <w:rsid w:val="00394A68"/>
    <w:rsid w:val="00395944"/>
    <w:rsid w:val="00395A88"/>
    <w:rsid w:val="00397270"/>
    <w:rsid w:val="003979CD"/>
    <w:rsid w:val="00397D84"/>
    <w:rsid w:val="003A1447"/>
    <w:rsid w:val="003A1682"/>
    <w:rsid w:val="003A212F"/>
    <w:rsid w:val="003A2E5E"/>
    <w:rsid w:val="003A2EEF"/>
    <w:rsid w:val="003A30E1"/>
    <w:rsid w:val="003A321C"/>
    <w:rsid w:val="003A37E0"/>
    <w:rsid w:val="003A3DDD"/>
    <w:rsid w:val="003A47A4"/>
    <w:rsid w:val="003A5754"/>
    <w:rsid w:val="003A5AAD"/>
    <w:rsid w:val="003A6CA0"/>
    <w:rsid w:val="003A6FF0"/>
    <w:rsid w:val="003B053C"/>
    <w:rsid w:val="003B0EFA"/>
    <w:rsid w:val="003B12E4"/>
    <w:rsid w:val="003B1A51"/>
    <w:rsid w:val="003B1C76"/>
    <w:rsid w:val="003B1F63"/>
    <w:rsid w:val="003B2813"/>
    <w:rsid w:val="003B3C37"/>
    <w:rsid w:val="003B630D"/>
    <w:rsid w:val="003B6B0E"/>
    <w:rsid w:val="003B7B9F"/>
    <w:rsid w:val="003C07A5"/>
    <w:rsid w:val="003C0A4D"/>
    <w:rsid w:val="003C1018"/>
    <w:rsid w:val="003C102F"/>
    <w:rsid w:val="003C1524"/>
    <w:rsid w:val="003C188F"/>
    <w:rsid w:val="003C1AE4"/>
    <w:rsid w:val="003C1DFE"/>
    <w:rsid w:val="003C3087"/>
    <w:rsid w:val="003C3E68"/>
    <w:rsid w:val="003C453C"/>
    <w:rsid w:val="003C4DAE"/>
    <w:rsid w:val="003C5113"/>
    <w:rsid w:val="003C5187"/>
    <w:rsid w:val="003C55AB"/>
    <w:rsid w:val="003C6927"/>
    <w:rsid w:val="003C7B60"/>
    <w:rsid w:val="003C7C37"/>
    <w:rsid w:val="003D117E"/>
    <w:rsid w:val="003D162A"/>
    <w:rsid w:val="003D180B"/>
    <w:rsid w:val="003D21E9"/>
    <w:rsid w:val="003D2D62"/>
    <w:rsid w:val="003D3920"/>
    <w:rsid w:val="003D5317"/>
    <w:rsid w:val="003D65E2"/>
    <w:rsid w:val="003D7FC6"/>
    <w:rsid w:val="003E0950"/>
    <w:rsid w:val="003E1548"/>
    <w:rsid w:val="003E185F"/>
    <w:rsid w:val="003E18F9"/>
    <w:rsid w:val="003E1E8C"/>
    <w:rsid w:val="003E2987"/>
    <w:rsid w:val="003E2EC6"/>
    <w:rsid w:val="003E3664"/>
    <w:rsid w:val="003E3E1D"/>
    <w:rsid w:val="003E499C"/>
    <w:rsid w:val="003E779F"/>
    <w:rsid w:val="003E7837"/>
    <w:rsid w:val="003F0714"/>
    <w:rsid w:val="003F0D89"/>
    <w:rsid w:val="003F1AD5"/>
    <w:rsid w:val="003F2EFF"/>
    <w:rsid w:val="003F403E"/>
    <w:rsid w:val="003F45B7"/>
    <w:rsid w:val="003F4908"/>
    <w:rsid w:val="003F597F"/>
    <w:rsid w:val="003F6AC8"/>
    <w:rsid w:val="003F7282"/>
    <w:rsid w:val="003F74F8"/>
    <w:rsid w:val="003F75D6"/>
    <w:rsid w:val="00400661"/>
    <w:rsid w:val="00400F43"/>
    <w:rsid w:val="00401739"/>
    <w:rsid w:val="00401A8C"/>
    <w:rsid w:val="004027B5"/>
    <w:rsid w:val="004039F4"/>
    <w:rsid w:val="00403C63"/>
    <w:rsid w:val="00403CC3"/>
    <w:rsid w:val="00404CD5"/>
    <w:rsid w:val="00405479"/>
    <w:rsid w:val="00405EB5"/>
    <w:rsid w:val="00405F76"/>
    <w:rsid w:val="004061ED"/>
    <w:rsid w:val="004062AD"/>
    <w:rsid w:val="004063B2"/>
    <w:rsid w:val="00406696"/>
    <w:rsid w:val="00406721"/>
    <w:rsid w:val="00406CEB"/>
    <w:rsid w:val="00406EE8"/>
    <w:rsid w:val="00407A62"/>
    <w:rsid w:val="00407DD0"/>
    <w:rsid w:val="00407E9F"/>
    <w:rsid w:val="00410DE1"/>
    <w:rsid w:val="00410FD2"/>
    <w:rsid w:val="0041140F"/>
    <w:rsid w:val="004119DD"/>
    <w:rsid w:val="00411E72"/>
    <w:rsid w:val="00413107"/>
    <w:rsid w:val="004137C5"/>
    <w:rsid w:val="00413FA5"/>
    <w:rsid w:val="00415974"/>
    <w:rsid w:val="00415D31"/>
    <w:rsid w:val="00416CE5"/>
    <w:rsid w:val="0042025C"/>
    <w:rsid w:val="00420979"/>
    <w:rsid w:val="004218AE"/>
    <w:rsid w:val="00422039"/>
    <w:rsid w:val="0042205B"/>
    <w:rsid w:val="004228C9"/>
    <w:rsid w:val="00422B28"/>
    <w:rsid w:val="00423D14"/>
    <w:rsid w:val="00424045"/>
    <w:rsid w:val="0042428B"/>
    <w:rsid w:val="00424541"/>
    <w:rsid w:val="00424A06"/>
    <w:rsid w:val="00424A16"/>
    <w:rsid w:val="00424C71"/>
    <w:rsid w:val="00425DFA"/>
    <w:rsid w:val="004264FA"/>
    <w:rsid w:val="00426B2E"/>
    <w:rsid w:val="00427CDA"/>
    <w:rsid w:val="00427F03"/>
    <w:rsid w:val="004305BF"/>
    <w:rsid w:val="00430CE7"/>
    <w:rsid w:val="00430F92"/>
    <w:rsid w:val="00431D87"/>
    <w:rsid w:val="00431DA7"/>
    <w:rsid w:val="0043257B"/>
    <w:rsid w:val="00433972"/>
    <w:rsid w:val="004340D3"/>
    <w:rsid w:val="004350F6"/>
    <w:rsid w:val="00436D65"/>
    <w:rsid w:val="004376FA"/>
    <w:rsid w:val="00437799"/>
    <w:rsid w:val="00437E75"/>
    <w:rsid w:val="00437F82"/>
    <w:rsid w:val="004409C1"/>
    <w:rsid w:val="00440B96"/>
    <w:rsid w:val="00441CBB"/>
    <w:rsid w:val="00442002"/>
    <w:rsid w:val="00443288"/>
    <w:rsid w:val="00444134"/>
    <w:rsid w:val="00444732"/>
    <w:rsid w:val="004449FE"/>
    <w:rsid w:val="00444A48"/>
    <w:rsid w:val="00446584"/>
    <w:rsid w:val="00446990"/>
    <w:rsid w:val="00447B96"/>
    <w:rsid w:val="0045084F"/>
    <w:rsid w:val="00450FF2"/>
    <w:rsid w:val="00452C1C"/>
    <w:rsid w:val="00453074"/>
    <w:rsid w:val="00454D4C"/>
    <w:rsid w:val="00455747"/>
    <w:rsid w:val="00455947"/>
    <w:rsid w:val="004563A3"/>
    <w:rsid w:val="00457DB8"/>
    <w:rsid w:val="00457EEF"/>
    <w:rsid w:val="004613DC"/>
    <w:rsid w:val="00461A34"/>
    <w:rsid w:val="00463A39"/>
    <w:rsid w:val="00463A7F"/>
    <w:rsid w:val="00463CF4"/>
    <w:rsid w:val="00464550"/>
    <w:rsid w:val="00466268"/>
    <w:rsid w:val="00466C52"/>
    <w:rsid w:val="00466DCF"/>
    <w:rsid w:val="004675A9"/>
    <w:rsid w:val="00470794"/>
    <w:rsid w:val="00471B7D"/>
    <w:rsid w:val="00471CCD"/>
    <w:rsid w:val="00472481"/>
    <w:rsid w:val="004724F8"/>
    <w:rsid w:val="004731A2"/>
    <w:rsid w:val="00473ABD"/>
    <w:rsid w:val="00473BF0"/>
    <w:rsid w:val="00474059"/>
    <w:rsid w:val="004751F7"/>
    <w:rsid w:val="00475BB3"/>
    <w:rsid w:val="004763CC"/>
    <w:rsid w:val="004763E2"/>
    <w:rsid w:val="00476937"/>
    <w:rsid w:val="0047699A"/>
    <w:rsid w:val="00480605"/>
    <w:rsid w:val="00480900"/>
    <w:rsid w:val="00480C30"/>
    <w:rsid w:val="00481C78"/>
    <w:rsid w:val="00481D8F"/>
    <w:rsid w:val="0048241A"/>
    <w:rsid w:val="004827CF"/>
    <w:rsid w:val="00482A2F"/>
    <w:rsid w:val="004831B2"/>
    <w:rsid w:val="004839E9"/>
    <w:rsid w:val="00483E85"/>
    <w:rsid w:val="0048457C"/>
    <w:rsid w:val="004871A3"/>
    <w:rsid w:val="004874B8"/>
    <w:rsid w:val="00490320"/>
    <w:rsid w:val="0049141E"/>
    <w:rsid w:val="00492034"/>
    <w:rsid w:val="00492322"/>
    <w:rsid w:val="00492ECD"/>
    <w:rsid w:val="00493730"/>
    <w:rsid w:val="00494A68"/>
    <w:rsid w:val="00494A9B"/>
    <w:rsid w:val="004967A0"/>
    <w:rsid w:val="00496CAA"/>
    <w:rsid w:val="00496FA4"/>
    <w:rsid w:val="0049701E"/>
    <w:rsid w:val="004A0B19"/>
    <w:rsid w:val="004A17AB"/>
    <w:rsid w:val="004A2386"/>
    <w:rsid w:val="004A293F"/>
    <w:rsid w:val="004A2B7F"/>
    <w:rsid w:val="004A33AB"/>
    <w:rsid w:val="004A35B3"/>
    <w:rsid w:val="004A47C5"/>
    <w:rsid w:val="004A528B"/>
    <w:rsid w:val="004A579E"/>
    <w:rsid w:val="004A6214"/>
    <w:rsid w:val="004A6C0F"/>
    <w:rsid w:val="004B13AF"/>
    <w:rsid w:val="004B28EF"/>
    <w:rsid w:val="004B2911"/>
    <w:rsid w:val="004B2BFE"/>
    <w:rsid w:val="004B3C8F"/>
    <w:rsid w:val="004B5710"/>
    <w:rsid w:val="004B5788"/>
    <w:rsid w:val="004B5F95"/>
    <w:rsid w:val="004B796B"/>
    <w:rsid w:val="004C00D6"/>
    <w:rsid w:val="004C0194"/>
    <w:rsid w:val="004C03CB"/>
    <w:rsid w:val="004C2341"/>
    <w:rsid w:val="004C273D"/>
    <w:rsid w:val="004C278E"/>
    <w:rsid w:val="004C28B3"/>
    <w:rsid w:val="004C3C38"/>
    <w:rsid w:val="004C5640"/>
    <w:rsid w:val="004C66E3"/>
    <w:rsid w:val="004C6A7A"/>
    <w:rsid w:val="004C6BD7"/>
    <w:rsid w:val="004C746C"/>
    <w:rsid w:val="004D1EF3"/>
    <w:rsid w:val="004D2697"/>
    <w:rsid w:val="004D2AF4"/>
    <w:rsid w:val="004D3161"/>
    <w:rsid w:val="004D4C74"/>
    <w:rsid w:val="004D4D64"/>
    <w:rsid w:val="004D5B78"/>
    <w:rsid w:val="004D73C8"/>
    <w:rsid w:val="004D793A"/>
    <w:rsid w:val="004D7D41"/>
    <w:rsid w:val="004E15FA"/>
    <w:rsid w:val="004E2A5F"/>
    <w:rsid w:val="004E378F"/>
    <w:rsid w:val="004E3C33"/>
    <w:rsid w:val="004E4891"/>
    <w:rsid w:val="004E4A8D"/>
    <w:rsid w:val="004E4E22"/>
    <w:rsid w:val="004E5E2C"/>
    <w:rsid w:val="004E6734"/>
    <w:rsid w:val="004E674F"/>
    <w:rsid w:val="004E6D82"/>
    <w:rsid w:val="004E71DC"/>
    <w:rsid w:val="004E7961"/>
    <w:rsid w:val="004E7D57"/>
    <w:rsid w:val="004F0275"/>
    <w:rsid w:val="004F07A5"/>
    <w:rsid w:val="004F0971"/>
    <w:rsid w:val="004F0984"/>
    <w:rsid w:val="004F0DBD"/>
    <w:rsid w:val="004F1A4A"/>
    <w:rsid w:val="004F2035"/>
    <w:rsid w:val="004F2720"/>
    <w:rsid w:val="004F287E"/>
    <w:rsid w:val="004F29E2"/>
    <w:rsid w:val="004F36B5"/>
    <w:rsid w:val="004F387B"/>
    <w:rsid w:val="004F3C88"/>
    <w:rsid w:val="004F46A1"/>
    <w:rsid w:val="004F503C"/>
    <w:rsid w:val="004F6C81"/>
    <w:rsid w:val="00500844"/>
    <w:rsid w:val="005009E6"/>
    <w:rsid w:val="00500CEA"/>
    <w:rsid w:val="005011DD"/>
    <w:rsid w:val="00501EEF"/>
    <w:rsid w:val="00501F36"/>
    <w:rsid w:val="0050311B"/>
    <w:rsid w:val="00503774"/>
    <w:rsid w:val="0050539F"/>
    <w:rsid w:val="005053A3"/>
    <w:rsid w:val="00505624"/>
    <w:rsid w:val="00505C88"/>
    <w:rsid w:val="00506407"/>
    <w:rsid w:val="00510182"/>
    <w:rsid w:val="005113CF"/>
    <w:rsid w:val="0051265E"/>
    <w:rsid w:val="00513B6C"/>
    <w:rsid w:val="00514E99"/>
    <w:rsid w:val="005152BF"/>
    <w:rsid w:val="00515D0F"/>
    <w:rsid w:val="005171E6"/>
    <w:rsid w:val="005172DB"/>
    <w:rsid w:val="0052125E"/>
    <w:rsid w:val="00521B8A"/>
    <w:rsid w:val="0052436F"/>
    <w:rsid w:val="0052449E"/>
    <w:rsid w:val="0052461B"/>
    <w:rsid w:val="00524707"/>
    <w:rsid w:val="00525094"/>
    <w:rsid w:val="00525700"/>
    <w:rsid w:val="00525ABC"/>
    <w:rsid w:val="00525D81"/>
    <w:rsid w:val="00526306"/>
    <w:rsid w:val="0052650C"/>
    <w:rsid w:val="0052750F"/>
    <w:rsid w:val="0052758B"/>
    <w:rsid w:val="0052762B"/>
    <w:rsid w:val="0052785D"/>
    <w:rsid w:val="00527B81"/>
    <w:rsid w:val="005304EB"/>
    <w:rsid w:val="005304F7"/>
    <w:rsid w:val="00530E63"/>
    <w:rsid w:val="00531128"/>
    <w:rsid w:val="005320D9"/>
    <w:rsid w:val="005320F7"/>
    <w:rsid w:val="00532B48"/>
    <w:rsid w:val="00533522"/>
    <w:rsid w:val="0053429A"/>
    <w:rsid w:val="0053525B"/>
    <w:rsid w:val="00535FE6"/>
    <w:rsid w:val="00537AB2"/>
    <w:rsid w:val="00541652"/>
    <w:rsid w:val="00541BC3"/>
    <w:rsid w:val="00541D04"/>
    <w:rsid w:val="005428A8"/>
    <w:rsid w:val="005428D9"/>
    <w:rsid w:val="0054307C"/>
    <w:rsid w:val="00543626"/>
    <w:rsid w:val="00543C0A"/>
    <w:rsid w:val="005441E3"/>
    <w:rsid w:val="005461A6"/>
    <w:rsid w:val="0054682B"/>
    <w:rsid w:val="00547118"/>
    <w:rsid w:val="0055118E"/>
    <w:rsid w:val="00551901"/>
    <w:rsid w:val="005523A5"/>
    <w:rsid w:val="005526E7"/>
    <w:rsid w:val="00552834"/>
    <w:rsid w:val="005529B9"/>
    <w:rsid w:val="00553090"/>
    <w:rsid w:val="005533EF"/>
    <w:rsid w:val="00553441"/>
    <w:rsid w:val="00553E2D"/>
    <w:rsid w:val="00553FFE"/>
    <w:rsid w:val="005549E6"/>
    <w:rsid w:val="005558B1"/>
    <w:rsid w:val="005560E7"/>
    <w:rsid w:val="0055720C"/>
    <w:rsid w:val="005577E1"/>
    <w:rsid w:val="00557A7C"/>
    <w:rsid w:val="00557B6A"/>
    <w:rsid w:val="00560128"/>
    <w:rsid w:val="0056087C"/>
    <w:rsid w:val="005609DF"/>
    <w:rsid w:val="00560CD6"/>
    <w:rsid w:val="005613BE"/>
    <w:rsid w:val="0056213D"/>
    <w:rsid w:val="00562A5B"/>
    <w:rsid w:val="005631BD"/>
    <w:rsid w:val="005636E1"/>
    <w:rsid w:val="00564837"/>
    <w:rsid w:val="0056497B"/>
    <w:rsid w:val="005653BD"/>
    <w:rsid w:val="005655AD"/>
    <w:rsid w:val="005669E7"/>
    <w:rsid w:val="00572016"/>
    <w:rsid w:val="00572737"/>
    <w:rsid w:val="00572C90"/>
    <w:rsid w:val="00574C66"/>
    <w:rsid w:val="005751CF"/>
    <w:rsid w:val="00575E35"/>
    <w:rsid w:val="0057627B"/>
    <w:rsid w:val="00576287"/>
    <w:rsid w:val="00576E1C"/>
    <w:rsid w:val="0057720D"/>
    <w:rsid w:val="00577272"/>
    <w:rsid w:val="00577615"/>
    <w:rsid w:val="00580E44"/>
    <w:rsid w:val="00581955"/>
    <w:rsid w:val="00581F58"/>
    <w:rsid w:val="005822D9"/>
    <w:rsid w:val="0058293F"/>
    <w:rsid w:val="00582EAE"/>
    <w:rsid w:val="00583133"/>
    <w:rsid w:val="00583643"/>
    <w:rsid w:val="00583A11"/>
    <w:rsid w:val="00583BE7"/>
    <w:rsid w:val="005843A0"/>
    <w:rsid w:val="005843DA"/>
    <w:rsid w:val="005847FC"/>
    <w:rsid w:val="00585209"/>
    <w:rsid w:val="0058585D"/>
    <w:rsid w:val="00585E30"/>
    <w:rsid w:val="00586B60"/>
    <w:rsid w:val="0059060F"/>
    <w:rsid w:val="00590778"/>
    <w:rsid w:val="00590B15"/>
    <w:rsid w:val="00590B93"/>
    <w:rsid w:val="00590FC9"/>
    <w:rsid w:val="00591042"/>
    <w:rsid w:val="00591D92"/>
    <w:rsid w:val="00593D3E"/>
    <w:rsid w:val="00593E22"/>
    <w:rsid w:val="00594801"/>
    <w:rsid w:val="00594C8E"/>
    <w:rsid w:val="00595F2B"/>
    <w:rsid w:val="00596620"/>
    <w:rsid w:val="00597216"/>
    <w:rsid w:val="00597B36"/>
    <w:rsid w:val="00597C87"/>
    <w:rsid w:val="005A0E15"/>
    <w:rsid w:val="005A2ECB"/>
    <w:rsid w:val="005A32A1"/>
    <w:rsid w:val="005A36BD"/>
    <w:rsid w:val="005A467A"/>
    <w:rsid w:val="005A58F3"/>
    <w:rsid w:val="005A5C2B"/>
    <w:rsid w:val="005A5D30"/>
    <w:rsid w:val="005A6046"/>
    <w:rsid w:val="005A7CC8"/>
    <w:rsid w:val="005B00C7"/>
    <w:rsid w:val="005B0459"/>
    <w:rsid w:val="005B0AAE"/>
    <w:rsid w:val="005B0BBC"/>
    <w:rsid w:val="005B0C33"/>
    <w:rsid w:val="005B1882"/>
    <w:rsid w:val="005B283D"/>
    <w:rsid w:val="005B28BB"/>
    <w:rsid w:val="005B2BEE"/>
    <w:rsid w:val="005B2F25"/>
    <w:rsid w:val="005B5358"/>
    <w:rsid w:val="005B56E0"/>
    <w:rsid w:val="005B5971"/>
    <w:rsid w:val="005B6A66"/>
    <w:rsid w:val="005B7052"/>
    <w:rsid w:val="005B730C"/>
    <w:rsid w:val="005C0E9E"/>
    <w:rsid w:val="005C21F2"/>
    <w:rsid w:val="005C2357"/>
    <w:rsid w:val="005C2DD6"/>
    <w:rsid w:val="005C2DE6"/>
    <w:rsid w:val="005C3659"/>
    <w:rsid w:val="005C4862"/>
    <w:rsid w:val="005C4C94"/>
    <w:rsid w:val="005C505B"/>
    <w:rsid w:val="005C5133"/>
    <w:rsid w:val="005C53F0"/>
    <w:rsid w:val="005C580B"/>
    <w:rsid w:val="005C61FF"/>
    <w:rsid w:val="005D05E7"/>
    <w:rsid w:val="005D0ED9"/>
    <w:rsid w:val="005D1102"/>
    <w:rsid w:val="005D1311"/>
    <w:rsid w:val="005D1638"/>
    <w:rsid w:val="005D165D"/>
    <w:rsid w:val="005D29A9"/>
    <w:rsid w:val="005D2CDB"/>
    <w:rsid w:val="005D2E7D"/>
    <w:rsid w:val="005D2F10"/>
    <w:rsid w:val="005D3427"/>
    <w:rsid w:val="005D34E1"/>
    <w:rsid w:val="005D3D36"/>
    <w:rsid w:val="005D553D"/>
    <w:rsid w:val="005D5D0E"/>
    <w:rsid w:val="005D619C"/>
    <w:rsid w:val="005D707A"/>
    <w:rsid w:val="005E08C0"/>
    <w:rsid w:val="005E0978"/>
    <w:rsid w:val="005E1045"/>
    <w:rsid w:val="005E1276"/>
    <w:rsid w:val="005E174D"/>
    <w:rsid w:val="005E358A"/>
    <w:rsid w:val="005E35C0"/>
    <w:rsid w:val="005E39C6"/>
    <w:rsid w:val="005E4C17"/>
    <w:rsid w:val="005E66A9"/>
    <w:rsid w:val="005E7A44"/>
    <w:rsid w:val="005F12C2"/>
    <w:rsid w:val="005F2774"/>
    <w:rsid w:val="005F292F"/>
    <w:rsid w:val="005F2B50"/>
    <w:rsid w:val="005F3315"/>
    <w:rsid w:val="005F3DF9"/>
    <w:rsid w:val="005F4BCC"/>
    <w:rsid w:val="005F4CE3"/>
    <w:rsid w:val="005F504C"/>
    <w:rsid w:val="005F51BF"/>
    <w:rsid w:val="005F5290"/>
    <w:rsid w:val="005F54C1"/>
    <w:rsid w:val="005F6307"/>
    <w:rsid w:val="005F69CB"/>
    <w:rsid w:val="005F6BDA"/>
    <w:rsid w:val="005F6FD2"/>
    <w:rsid w:val="005F7382"/>
    <w:rsid w:val="005F75A4"/>
    <w:rsid w:val="006002D0"/>
    <w:rsid w:val="00602179"/>
    <w:rsid w:val="006022CC"/>
    <w:rsid w:val="006026A0"/>
    <w:rsid w:val="006027DA"/>
    <w:rsid w:val="0060334C"/>
    <w:rsid w:val="00603543"/>
    <w:rsid w:val="006037B4"/>
    <w:rsid w:val="00604AB2"/>
    <w:rsid w:val="006059A5"/>
    <w:rsid w:val="006059B6"/>
    <w:rsid w:val="0060646C"/>
    <w:rsid w:val="0060693F"/>
    <w:rsid w:val="00606EF9"/>
    <w:rsid w:val="006070AA"/>
    <w:rsid w:val="00607E4A"/>
    <w:rsid w:val="006110EC"/>
    <w:rsid w:val="00611255"/>
    <w:rsid w:val="0061203F"/>
    <w:rsid w:val="00612DAA"/>
    <w:rsid w:val="00613200"/>
    <w:rsid w:val="006137B6"/>
    <w:rsid w:val="00613AFA"/>
    <w:rsid w:val="00613CCE"/>
    <w:rsid w:val="00614646"/>
    <w:rsid w:val="0061616F"/>
    <w:rsid w:val="006161E7"/>
    <w:rsid w:val="00616245"/>
    <w:rsid w:val="00616473"/>
    <w:rsid w:val="006166C8"/>
    <w:rsid w:val="006167C6"/>
    <w:rsid w:val="006177B2"/>
    <w:rsid w:val="006204EA"/>
    <w:rsid w:val="00621BAF"/>
    <w:rsid w:val="00621DB2"/>
    <w:rsid w:val="0062483C"/>
    <w:rsid w:val="00625237"/>
    <w:rsid w:val="006252D7"/>
    <w:rsid w:val="0062537B"/>
    <w:rsid w:val="006257A1"/>
    <w:rsid w:val="00625BCD"/>
    <w:rsid w:val="006270FC"/>
    <w:rsid w:val="0062716C"/>
    <w:rsid w:val="00627A46"/>
    <w:rsid w:val="00630348"/>
    <w:rsid w:val="0063072A"/>
    <w:rsid w:val="00630848"/>
    <w:rsid w:val="00631230"/>
    <w:rsid w:val="00631F42"/>
    <w:rsid w:val="00631FCF"/>
    <w:rsid w:val="00632E85"/>
    <w:rsid w:val="00632FF4"/>
    <w:rsid w:val="00633E03"/>
    <w:rsid w:val="0063434C"/>
    <w:rsid w:val="006346FD"/>
    <w:rsid w:val="00634BAC"/>
    <w:rsid w:val="006354DB"/>
    <w:rsid w:val="00636562"/>
    <w:rsid w:val="006365A0"/>
    <w:rsid w:val="00636A5B"/>
    <w:rsid w:val="00637D8E"/>
    <w:rsid w:val="006400B3"/>
    <w:rsid w:val="00640CDD"/>
    <w:rsid w:val="00641154"/>
    <w:rsid w:val="00641B14"/>
    <w:rsid w:val="0064207E"/>
    <w:rsid w:val="006420D5"/>
    <w:rsid w:val="00642615"/>
    <w:rsid w:val="00643694"/>
    <w:rsid w:val="006436DC"/>
    <w:rsid w:val="00644393"/>
    <w:rsid w:val="00644DBA"/>
    <w:rsid w:val="0064514C"/>
    <w:rsid w:val="00645238"/>
    <w:rsid w:val="0064547C"/>
    <w:rsid w:val="006465F5"/>
    <w:rsid w:val="00646DFC"/>
    <w:rsid w:val="00647C3F"/>
    <w:rsid w:val="00647D1B"/>
    <w:rsid w:val="00647FE1"/>
    <w:rsid w:val="006501C9"/>
    <w:rsid w:val="00650641"/>
    <w:rsid w:val="0065076B"/>
    <w:rsid w:val="0065163C"/>
    <w:rsid w:val="00651DD3"/>
    <w:rsid w:val="00652178"/>
    <w:rsid w:val="006558AA"/>
    <w:rsid w:val="006560AA"/>
    <w:rsid w:val="006564BB"/>
    <w:rsid w:val="00657206"/>
    <w:rsid w:val="006576E4"/>
    <w:rsid w:val="00657806"/>
    <w:rsid w:val="00657809"/>
    <w:rsid w:val="00660229"/>
    <w:rsid w:val="00663B67"/>
    <w:rsid w:val="006642BA"/>
    <w:rsid w:val="0066475F"/>
    <w:rsid w:val="00664B45"/>
    <w:rsid w:val="00665722"/>
    <w:rsid w:val="00665754"/>
    <w:rsid w:val="0066758C"/>
    <w:rsid w:val="006678E3"/>
    <w:rsid w:val="00670500"/>
    <w:rsid w:val="00670DDF"/>
    <w:rsid w:val="00671103"/>
    <w:rsid w:val="006717DE"/>
    <w:rsid w:val="00671C40"/>
    <w:rsid w:val="006725C9"/>
    <w:rsid w:val="00672C94"/>
    <w:rsid w:val="00672E90"/>
    <w:rsid w:val="00672FB9"/>
    <w:rsid w:val="006734C6"/>
    <w:rsid w:val="00674761"/>
    <w:rsid w:val="00675FC2"/>
    <w:rsid w:val="00676743"/>
    <w:rsid w:val="00677135"/>
    <w:rsid w:val="006772EA"/>
    <w:rsid w:val="00677D64"/>
    <w:rsid w:val="0068038A"/>
    <w:rsid w:val="00680FB1"/>
    <w:rsid w:val="00680FDE"/>
    <w:rsid w:val="0068128D"/>
    <w:rsid w:val="0068218A"/>
    <w:rsid w:val="0068241B"/>
    <w:rsid w:val="00682557"/>
    <w:rsid w:val="00682AC4"/>
    <w:rsid w:val="00683658"/>
    <w:rsid w:val="0068383C"/>
    <w:rsid w:val="006838AC"/>
    <w:rsid w:val="00685F05"/>
    <w:rsid w:val="00685F64"/>
    <w:rsid w:val="00686BC0"/>
    <w:rsid w:val="0068742F"/>
    <w:rsid w:val="006875D4"/>
    <w:rsid w:val="00687879"/>
    <w:rsid w:val="006879E3"/>
    <w:rsid w:val="00687EA5"/>
    <w:rsid w:val="006908D0"/>
    <w:rsid w:val="00691325"/>
    <w:rsid w:val="006916B9"/>
    <w:rsid w:val="00693380"/>
    <w:rsid w:val="0069358B"/>
    <w:rsid w:val="0069371E"/>
    <w:rsid w:val="00693A92"/>
    <w:rsid w:val="00693C1B"/>
    <w:rsid w:val="00694326"/>
    <w:rsid w:val="0069551A"/>
    <w:rsid w:val="006959AD"/>
    <w:rsid w:val="006969A2"/>
    <w:rsid w:val="00697AC5"/>
    <w:rsid w:val="006A135C"/>
    <w:rsid w:val="006A1CE0"/>
    <w:rsid w:val="006A2068"/>
    <w:rsid w:val="006A21A6"/>
    <w:rsid w:val="006A3A6A"/>
    <w:rsid w:val="006A46AE"/>
    <w:rsid w:val="006A4F72"/>
    <w:rsid w:val="006A5416"/>
    <w:rsid w:val="006A5418"/>
    <w:rsid w:val="006A5BA2"/>
    <w:rsid w:val="006A62C2"/>
    <w:rsid w:val="006A6CB9"/>
    <w:rsid w:val="006A704D"/>
    <w:rsid w:val="006A7D4B"/>
    <w:rsid w:val="006B1CA6"/>
    <w:rsid w:val="006B2781"/>
    <w:rsid w:val="006B281F"/>
    <w:rsid w:val="006B2E09"/>
    <w:rsid w:val="006B36D5"/>
    <w:rsid w:val="006B5243"/>
    <w:rsid w:val="006B52BE"/>
    <w:rsid w:val="006B560F"/>
    <w:rsid w:val="006B575A"/>
    <w:rsid w:val="006B6E99"/>
    <w:rsid w:val="006B7DD4"/>
    <w:rsid w:val="006C0B97"/>
    <w:rsid w:val="006C11E6"/>
    <w:rsid w:val="006C1570"/>
    <w:rsid w:val="006C157C"/>
    <w:rsid w:val="006C1C08"/>
    <w:rsid w:val="006C2477"/>
    <w:rsid w:val="006C256C"/>
    <w:rsid w:val="006C2D8F"/>
    <w:rsid w:val="006C303C"/>
    <w:rsid w:val="006C3116"/>
    <w:rsid w:val="006C3287"/>
    <w:rsid w:val="006C37AD"/>
    <w:rsid w:val="006C3832"/>
    <w:rsid w:val="006C44CC"/>
    <w:rsid w:val="006C4D27"/>
    <w:rsid w:val="006C5200"/>
    <w:rsid w:val="006C528D"/>
    <w:rsid w:val="006C5988"/>
    <w:rsid w:val="006C5A5C"/>
    <w:rsid w:val="006C610A"/>
    <w:rsid w:val="006C6FD1"/>
    <w:rsid w:val="006C7E64"/>
    <w:rsid w:val="006D083C"/>
    <w:rsid w:val="006D0E5A"/>
    <w:rsid w:val="006D1DF8"/>
    <w:rsid w:val="006D3623"/>
    <w:rsid w:val="006D3853"/>
    <w:rsid w:val="006D3BF1"/>
    <w:rsid w:val="006D41CB"/>
    <w:rsid w:val="006D4498"/>
    <w:rsid w:val="006D4508"/>
    <w:rsid w:val="006D4784"/>
    <w:rsid w:val="006D4C58"/>
    <w:rsid w:val="006D5190"/>
    <w:rsid w:val="006D52AB"/>
    <w:rsid w:val="006D5F3E"/>
    <w:rsid w:val="006D639E"/>
    <w:rsid w:val="006D68B8"/>
    <w:rsid w:val="006D7197"/>
    <w:rsid w:val="006D734C"/>
    <w:rsid w:val="006D7545"/>
    <w:rsid w:val="006D78A8"/>
    <w:rsid w:val="006E013A"/>
    <w:rsid w:val="006E029A"/>
    <w:rsid w:val="006E1E72"/>
    <w:rsid w:val="006E1EFA"/>
    <w:rsid w:val="006E27BE"/>
    <w:rsid w:val="006E367D"/>
    <w:rsid w:val="006E37C1"/>
    <w:rsid w:val="006E39D6"/>
    <w:rsid w:val="006E524F"/>
    <w:rsid w:val="006E539B"/>
    <w:rsid w:val="006E6B70"/>
    <w:rsid w:val="006E6F2C"/>
    <w:rsid w:val="006E7A71"/>
    <w:rsid w:val="006E7CA6"/>
    <w:rsid w:val="006F10D9"/>
    <w:rsid w:val="006F1A58"/>
    <w:rsid w:val="006F264F"/>
    <w:rsid w:val="006F28BC"/>
    <w:rsid w:val="006F2AA6"/>
    <w:rsid w:val="006F338A"/>
    <w:rsid w:val="006F366C"/>
    <w:rsid w:val="006F3881"/>
    <w:rsid w:val="006F49CC"/>
    <w:rsid w:val="006F5FCA"/>
    <w:rsid w:val="006F61F7"/>
    <w:rsid w:val="006F6207"/>
    <w:rsid w:val="006F6261"/>
    <w:rsid w:val="006F69EA"/>
    <w:rsid w:val="006F7852"/>
    <w:rsid w:val="007004D7"/>
    <w:rsid w:val="00700C8A"/>
    <w:rsid w:val="00700E95"/>
    <w:rsid w:val="007017A3"/>
    <w:rsid w:val="007017C3"/>
    <w:rsid w:val="00701C53"/>
    <w:rsid w:val="00701E22"/>
    <w:rsid w:val="007037F6"/>
    <w:rsid w:val="00705002"/>
    <w:rsid w:val="00705FDE"/>
    <w:rsid w:val="00705FFE"/>
    <w:rsid w:val="00706404"/>
    <w:rsid w:val="00707FD1"/>
    <w:rsid w:val="00710E81"/>
    <w:rsid w:val="00711179"/>
    <w:rsid w:val="00711525"/>
    <w:rsid w:val="00711809"/>
    <w:rsid w:val="00712C8B"/>
    <w:rsid w:val="0071325B"/>
    <w:rsid w:val="0071404C"/>
    <w:rsid w:val="007149F3"/>
    <w:rsid w:val="00715EF8"/>
    <w:rsid w:val="007167F6"/>
    <w:rsid w:val="00721388"/>
    <w:rsid w:val="007215BB"/>
    <w:rsid w:val="00721BE5"/>
    <w:rsid w:val="00721F5F"/>
    <w:rsid w:val="007228F8"/>
    <w:rsid w:val="00722B56"/>
    <w:rsid w:val="00722C92"/>
    <w:rsid w:val="0072352D"/>
    <w:rsid w:val="00723D4F"/>
    <w:rsid w:val="007240F1"/>
    <w:rsid w:val="00724905"/>
    <w:rsid w:val="00724B31"/>
    <w:rsid w:val="00724C9B"/>
    <w:rsid w:val="00724F09"/>
    <w:rsid w:val="007257CF"/>
    <w:rsid w:val="0072597A"/>
    <w:rsid w:val="007262B7"/>
    <w:rsid w:val="0072772E"/>
    <w:rsid w:val="0072785F"/>
    <w:rsid w:val="00727E64"/>
    <w:rsid w:val="007302A1"/>
    <w:rsid w:val="0073071F"/>
    <w:rsid w:val="00730C15"/>
    <w:rsid w:val="007316E7"/>
    <w:rsid w:val="00731D3D"/>
    <w:rsid w:val="007328AE"/>
    <w:rsid w:val="00732BC7"/>
    <w:rsid w:val="00732D17"/>
    <w:rsid w:val="00732DF1"/>
    <w:rsid w:val="00732F9A"/>
    <w:rsid w:val="007343C3"/>
    <w:rsid w:val="00734976"/>
    <w:rsid w:val="00734CA7"/>
    <w:rsid w:val="00736661"/>
    <w:rsid w:val="00736947"/>
    <w:rsid w:val="0073747C"/>
    <w:rsid w:val="007403DE"/>
    <w:rsid w:val="00740B5F"/>
    <w:rsid w:val="00740E4F"/>
    <w:rsid w:val="00740F6F"/>
    <w:rsid w:val="00741DED"/>
    <w:rsid w:val="00742515"/>
    <w:rsid w:val="00742AD4"/>
    <w:rsid w:val="007439C3"/>
    <w:rsid w:val="00744E7F"/>
    <w:rsid w:val="00745EA1"/>
    <w:rsid w:val="007460B4"/>
    <w:rsid w:val="00746477"/>
    <w:rsid w:val="00746962"/>
    <w:rsid w:val="00747684"/>
    <w:rsid w:val="00747D18"/>
    <w:rsid w:val="00750061"/>
    <w:rsid w:val="00750498"/>
    <w:rsid w:val="00751B5B"/>
    <w:rsid w:val="00751EFE"/>
    <w:rsid w:val="00752CE5"/>
    <w:rsid w:val="00753427"/>
    <w:rsid w:val="0075377C"/>
    <w:rsid w:val="00753DD2"/>
    <w:rsid w:val="00753EA5"/>
    <w:rsid w:val="007546B2"/>
    <w:rsid w:val="00754994"/>
    <w:rsid w:val="00755223"/>
    <w:rsid w:val="00755380"/>
    <w:rsid w:val="00755A29"/>
    <w:rsid w:val="00755BDC"/>
    <w:rsid w:val="007569D0"/>
    <w:rsid w:val="00756C47"/>
    <w:rsid w:val="00757F0E"/>
    <w:rsid w:val="00760653"/>
    <w:rsid w:val="00760948"/>
    <w:rsid w:val="00761414"/>
    <w:rsid w:val="0076144C"/>
    <w:rsid w:val="00763FAC"/>
    <w:rsid w:val="0076431C"/>
    <w:rsid w:val="00764F1D"/>
    <w:rsid w:val="00765322"/>
    <w:rsid w:val="00766183"/>
    <w:rsid w:val="007664D1"/>
    <w:rsid w:val="00766838"/>
    <w:rsid w:val="0076712F"/>
    <w:rsid w:val="00767308"/>
    <w:rsid w:val="00767871"/>
    <w:rsid w:val="00767C3A"/>
    <w:rsid w:val="00767DA0"/>
    <w:rsid w:val="00770475"/>
    <w:rsid w:val="0077203E"/>
    <w:rsid w:val="0077269D"/>
    <w:rsid w:val="00774169"/>
    <w:rsid w:val="00774EDA"/>
    <w:rsid w:val="00775A0F"/>
    <w:rsid w:val="00776E1A"/>
    <w:rsid w:val="00777697"/>
    <w:rsid w:val="00780D29"/>
    <w:rsid w:val="00780FF0"/>
    <w:rsid w:val="00781060"/>
    <w:rsid w:val="007813EB"/>
    <w:rsid w:val="00781A00"/>
    <w:rsid w:val="00781A7D"/>
    <w:rsid w:val="0078266D"/>
    <w:rsid w:val="00782AAA"/>
    <w:rsid w:val="007834EF"/>
    <w:rsid w:val="007836FE"/>
    <w:rsid w:val="00783DE9"/>
    <w:rsid w:val="00784F09"/>
    <w:rsid w:val="007851B3"/>
    <w:rsid w:val="00785525"/>
    <w:rsid w:val="00785EEB"/>
    <w:rsid w:val="007861F8"/>
    <w:rsid w:val="00786990"/>
    <w:rsid w:val="00786C51"/>
    <w:rsid w:val="007870F1"/>
    <w:rsid w:val="00790BC9"/>
    <w:rsid w:val="007914AB"/>
    <w:rsid w:val="00791F09"/>
    <w:rsid w:val="00792011"/>
    <w:rsid w:val="00792AE4"/>
    <w:rsid w:val="00792E2B"/>
    <w:rsid w:val="00793D33"/>
    <w:rsid w:val="0079456C"/>
    <w:rsid w:val="00794C6C"/>
    <w:rsid w:val="007965BC"/>
    <w:rsid w:val="007A00C8"/>
    <w:rsid w:val="007A0754"/>
    <w:rsid w:val="007A1483"/>
    <w:rsid w:val="007A1590"/>
    <w:rsid w:val="007A1866"/>
    <w:rsid w:val="007A20C9"/>
    <w:rsid w:val="007A295F"/>
    <w:rsid w:val="007A2FCD"/>
    <w:rsid w:val="007A3A31"/>
    <w:rsid w:val="007A3C9B"/>
    <w:rsid w:val="007A43BD"/>
    <w:rsid w:val="007A46DF"/>
    <w:rsid w:val="007A4908"/>
    <w:rsid w:val="007A4A88"/>
    <w:rsid w:val="007A4AEA"/>
    <w:rsid w:val="007A63CE"/>
    <w:rsid w:val="007A7293"/>
    <w:rsid w:val="007B022C"/>
    <w:rsid w:val="007B25AA"/>
    <w:rsid w:val="007B294B"/>
    <w:rsid w:val="007B2D06"/>
    <w:rsid w:val="007B2FF9"/>
    <w:rsid w:val="007B303D"/>
    <w:rsid w:val="007B309A"/>
    <w:rsid w:val="007B3303"/>
    <w:rsid w:val="007B3EFE"/>
    <w:rsid w:val="007B44E3"/>
    <w:rsid w:val="007B46E9"/>
    <w:rsid w:val="007B49E0"/>
    <w:rsid w:val="007B4EF9"/>
    <w:rsid w:val="007B5FE8"/>
    <w:rsid w:val="007B61A6"/>
    <w:rsid w:val="007B6574"/>
    <w:rsid w:val="007B6DDA"/>
    <w:rsid w:val="007B72E5"/>
    <w:rsid w:val="007B796D"/>
    <w:rsid w:val="007B7C60"/>
    <w:rsid w:val="007B7D62"/>
    <w:rsid w:val="007C0003"/>
    <w:rsid w:val="007C0201"/>
    <w:rsid w:val="007C058A"/>
    <w:rsid w:val="007C0661"/>
    <w:rsid w:val="007C0C70"/>
    <w:rsid w:val="007C212F"/>
    <w:rsid w:val="007C2239"/>
    <w:rsid w:val="007C252D"/>
    <w:rsid w:val="007C2B41"/>
    <w:rsid w:val="007C2FA2"/>
    <w:rsid w:val="007C31D5"/>
    <w:rsid w:val="007C33B1"/>
    <w:rsid w:val="007C3535"/>
    <w:rsid w:val="007C3DDE"/>
    <w:rsid w:val="007C4C1A"/>
    <w:rsid w:val="007C4C21"/>
    <w:rsid w:val="007C5904"/>
    <w:rsid w:val="007C5A16"/>
    <w:rsid w:val="007C6988"/>
    <w:rsid w:val="007C7684"/>
    <w:rsid w:val="007D0391"/>
    <w:rsid w:val="007D1948"/>
    <w:rsid w:val="007D1995"/>
    <w:rsid w:val="007D1B7B"/>
    <w:rsid w:val="007D1BDA"/>
    <w:rsid w:val="007D21C4"/>
    <w:rsid w:val="007D21E6"/>
    <w:rsid w:val="007D2474"/>
    <w:rsid w:val="007D2F5E"/>
    <w:rsid w:val="007D30EF"/>
    <w:rsid w:val="007D34B5"/>
    <w:rsid w:val="007D463A"/>
    <w:rsid w:val="007D4DF2"/>
    <w:rsid w:val="007D5718"/>
    <w:rsid w:val="007D5F46"/>
    <w:rsid w:val="007D74A9"/>
    <w:rsid w:val="007E011A"/>
    <w:rsid w:val="007E03BC"/>
    <w:rsid w:val="007E19DD"/>
    <w:rsid w:val="007E1AE1"/>
    <w:rsid w:val="007E1EFE"/>
    <w:rsid w:val="007E2313"/>
    <w:rsid w:val="007E37C1"/>
    <w:rsid w:val="007E49BC"/>
    <w:rsid w:val="007E5689"/>
    <w:rsid w:val="007E5690"/>
    <w:rsid w:val="007E5992"/>
    <w:rsid w:val="007E61B8"/>
    <w:rsid w:val="007E7314"/>
    <w:rsid w:val="007E7375"/>
    <w:rsid w:val="007E7787"/>
    <w:rsid w:val="007F118F"/>
    <w:rsid w:val="007F162E"/>
    <w:rsid w:val="007F1E9D"/>
    <w:rsid w:val="007F2D1E"/>
    <w:rsid w:val="007F3108"/>
    <w:rsid w:val="007F34F3"/>
    <w:rsid w:val="007F4A62"/>
    <w:rsid w:val="007F4DEB"/>
    <w:rsid w:val="007F55C7"/>
    <w:rsid w:val="007F5911"/>
    <w:rsid w:val="007F6A52"/>
    <w:rsid w:val="007F7012"/>
    <w:rsid w:val="007F7BF9"/>
    <w:rsid w:val="0080055B"/>
    <w:rsid w:val="008015BB"/>
    <w:rsid w:val="00801E6C"/>
    <w:rsid w:val="00803C27"/>
    <w:rsid w:val="00804BC9"/>
    <w:rsid w:val="00805DCB"/>
    <w:rsid w:val="00806542"/>
    <w:rsid w:val="00807677"/>
    <w:rsid w:val="00810317"/>
    <w:rsid w:val="00810764"/>
    <w:rsid w:val="0081119F"/>
    <w:rsid w:val="00811B4C"/>
    <w:rsid w:val="008121EC"/>
    <w:rsid w:val="0081247F"/>
    <w:rsid w:val="00812CB9"/>
    <w:rsid w:val="00813164"/>
    <w:rsid w:val="0081368F"/>
    <w:rsid w:val="00814A3A"/>
    <w:rsid w:val="00815DD8"/>
    <w:rsid w:val="008161D0"/>
    <w:rsid w:val="00816255"/>
    <w:rsid w:val="008166A5"/>
    <w:rsid w:val="00816868"/>
    <w:rsid w:val="0081697F"/>
    <w:rsid w:val="00817390"/>
    <w:rsid w:val="008174D7"/>
    <w:rsid w:val="00820B14"/>
    <w:rsid w:val="00821136"/>
    <w:rsid w:val="008211F9"/>
    <w:rsid w:val="008213EA"/>
    <w:rsid w:val="00821557"/>
    <w:rsid w:val="00821CF6"/>
    <w:rsid w:val="00821F68"/>
    <w:rsid w:val="0082260E"/>
    <w:rsid w:val="00822F36"/>
    <w:rsid w:val="00823326"/>
    <w:rsid w:val="00823772"/>
    <w:rsid w:val="00824ADD"/>
    <w:rsid w:val="008258C9"/>
    <w:rsid w:val="008277DC"/>
    <w:rsid w:val="00830179"/>
    <w:rsid w:val="008305D0"/>
    <w:rsid w:val="00831719"/>
    <w:rsid w:val="00831CAF"/>
    <w:rsid w:val="008324D1"/>
    <w:rsid w:val="00832603"/>
    <w:rsid w:val="008326FA"/>
    <w:rsid w:val="00833270"/>
    <w:rsid w:val="0083404D"/>
    <w:rsid w:val="00834181"/>
    <w:rsid w:val="00834D74"/>
    <w:rsid w:val="00835408"/>
    <w:rsid w:val="0083611B"/>
    <w:rsid w:val="008402AD"/>
    <w:rsid w:val="00840669"/>
    <w:rsid w:val="00841B4B"/>
    <w:rsid w:val="00841F67"/>
    <w:rsid w:val="00842245"/>
    <w:rsid w:val="00842493"/>
    <w:rsid w:val="008445C8"/>
    <w:rsid w:val="00844CD7"/>
    <w:rsid w:val="0084514C"/>
    <w:rsid w:val="00846636"/>
    <w:rsid w:val="00846661"/>
    <w:rsid w:val="00847972"/>
    <w:rsid w:val="00847AAB"/>
    <w:rsid w:val="00850301"/>
    <w:rsid w:val="0085038B"/>
    <w:rsid w:val="00850680"/>
    <w:rsid w:val="00850E79"/>
    <w:rsid w:val="00851000"/>
    <w:rsid w:val="00851042"/>
    <w:rsid w:val="008511AF"/>
    <w:rsid w:val="00851327"/>
    <w:rsid w:val="0085171F"/>
    <w:rsid w:val="00851C22"/>
    <w:rsid w:val="00852C83"/>
    <w:rsid w:val="0085347B"/>
    <w:rsid w:val="008538FE"/>
    <w:rsid w:val="00853CAA"/>
    <w:rsid w:val="00853ECC"/>
    <w:rsid w:val="00854017"/>
    <w:rsid w:val="00854EE1"/>
    <w:rsid w:val="00854F96"/>
    <w:rsid w:val="0085551E"/>
    <w:rsid w:val="00855A9D"/>
    <w:rsid w:val="00856FB5"/>
    <w:rsid w:val="00857F09"/>
    <w:rsid w:val="00860019"/>
    <w:rsid w:val="0086035B"/>
    <w:rsid w:val="00860543"/>
    <w:rsid w:val="008607F1"/>
    <w:rsid w:val="00860B47"/>
    <w:rsid w:val="008630F9"/>
    <w:rsid w:val="008631A5"/>
    <w:rsid w:val="00863B02"/>
    <w:rsid w:val="00863CB5"/>
    <w:rsid w:val="008641BA"/>
    <w:rsid w:val="008645C9"/>
    <w:rsid w:val="0086471E"/>
    <w:rsid w:val="008654DB"/>
    <w:rsid w:val="0086631B"/>
    <w:rsid w:val="00866F65"/>
    <w:rsid w:val="00870558"/>
    <w:rsid w:val="00870955"/>
    <w:rsid w:val="00871B93"/>
    <w:rsid w:val="00871C61"/>
    <w:rsid w:val="00871CE1"/>
    <w:rsid w:val="00871FEB"/>
    <w:rsid w:val="00872A82"/>
    <w:rsid w:val="0087371A"/>
    <w:rsid w:val="00873C33"/>
    <w:rsid w:val="00874B6A"/>
    <w:rsid w:val="00875DA7"/>
    <w:rsid w:val="00876E33"/>
    <w:rsid w:val="0087711F"/>
    <w:rsid w:val="00877E53"/>
    <w:rsid w:val="008803CC"/>
    <w:rsid w:val="008808E2"/>
    <w:rsid w:val="00880AF8"/>
    <w:rsid w:val="00880EE0"/>
    <w:rsid w:val="00881205"/>
    <w:rsid w:val="0088148D"/>
    <w:rsid w:val="0088443A"/>
    <w:rsid w:val="008861AE"/>
    <w:rsid w:val="0089003B"/>
    <w:rsid w:val="0089077E"/>
    <w:rsid w:val="00892204"/>
    <w:rsid w:val="00892229"/>
    <w:rsid w:val="008925A7"/>
    <w:rsid w:val="00893492"/>
    <w:rsid w:val="00893DF6"/>
    <w:rsid w:val="008948B4"/>
    <w:rsid w:val="00895336"/>
    <w:rsid w:val="008962D6"/>
    <w:rsid w:val="008962E9"/>
    <w:rsid w:val="008970E8"/>
    <w:rsid w:val="008A04FF"/>
    <w:rsid w:val="008A0662"/>
    <w:rsid w:val="008A2432"/>
    <w:rsid w:val="008A277D"/>
    <w:rsid w:val="008A39DA"/>
    <w:rsid w:val="008A3EC6"/>
    <w:rsid w:val="008A4BDA"/>
    <w:rsid w:val="008A58AC"/>
    <w:rsid w:val="008A5C53"/>
    <w:rsid w:val="008A6188"/>
    <w:rsid w:val="008A7628"/>
    <w:rsid w:val="008B002C"/>
    <w:rsid w:val="008B0058"/>
    <w:rsid w:val="008B025E"/>
    <w:rsid w:val="008B030A"/>
    <w:rsid w:val="008B037A"/>
    <w:rsid w:val="008B1A9F"/>
    <w:rsid w:val="008B1D6B"/>
    <w:rsid w:val="008B23BB"/>
    <w:rsid w:val="008B263F"/>
    <w:rsid w:val="008B29E5"/>
    <w:rsid w:val="008B2B25"/>
    <w:rsid w:val="008B3297"/>
    <w:rsid w:val="008B458C"/>
    <w:rsid w:val="008B46CC"/>
    <w:rsid w:val="008B55CF"/>
    <w:rsid w:val="008B60C9"/>
    <w:rsid w:val="008B6C06"/>
    <w:rsid w:val="008C0398"/>
    <w:rsid w:val="008C086A"/>
    <w:rsid w:val="008C1051"/>
    <w:rsid w:val="008C1A2E"/>
    <w:rsid w:val="008C1C8F"/>
    <w:rsid w:val="008C25B0"/>
    <w:rsid w:val="008C25C6"/>
    <w:rsid w:val="008C2B9A"/>
    <w:rsid w:val="008C2EE7"/>
    <w:rsid w:val="008C2F4C"/>
    <w:rsid w:val="008C33C9"/>
    <w:rsid w:val="008C4207"/>
    <w:rsid w:val="008C441E"/>
    <w:rsid w:val="008C48DA"/>
    <w:rsid w:val="008C496D"/>
    <w:rsid w:val="008C5C9F"/>
    <w:rsid w:val="008C6590"/>
    <w:rsid w:val="008C6B2E"/>
    <w:rsid w:val="008C706B"/>
    <w:rsid w:val="008C74A6"/>
    <w:rsid w:val="008C75AC"/>
    <w:rsid w:val="008C7748"/>
    <w:rsid w:val="008C7CCD"/>
    <w:rsid w:val="008D0853"/>
    <w:rsid w:val="008D0D53"/>
    <w:rsid w:val="008D1038"/>
    <w:rsid w:val="008D1302"/>
    <w:rsid w:val="008D17A3"/>
    <w:rsid w:val="008D192D"/>
    <w:rsid w:val="008D1E88"/>
    <w:rsid w:val="008D1F25"/>
    <w:rsid w:val="008D2155"/>
    <w:rsid w:val="008D2378"/>
    <w:rsid w:val="008D2A4F"/>
    <w:rsid w:val="008D53E5"/>
    <w:rsid w:val="008D6576"/>
    <w:rsid w:val="008D7519"/>
    <w:rsid w:val="008D79EF"/>
    <w:rsid w:val="008D7D06"/>
    <w:rsid w:val="008E0D69"/>
    <w:rsid w:val="008E1D8A"/>
    <w:rsid w:val="008E2C2D"/>
    <w:rsid w:val="008E3ACF"/>
    <w:rsid w:val="008E474A"/>
    <w:rsid w:val="008E4BA4"/>
    <w:rsid w:val="008E60D5"/>
    <w:rsid w:val="008E6A27"/>
    <w:rsid w:val="008E7101"/>
    <w:rsid w:val="008E787A"/>
    <w:rsid w:val="008E78B4"/>
    <w:rsid w:val="008F0337"/>
    <w:rsid w:val="008F0817"/>
    <w:rsid w:val="008F09E6"/>
    <w:rsid w:val="008F14D6"/>
    <w:rsid w:val="008F151D"/>
    <w:rsid w:val="008F1847"/>
    <w:rsid w:val="008F273C"/>
    <w:rsid w:val="008F2BCC"/>
    <w:rsid w:val="008F30E5"/>
    <w:rsid w:val="008F32B5"/>
    <w:rsid w:val="008F3406"/>
    <w:rsid w:val="008F3599"/>
    <w:rsid w:val="008F3C85"/>
    <w:rsid w:val="008F3CC7"/>
    <w:rsid w:val="008F4D46"/>
    <w:rsid w:val="008F4FEA"/>
    <w:rsid w:val="008F528D"/>
    <w:rsid w:val="008F55C6"/>
    <w:rsid w:val="008F616A"/>
    <w:rsid w:val="008F6527"/>
    <w:rsid w:val="008F67CF"/>
    <w:rsid w:val="008F7718"/>
    <w:rsid w:val="009002CE"/>
    <w:rsid w:val="009002E2"/>
    <w:rsid w:val="00900435"/>
    <w:rsid w:val="0090078A"/>
    <w:rsid w:val="00900EA2"/>
    <w:rsid w:val="00900EC4"/>
    <w:rsid w:val="00900F86"/>
    <w:rsid w:val="00901698"/>
    <w:rsid w:val="009018B5"/>
    <w:rsid w:val="00901CA6"/>
    <w:rsid w:val="0090220A"/>
    <w:rsid w:val="0090267F"/>
    <w:rsid w:val="009026E9"/>
    <w:rsid w:val="00902E2B"/>
    <w:rsid w:val="0090321B"/>
    <w:rsid w:val="0090343D"/>
    <w:rsid w:val="00903753"/>
    <w:rsid w:val="00903A5F"/>
    <w:rsid w:val="00903A90"/>
    <w:rsid w:val="00903B64"/>
    <w:rsid w:val="009046DB"/>
    <w:rsid w:val="009064C1"/>
    <w:rsid w:val="00906728"/>
    <w:rsid w:val="00906CE6"/>
    <w:rsid w:val="00907D2A"/>
    <w:rsid w:val="009104D6"/>
    <w:rsid w:val="00910FE7"/>
    <w:rsid w:val="0091188A"/>
    <w:rsid w:val="00913D67"/>
    <w:rsid w:val="00914D53"/>
    <w:rsid w:val="009150C1"/>
    <w:rsid w:val="009162BD"/>
    <w:rsid w:val="009168FB"/>
    <w:rsid w:val="00916C08"/>
    <w:rsid w:val="00920C2B"/>
    <w:rsid w:val="009217F2"/>
    <w:rsid w:val="00921DBE"/>
    <w:rsid w:val="00921EDE"/>
    <w:rsid w:val="009224D2"/>
    <w:rsid w:val="00922F11"/>
    <w:rsid w:val="0092387E"/>
    <w:rsid w:val="009256AC"/>
    <w:rsid w:val="009265E9"/>
    <w:rsid w:val="00926637"/>
    <w:rsid w:val="009269BF"/>
    <w:rsid w:val="00927003"/>
    <w:rsid w:val="00927872"/>
    <w:rsid w:val="00931413"/>
    <w:rsid w:val="00931A51"/>
    <w:rsid w:val="00931BF3"/>
    <w:rsid w:val="00931F78"/>
    <w:rsid w:val="009325FB"/>
    <w:rsid w:val="00932D05"/>
    <w:rsid w:val="00933765"/>
    <w:rsid w:val="00934196"/>
    <w:rsid w:val="00934A8D"/>
    <w:rsid w:val="00934E37"/>
    <w:rsid w:val="0093537E"/>
    <w:rsid w:val="0093546C"/>
    <w:rsid w:val="00935E6A"/>
    <w:rsid w:val="00935F47"/>
    <w:rsid w:val="00936897"/>
    <w:rsid w:val="00936F48"/>
    <w:rsid w:val="00941054"/>
    <w:rsid w:val="00941825"/>
    <w:rsid w:val="00941EF8"/>
    <w:rsid w:val="0094296A"/>
    <w:rsid w:val="00942A88"/>
    <w:rsid w:val="00942CDA"/>
    <w:rsid w:val="009436C4"/>
    <w:rsid w:val="009458BC"/>
    <w:rsid w:val="00945D4B"/>
    <w:rsid w:val="0094623B"/>
    <w:rsid w:val="00946A13"/>
    <w:rsid w:val="0094767F"/>
    <w:rsid w:val="0094769B"/>
    <w:rsid w:val="00950087"/>
    <w:rsid w:val="009508B6"/>
    <w:rsid w:val="00950A4D"/>
    <w:rsid w:val="00950E25"/>
    <w:rsid w:val="00951B31"/>
    <w:rsid w:val="00952624"/>
    <w:rsid w:val="009531CD"/>
    <w:rsid w:val="00953479"/>
    <w:rsid w:val="0095388D"/>
    <w:rsid w:val="009546DD"/>
    <w:rsid w:val="00954728"/>
    <w:rsid w:val="0095628E"/>
    <w:rsid w:val="00956A02"/>
    <w:rsid w:val="00956CBA"/>
    <w:rsid w:val="00957429"/>
    <w:rsid w:val="00957E0A"/>
    <w:rsid w:val="00957F90"/>
    <w:rsid w:val="00960EC9"/>
    <w:rsid w:val="0096292A"/>
    <w:rsid w:val="009638DD"/>
    <w:rsid w:val="00963FFA"/>
    <w:rsid w:val="00966DBD"/>
    <w:rsid w:val="00971339"/>
    <w:rsid w:val="00971483"/>
    <w:rsid w:val="00973394"/>
    <w:rsid w:val="00973D08"/>
    <w:rsid w:val="00974540"/>
    <w:rsid w:val="00974DED"/>
    <w:rsid w:val="00975770"/>
    <w:rsid w:val="00975B89"/>
    <w:rsid w:val="00975CC0"/>
    <w:rsid w:val="00976B05"/>
    <w:rsid w:val="009771BB"/>
    <w:rsid w:val="0097781E"/>
    <w:rsid w:val="00977B84"/>
    <w:rsid w:val="00980E01"/>
    <w:rsid w:val="00980F77"/>
    <w:rsid w:val="00981111"/>
    <w:rsid w:val="0098112B"/>
    <w:rsid w:val="009818AF"/>
    <w:rsid w:val="00983991"/>
    <w:rsid w:val="0098474A"/>
    <w:rsid w:val="00984D2E"/>
    <w:rsid w:val="00984D4E"/>
    <w:rsid w:val="00984FB0"/>
    <w:rsid w:val="009851D8"/>
    <w:rsid w:val="00985423"/>
    <w:rsid w:val="00986605"/>
    <w:rsid w:val="00986690"/>
    <w:rsid w:val="009867BF"/>
    <w:rsid w:val="00986A4A"/>
    <w:rsid w:val="00987152"/>
    <w:rsid w:val="00987AD9"/>
    <w:rsid w:val="00987C83"/>
    <w:rsid w:val="00990B75"/>
    <w:rsid w:val="00990E0D"/>
    <w:rsid w:val="009911F7"/>
    <w:rsid w:val="00991771"/>
    <w:rsid w:val="00992059"/>
    <w:rsid w:val="00993602"/>
    <w:rsid w:val="0099424B"/>
    <w:rsid w:val="0099455B"/>
    <w:rsid w:val="00994908"/>
    <w:rsid w:val="00994983"/>
    <w:rsid w:val="009949C1"/>
    <w:rsid w:val="00995057"/>
    <w:rsid w:val="009956FD"/>
    <w:rsid w:val="00996DC2"/>
    <w:rsid w:val="00996FC8"/>
    <w:rsid w:val="009A0B5F"/>
    <w:rsid w:val="009A0B89"/>
    <w:rsid w:val="009A1734"/>
    <w:rsid w:val="009A21B0"/>
    <w:rsid w:val="009A268E"/>
    <w:rsid w:val="009A2E7C"/>
    <w:rsid w:val="009A39B8"/>
    <w:rsid w:val="009A3C67"/>
    <w:rsid w:val="009A3C78"/>
    <w:rsid w:val="009A3CFE"/>
    <w:rsid w:val="009A4089"/>
    <w:rsid w:val="009A6448"/>
    <w:rsid w:val="009B0E49"/>
    <w:rsid w:val="009B331E"/>
    <w:rsid w:val="009B354A"/>
    <w:rsid w:val="009B4BBA"/>
    <w:rsid w:val="009B4D4C"/>
    <w:rsid w:val="009B6110"/>
    <w:rsid w:val="009B6512"/>
    <w:rsid w:val="009C26B6"/>
    <w:rsid w:val="009C3028"/>
    <w:rsid w:val="009C375B"/>
    <w:rsid w:val="009C3D70"/>
    <w:rsid w:val="009C4AD9"/>
    <w:rsid w:val="009C50FF"/>
    <w:rsid w:val="009C591F"/>
    <w:rsid w:val="009C5A71"/>
    <w:rsid w:val="009C606E"/>
    <w:rsid w:val="009C636D"/>
    <w:rsid w:val="009C66F7"/>
    <w:rsid w:val="009C7030"/>
    <w:rsid w:val="009C77EA"/>
    <w:rsid w:val="009C7F1A"/>
    <w:rsid w:val="009D0609"/>
    <w:rsid w:val="009D1C6D"/>
    <w:rsid w:val="009D2636"/>
    <w:rsid w:val="009D2653"/>
    <w:rsid w:val="009D2882"/>
    <w:rsid w:val="009D2890"/>
    <w:rsid w:val="009D4935"/>
    <w:rsid w:val="009D4CF5"/>
    <w:rsid w:val="009D7D8C"/>
    <w:rsid w:val="009E0220"/>
    <w:rsid w:val="009E02CD"/>
    <w:rsid w:val="009E14DF"/>
    <w:rsid w:val="009E2029"/>
    <w:rsid w:val="009E24EF"/>
    <w:rsid w:val="009E3594"/>
    <w:rsid w:val="009E383D"/>
    <w:rsid w:val="009E4CF8"/>
    <w:rsid w:val="009E6290"/>
    <w:rsid w:val="009F1361"/>
    <w:rsid w:val="009F1840"/>
    <w:rsid w:val="009F1C6F"/>
    <w:rsid w:val="009F224E"/>
    <w:rsid w:val="009F2471"/>
    <w:rsid w:val="009F370E"/>
    <w:rsid w:val="009F3871"/>
    <w:rsid w:val="009F38F4"/>
    <w:rsid w:val="009F3A83"/>
    <w:rsid w:val="009F3DE0"/>
    <w:rsid w:val="009F530F"/>
    <w:rsid w:val="009F57BA"/>
    <w:rsid w:val="00A001C9"/>
    <w:rsid w:val="00A00775"/>
    <w:rsid w:val="00A00A00"/>
    <w:rsid w:val="00A00D5B"/>
    <w:rsid w:val="00A0123A"/>
    <w:rsid w:val="00A04BE1"/>
    <w:rsid w:val="00A050A9"/>
    <w:rsid w:val="00A055B4"/>
    <w:rsid w:val="00A05707"/>
    <w:rsid w:val="00A05D75"/>
    <w:rsid w:val="00A05D8C"/>
    <w:rsid w:val="00A06459"/>
    <w:rsid w:val="00A07458"/>
    <w:rsid w:val="00A07725"/>
    <w:rsid w:val="00A106BC"/>
    <w:rsid w:val="00A11DFF"/>
    <w:rsid w:val="00A11ECC"/>
    <w:rsid w:val="00A11F3B"/>
    <w:rsid w:val="00A1205B"/>
    <w:rsid w:val="00A12A51"/>
    <w:rsid w:val="00A14A7D"/>
    <w:rsid w:val="00A1524B"/>
    <w:rsid w:val="00A15C61"/>
    <w:rsid w:val="00A16CAB"/>
    <w:rsid w:val="00A1711B"/>
    <w:rsid w:val="00A20A3A"/>
    <w:rsid w:val="00A21198"/>
    <w:rsid w:val="00A21427"/>
    <w:rsid w:val="00A215D9"/>
    <w:rsid w:val="00A2186D"/>
    <w:rsid w:val="00A22FEF"/>
    <w:rsid w:val="00A233DC"/>
    <w:rsid w:val="00A23634"/>
    <w:rsid w:val="00A23D4A"/>
    <w:rsid w:val="00A24358"/>
    <w:rsid w:val="00A245F7"/>
    <w:rsid w:val="00A26125"/>
    <w:rsid w:val="00A273DB"/>
    <w:rsid w:val="00A30524"/>
    <w:rsid w:val="00A30EC5"/>
    <w:rsid w:val="00A31D8D"/>
    <w:rsid w:val="00A32192"/>
    <w:rsid w:val="00A3309C"/>
    <w:rsid w:val="00A33EB6"/>
    <w:rsid w:val="00A34F6A"/>
    <w:rsid w:val="00A36BAD"/>
    <w:rsid w:val="00A40203"/>
    <w:rsid w:val="00A40415"/>
    <w:rsid w:val="00A40A6E"/>
    <w:rsid w:val="00A41E22"/>
    <w:rsid w:val="00A42D71"/>
    <w:rsid w:val="00A438DD"/>
    <w:rsid w:val="00A4441F"/>
    <w:rsid w:val="00A445B6"/>
    <w:rsid w:val="00A44AA7"/>
    <w:rsid w:val="00A45FD5"/>
    <w:rsid w:val="00A460CE"/>
    <w:rsid w:val="00A46111"/>
    <w:rsid w:val="00A462FA"/>
    <w:rsid w:val="00A4737C"/>
    <w:rsid w:val="00A50888"/>
    <w:rsid w:val="00A5088B"/>
    <w:rsid w:val="00A50C11"/>
    <w:rsid w:val="00A527C8"/>
    <w:rsid w:val="00A5293D"/>
    <w:rsid w:val="00A53187"/>
    <w:rsid w:val="00A53711"/>
    <w:rsid w:val="00A53B3E"/>
    <w:rsid w:val="00A53D6B"/>
    <w:rsid w:val="00A5481B"/>
    <w:rsid w:val="00A548ED"/>
    <w:rsid w:val="00A558C5"/>
    <w:rsid w:val="00A55E62"/>
    <w:rsid w:val="00A56463"/>
    <w:rsid w:val="00A572B4"/>
    <w:rsid w:val="00A6041B"/>
    <w:rsid w:val="00A60A9D"/>
    <w:rsid w:val="00A60ACF"/>
    <w:rsid w:val="00A60C21"/>
    <w:rsid w:val="00A60E0A"/>
    <w:rsid w:val="00A61926"/>
    <w:rsid w:val="00A61C35"/>
    <w:rsid w:val="00A61DA1"/>
    <w:rsid w:val="00A61EA0"/>
    <w:rsid w:val="00A62E65"/>
    <w:rsid w:val="00A6345B"/>
    <w:rsid w:val="00A63531"/>
    <w:rsid w:val="00A6386C"/>
    <w:rsid w:val="00A64C5B"/>
    <w:rsid w:val="00A64F57"/>
    <w:rsid w:val="00A6521D"/>
    <w:rsid w:val="00A65F77"/>
    <w:rsid w:val="00A66038"/>
    <w:rsid w:val="00A66B8C"/>
    <w:rsid w:val="00A66E50"/>
    <w:rsid w:val="00A67613"/>
    <w:rsid w:val="00A6797D"/>
    <w:rsid w:val="00A67E48"/>
    <w:rsid w:val="00A70307"/>
    <w:rsid w:val="00A7054A"/>
    <w:rsid w:val="00A70786"/>
    <w:rsid w:val="00A707A9"/>
    <w:rsid w:val="00A70D1A"/>
    <w:rsid w:val="00A713E1"/>
    <w:rsid w:val="00A71C09"/>
    <w:rsid w:val="00A7378B"/>
    <w:rsid w:val="00A73CBD"/>
    <w:rsid w:val="00A75481"/>
    <w:rsid w:val="00A75926"/>
    <w:rsid w:val="00A75B09"/>
    <w:rsid w:val="00A761ED"/>
    <w:rsid w:val="00A763AB"/>
    <w:rsid w:val="00A764D4"/>
    <w:rsid w:val="00A775F5"/>
    <w:rsid w:val="00A776B8"/>
    <w:rsid w:val="00A77C1F"/>
    <w:rsid w:val="00A80CAB"/>
    <w:rsid w:val="00A80F0D"/>
    <w:rsid w:val="00A82102"/>
    <w:rsid w:val="00A8214B"/>
    <w:rsid w:val="00A823C6"/>
    <w:rsid w:val="00A826D7"/>
    <w:rsid w:val="00A82F51"/>
    <w:rsid w:val="00A83762"/>
    <w:rsid w:val="00A83D04"/>
    <w:rsid w:val="00A84EB3"/>
    <w:rsid w:val="00A8521F"/>
    <w:rsid w:val="00A852A1"/>
    <w:rsid w:val="00A85C72"/>
    <w:rsid w:val="00A8696B"/>
    <w:rsid w:val="00A86A62"/>
    <w:rsid w:val="00A879F9"/>
    <w:rsid w:val="00A87CBC"/>
    <w:rsid w:val="00A87E73"/>
    <w:rsid w:val="00A90B80"/>
    <w:rsid w:val="00A90BC2"/>
    <w:rsid w:val="00A924DD"/>
    <w:rsid w:val="00A931C3"/>
    <w:rsid w:val="00A93513"/>
    <w:rsid w:val="00A94B9D"/>
    <w:rsid w:val="00A96895"/>
    <w:rsid w:val="00A9757E"/>
    <w:rsid w:val="00AA06CB"/>
    <w:rsid w:val="00AA0B9C"/>
    <w:rsid w:val="00AA1277"/>
    <w:rsid w:val="00AA13AE"/>
    <w:rsid w:val="00AA13BE"/>
    <w:rsid w:val="00AA1843"/>
    <w:rsid w:val="00AA25C9"/>
    <w:rsid w:val="00AA2BA9"/>
    <w:rsid w:val="00AA39A4"/>
    <w:rsid w:val="00AA3BE7"/>
    <w:rsid w:val="00AA41A4"/>
    <w:rsid w:val="00AA43E1"/>
    <w:rsid w:val="00AA4C73"/>
    <w:rsid w:val="00AA4DC3"/>
    <w:rsid w:val="00AA4F21"/>
    <w:rsid w:val="00AA598F"/>
    <w:rsid w:val="00AA6BEA"/>
    <w:rsid w:val="00AA78DF"/>
    <w:rsid w:val="00AB02C1"/>
    <w:rsid w:val="00AB0879"/>
    <w:rsid w:val="00AB1A71"/>
    <w:rsid w:val="00AB1DFF"/>
    <w:rsid w:val="00AB23BE"/>
    <w:rsid w:val="00AB2603"/>
    <w:rsid w:val="00AB3CE5"/>
    <w:rsid w:val="00AB4477"/>
    <w:rsid w:val="00AB4D65"/>
    <w:rsid w:val="00AB5605"/>
    <w:rsid w:val="00AB749F"/>
    <w:rsid w:val="00AC013E"/>
    <w:rsid w:val="00AC03CF"/>
    <w:rsid w:val="00AC0B6C"/>
    <w:rsid w:val="00AC0D22"/>
    <w:rsid w:val="00AC1278"/>
    <w:rsid w:val="00AC171F"/>
    <w:rsid w:val="00AC1EA8"/>
    <w:rsid w:val="00AC25DE"/>
    <w:rsid w:val="00AC3F71"/>
    <w:rsid w:val="00AC434D"/>
    <w:rsid w:val="00AC46E3"/>
    <w:rsid w:val="00AC4B11"/>
    <w:rsid w:val="00AC5D0B"/>
    <w:rsid w:val="00AC7CF0"/>
    <w:rsid w:val="00AC7E00"/>
    <w:rsid w:val="00AD0A53"/>
    <w:rsid w:val="00AD0DFB"/>
    <w:rsid w:val="00AD0F21"/>
    <w:rsid w:val="00AD1389"/>
    <w:rsid w:val="00AD1564"/>
    <w:rsid w:val="00AD15E1"/>
    <w:rsid w:val="00AD1A8B"/>
    <w:rsid w:val="00AD2309"/>
    <w:rsid w:val="00AD3CD3"/>
    <w:rsid w:val="00AD4133"/>
    <w:rsid w:val="00AD421F"/>
    <w:rsid w:val="00AD4A6B"/>
    <w:rsid w:val="00AD50F9"/>
    <w:rsid w:val="00AD5899"/>
    <w:rsid w:val="00AD5AA0"/>
    <w:rsid w:val="00AD5AD7"/>
    <w:rsid w:val="00AD5F69"/>
    <w:rsid w:val="00AD7025"/>
    <w:rsid w:val="00AD715E"/>
    <w:rsid w:val="00AD72B0"/>
    <w:rsid w:val="00AD766D"/>
    <w:rsid w:val="00AD7816"/>
    <w:rsid w:val="00AE0C8D"/>
    <w:rsid w:val="00AE0DA0"/>
    <w:rsid w:val="00AE1B30"/>
    <w:rsid w:val="00AE2732"/>
    <w:rsid w:val="00AE3178"/>
    <w:rsid w:val="00AE31AC"/>
    <w:rsid w:val="00AE388F"/>
    <w:rsid w:val="00AE439C"/>
    <w:rsid w:val="00AE51FA"/>
    <w:rsid w:val="00AE5600"/>
    <w:rsid w:val="00AE6448"/>
    <w:rsid w:val="00AE6920"/>
    <w:rsid w:val="00AE692C"/>
    <w:rsid w:val="00AE7EA1"/>
    <w:rsid w:val="00AF01E1"/>
    <w:rsid w:val="00AF1267"/>
    <w:rsid w:val="00AF28F3"/>
    <w:rsid w:val="00AF2A3A"/>
    <w:rsid w:val="00AF3088"/>
    <w:rsid w:val="00AF31A1"/>
    <w:rsid w:val="00AF3A05"/>
    <w:rsid w:val="00AF43DF"/>
    <w:rsid w:val="00AF497C"/>
    <w:rsid w:val="00AF4CD4"/>
    <w:rsid w:val="00AF4EFE"/>
    <w:rsid w:val="00AF51C2"/>
    <w:rsid w:val="00AF55BC"/>
    <w:rsid w:val="00AF5F17"/>
    <w:rsid w:val="00AF6244"/>
    <w:rsid w:val="00AF6AFC"/>
    <w:rsid w:val="00AF7F55"/>
    <w:rsid w:val="00B00047"/>
    <w:rsid w:val="00B006E3"/>
    <w:rsid w:val="00B00CD0"/>
    <w:rsid w:val="00B00F7F"/>
    <w:rsid w:val="00B0153A"/>
    <w:rsid w:val="00B02C40"/>
    <w:rsid w:val="00B0388E"/>
    <w:rsid w:val="00B03A88"/>
    <w:rsid w:val="00B04707"/>
    <w:rsid w:val="00B051CC"/>
    <w:rsid w:val="00B057BA"/>
    <w:rsid w:val="00B07A22"/>
    <w:rsid w:val="00B07C5C"/>
    <w:rsid w:val="00B07D9F"/>
    <w:rsid w:val="00B07E1F"/>
    <w:rsid w:val="00B107C4"/>
    <w:rsid w:val="00B10D8A"/>
    <w:rsid w:val="00B11EB0"/>
    <w:rsid w:val="00B127CE"/>
    <w:rsid w:val="00B127DB"/>
    <w:rsid w:val="00B13FD9"/>
    <w:rsid w:val="00B1479C"/>
    <w:rsid w:val="00B1502F"/>
    <w:rsid w:val="00B15068"/>
    <w:rsid w:val="00B17B0A"/>
    <w:rsid w:val="00B2024C"/>
    <w:rsid w:val="00B20575"/>
    <w:rsid w:val="00B21892"/>
    <w:rsid w:val="00B21B43"/>
    <w:rsid w:val="00B22542"/>
    <w:rsid w:val="00B22B19"/>
    <w:rsid w:val="00B231EC"/>
    <w:rsid w:val="00B2372F"/>
    <w:rsid w:val="00B23C56"/>
    <w:rsid w:val="00B24E1F"/>
    <w:rsid w:val="00B258ED"/>
    <w:rsid w:val="00B26015"/>
    <w:rsid w:val="00B26FA2"/>
    <w:rsid w:val="00B27A20"/>
    <w:rsid w:val="00B301FE"/>
    <w:rsid w:val="00B30BD0"/>
    <w:rsid w:val="00B3142E"/>
    <w:rsid w:val="00B31CE9"/>
    <w:rsid w:val="00B31F79"/>
    <w:rsid w:val="00B3246C"/>
    <w:rsid w:val="00B33CF6"/>
    <w:rsid w:val="00B34F3C"/>
    <w:rsid w:val="00B35D42"/>
    <w:rsid w:val="00B3622E"/>
    <w:rsid w:val="00B3685D"/>
    <w:rsid w:val="00B37093"/>
    <w:rsid w:val="00B374B1"/>
    <w:rsid w:val="00B37709"/>
    <w:rsid w:val="00B37F1A"/>
    <w:rsid w:val="00B40C64"/>
    <w:rsid w:val="00B41CA9"/>
    <w:rsid w:val="00B42070"/>
    <w:rsid w:val="00B42EAC"/>
    <w:rsid w:val="00B430D0"/>
    <w:rsid w:val="00B4403B"/>
    <w:rsid w:val="00B44816"/>
    <w:rsid w:val="00B44C3E"/>
    <w:rsid w:val="00B45296"/>
    <w:rsid w:val="00B453C2"/>
    <w:rsid w:val="00B46083"/>
    <w:rsid w:val="00B46BB6"/>
    <w:rsid w:val="00B46C54"/>
    <w:rsid w:val="00B4715A"/>
    <w:rsid w:val="00B5053E"/>
    <w:rsid w:val="00B50E1D"/>
    <w:rsid w:val="00B5474D"/>
    <w:rsid w:val="00B5502F"/>
    <w:rsid w:val="00B55A6E"/>
    <w:rsid w:val="00B566B7"/>
    <w:rsid w:val="00B56C10"/>
    <w:rsid w:val="00B57D10"/>
    <w:rsid w:val="00B602E2"/>
    <w:rsid w:val="00B605BD"/>
    <w:rsid w:val="00B60846"/>
    <w:rsid w:val="00B60EF3"/>
    <w:rsid w:val="00B6349F"/>
    <w:rsid w:val="00B63AC1"/>
    <w:rsid w:val="00B65014"/>
    <w:rsid w:val="00B65A98"/>
    <w:rsid w:val="00B66211"/>
    <w:rsid w:val="00B672CA"/>
    <w:rsid w:val="00B67395"/>
    <w:rsid w:val="00B67796"/>
    <w:rsid w:val="00B700CD"/>
    <w:rsid w:val="00B70BE6"/>
    <w:rsid w:val="00B719E7"/>
    <w:rsid w:val="00B71E59"/>
    <w:rsid w:val="00B72B4A"/>
    <w:rsid w:val="00B745E1"/>
    <w:rsid w:val="00B74AFA"/>
    <w:rsid w:val="00B74E90"/>
    <w:rsid w:val="00B75901"/>
    <w:rsid w:val="00B75D5A"/>
    <w:rsid w:val="00B76861"/>
    <w:rsid w:val="00B777E2"/>
    <w:rsid w:val="00B77893"/>
    <w:rsid w:val="00B77E69"/>
    <w:rsid w:val="00B80556"/>
    <w:rsid w:val="00B8119E"/>
    <w:rsid w:val="00B818D1"/>
    <w:rsid w:val="00B81D7D"/>
    <w:rsid w:val="00B83627"/>
    <w:rsid w:val="00B83724"/>
    <w:rsid w:val="00B85068"/>
    <w:rsid w:val="00B856DA"/>
    <w:rsid w:val="00B85A96"/>
    <w:rsid w:val="00B871CA"/>
    <w:rsid w:val="00B875D3"/>
    <w:rsid w:val="00B8793C"/>
    <w:rsid w:val="00B900BC"/>
    <w:rsid w:val="00B909B4"/>
    <w:rsid w:val="00B90F33"/>
    <w:rsid w:val="00B92A1E"/>
    <w:rsid w:val="00B93351"/>
    <w:rsid w:val="00B9376A"/>
    <w:rsid w:val="00B9407B"/>
    <w:rsid w:val="00B946EA"/>
    <w:rsid w:val="00B94B59"/>
    <w:rsid w:val="00B94D82"/>
    <w:rsid w:val="00B951B3"/>
    <w:rsid w:val="00B959C0"/>
    <w:rsid w:val="00B96847"/>
    <w:rsid w:val="00B9714D"/>
    <w:rsid w:val="00B97807"/>
    <w:rsid w:val="00B97B67"/>
    <w:rsid w:val="00B97C24"/>
    <w:rsid w:val="00BA02C9"/>
    <w:rsid w:val="00BA15DA"/>
    <w:rsid w:val="00BA1798"/>
    <w:rsid w:val="00BA30ED"/>
    <w:rsid w:val="00BA30F4"/>
    <w:rsid w:val="00BA32CD"/>
    <w:rsid w:val="00BA3C05"/>
    <w:rsid w:val="00BA3FB2"/>
    <w:rsid w:val="00BA43B8"/>
    <w:rsid w:val="00BA4E70"/>
    <w:rsid w:val="00BA56BD"/>
    <w:rsid w:val="00BA59DA"/>
    <w:rsid w:val="00BA5E25"/>
    <w:rsid w:val="00BA629F"/>
    <w:rsid w:val="00BA683B"/>
    <w:rsid w:val="00BA6A45"/>
    <w:rsid w:val="00BA6B91"/>
    <w:rsid w:val="00BA6EF0"/>
    <w:rsid w:val="00BA6F40"/>
    <w:rsid w:val="00BA7618"/>
    <w:rsid w:val="00BB04E5"/>
    <w:rsid w:val="00BB1286"/>
    <w:rsid w:val="00BB141A"/>
    <w:rsid w:val="00BB1735"/>
    <w:rsid w:val="00BB176A"/>
    <w:rsid w:val="00BB1821"/>
    <w:rsid w:val="00BB21B5"/>
    <w:rsid w:val="00BB2315"/>
    <w:rsid w:val="00BB3660"/>
    <w:rsid w:val="00BB4569"/>
    <w:rsid w:val="00BB4923"/>
    <w:rsid w:val="00BB4A6B"/>
    <w:rsid w:val="00BB5B04"/>
    <w:rsid w:val="00BB5E71"/>
    <w:rsid w:val="00BB6651"/>
    <w:rsid w:val="00BB6817"/>
    <w:rsid w:val="00BB7D86"/>
    <w:rsid w:val="00BC0C45"/>
    <w:rsid w:val="00BC0F34"/>
    <w:rsid w:val="00BC1D26"/>
    <w:rsid w:val="00BC1DEB"/>
    <w:rsid w:val="00BC1FB3"/>
    <w:rsid w:val="00BC236A"/>
    <w:rsid w:val="00BC27D0"/>
    <w:rsid w:val="00BC4034"/>
    <w:rsid w:val="00BC4602"/>
    <w:rsid w:val="00BC4B5E"/>
    <w:rsid w:val="00BC4C26"/>
    <w:rsid w:val="00BC4EBB"/>
    <w:rsid w:val="00BC5531"/>
    <w:rsid w:val="00BC5A98"/>
    <w:rsid w:val="00BC72B7"/>
    <w:rsid w:val="00BC7529"/>
    <w:rsid w:val="00BD0043"/>
    <w:rsid w:val="00BD05FF"/>
    <w:rsid w:val="00BD0C49"/>
    <w:rsid w:val="00BD1CC7"/>
    <w:rsid w:val="00BD207C"/>
    <w:rsid w:val="00BD3925"/>
    <w:rsid w:val="00BD5454"/>
    <w:rsid w:val="00BD6439"/>
    <w:rsid w:val="00BD7378"/>
    <w:rsid w:val="00BD7578"/>
    <w:rsid w:val="00BD77B9"/>
    <w:rsid w:val="00BD7E4C"/>
    <w:rsid w:val="00BD7FD5"/>
    <w:rsid w:val="00BE0478"/>
    <w:rsid w:val="00BE0641"/>
    <w:rsid w:val="00BE094B"/>
    <w:rsid w:val="00BE155B"/>
    <w:rsid w:val="00BE19C9"/>
    <w:rsid w:val="00BE1C3C"/>
    <w:rsid w:val="00BE1D43"/>
    <w:rsid w:val="00BE1E85"/>
    <w:rsid w:val="00BE1F60"/>
    <w:rsid w:val="00BE2148"/>
    <w:rsid w:val="00BE295D"/>
    <w:rsid w:val="00BE341E"/>
    <w:rsid w:val="00BE3E7D"/>
    <w:rsid w:val="00BE3F45"/>
    <w:rsid w:val="00BE5D0B"/>
    <w:rsid w:val="00BE6343"/>
    <w:rsid w:val="00BE6668"/>
    <w:rsid w:val="00BE6761"/>
    <w:rsid w:val="00BE796B"/>
    <w:rsid w:val="00BE7A95"/>
    <w:rsid w:val="00BF077B"/>
    <w:rsid w:val="00BF0F71"/>
    <w:rsid w:val="00BF1BF1"/>
    <w:rsid w:val="00BF4553"/>
    <w:rsid w:val="00BF4EE2"/>
    <w:rsid w:val="00BF5F86"/>
    <w:rsid w:val="00BF6098"/>
    <w:rsid w:val="00BF6705"/>
    <w:rsid w:val="00BF6C09"/>
    <w:rsid w:val="00BF6D7E"/>
    <w:rsid w:val="00BF7312"/>
    <w:rsid w:val="00BF74A9"/>
    <w:rsid w:val="00BF7C0E"/>
    <w:rsid w:val="00C013C2"/>
    <w:rsid w:val="00C01EA1"/>
    <w:rsid w:val="00C0213D"/>
    <w:rsid w:val="00C021D0"/>
    <w:rsid w:val="00C0244B"/>
    <w:rsid w:val="00C04507"/>
    <w:rsid w:val="00C056E5"/>
    <w:rsid w:val="00C058E4"/>
    <w:rsid w:val="00C05F15"/>
    <w:rsid w:val="00C06F8F"/>
    <w:rsid w:val="00C07063"/>
    <w:rsid w:val="00C1032F"/>
    <w:rsid w:val="00C10FF3"/>
    <w:rsid w:val="00C11F47"/>
    <w:rsid w:val="00C126A8"/>
    <w:rsid w:val="00C126FE"/>
    <w:rsid w:val="00C12957"/>
    <w:rsid w:val="00C139C7"/>
    <w:rsid w:val="00C13D10"/>
    <w:rsid w:val="00C16266"/>
    <w:rsid w:val="00C16A9D"/>
    <w:rsid w:val="00C17BA7"/>
    <w:rsid w:val="00C2138C"/>
    <w:rsid w:val="00C22FA1"/>
    <w:rsid w:val="00C23094"/>
    <w:rsid w:val="00C24BD2"/>
    <w:rsid w:val="00C25146"/>
    <w:rsid w:val="00C257EF"/>
    <w:rsid w:val="00C271FD"/>
    <w:rsid w:val="00C2720C"/>
    <w:rsid w:val="00C27F4C"/>
    <w:rsid w:val="00C30B3A"/>
    <w:rsid w:val="00C30C01"/>
    <w:rsid w:val="00C30D6A"/>
    <w:rsid w:val="00C31CC0"/>
    <w:rsid w:val="00C32323"/>
    <w:rsid w:val="00C32745"/>
    <w:rsid w:val="00C32E3E"/>
    <w:rsid w:val="00C34161"/>
    <w:rsid w:val="00C346DE"/>
    <w:rsid w:val="00C34BDE"/>
    <w:rsid w:val="00C34F55"/>
    <w:rsid w:val="00C351BC"/>
    <w:rsid w:val="00C355F7"/>
    <w:rsid w:val="00C35DD4"/>
    <w:rsid w:val="00C368A3"/>
    <w:rsid w:val="00C370A9"/>
    <w:rsid w:val="00C3772E"/>
    <w:rsid w:val="00C37F2F"/>
    <w:rsid w:val="00C414B6"/>
    <w:rsid w:val="00C422B3"/>
    <w:rsid w:val="00C42347"/>
    <w:rsid w:val="00C4276C"/>
    <w:rsid w:val="00C43D0C"/>
    <w:rsid w:val="00C43EA9"/>
    <w:rsid w:val="00C43FC1"/>
    <w:rsid w:val="00C4461C"/>
    <w:rsid w:val="00C449EF"/>
    <w:rsid w:val="00C449F4"/>
    <w:rsid w:val="00C44A8A"/>
    <w:rsid w:val="00C44D72"/>
    <w:rsid w:val="00C45483"/>
    <w:rsid w:val="00C455F8"/>
    <w:rsid w:val="00C45934"/>
    <w:rsid w:val="00C46BB0"/>
    <w:rsid w:val="00C4785E"/>
    <w:rsid w:val="00C50400"/>
    <w:rsid w:val="00C504A1"/>
    <w:rsid w:val="00C5080E"/>
    <w:rsid w:val="00C5148A"/>
    <w:rsid w:val="00C52AAA"/>
    <w:rsid w:val="00C52BC5"/>
    <w:rsid w:val="00C5363E"/>
    <w:rsid w:val="00C53F39"/>
    <w:rsid w:val="00C54810"/>
    <w:rsid w:val="00C54837"/>
    <w:rsid w:val="00C55D39"/>
    <w:rsid w:val="00C55DA7"/>
    <w:rsid w:val="00C55F15"/>
    <w:rsid w:val="00C57017"/>
    <w:rsid w:val="00C571CB"/>
    <w:rsid w:val="00C619F2"/>
    <w:rsid w:val="00C61CA1"/>
    <w:rsid w:val="00C625C3"/>
    <w:rsid w:val="00C629D2"/>
    <w:rsid w:val="00C635CD"/>
    <w:rsid w:val="00C63BAD"/>
    <w:rsid w:val="00C65A80"/>
    <w:rsid w:val="00C65FDA"/>
    <w:rsid w:val="00C663B2"/>
    <w:rsid w:val="00C66422"/>
    <w:rsid w:val="00C66CAE"/>
    <w:rsid w:val="00C671B5"/>
    <w:rsid w:val="00C714EF"/>
    <w:rsid w:val="00C7191B"/>
    <w:rsid w:val="00C73EF0"/>
    <w:rsid w:val="00C74C7D"/>
    <w:rsid w:val="00C74E61"/>
    <w:rsid w:val="00C76791"/>
    <w:rsid w:val="00C76B04"/>
    <w:rsid w:val="00C77E65"/>
    <w:rsid w:val="00C8053D"/>
    <w:rsid w:val="00C80C5E"/>
    <w:rsid w:val="00C81F45"/>
    <w:rsid w:val="00C82FB7"/>
    <w:rsid w:val="00C8367F"/>
    <w:rsid w:val="00C83982"/>
    <w:rsid w:val="00C83ADC"/>
    <w:rsid w:val="00C84687"/>
    <w:rsid w:val="00C84868"/>
    <w:rsid w:val="00C84DDC"/>
    <w:rsid w:val="00C86CB0"/>
    <w:rsid w:val="00C87273"/>
    <w:rsid w:val="00C878E5"/>
    <w:rsid w:val="00C9101F"/>
    <w:rsid w:val="00C914AD"/>
    <w:rsid w:val="00C91B3E"/>
    <w:rsid w:val="00C92490"/>
    <w:rsid w:val="00C92A0E"/>
    <w:rsid w:val="00C93453"/>
    <w:rsid w:val="00C93510"/>
    <w:rsid w:val="00C94574"/>
    <w:rsid w:val="00C95941"/>
    <w:rsid w:val="00C95D8A"/>
    <w:rsid w:val="00C95E0D"/>
    <w:rsid w:val="00C96048"/>
    <w:rsid w:val="00C9665A"/>
    <w:rsid w:val="00C967DD"/>
    <w:rsid w:val="00C969C1"/>
    <w:rsid w:val="00C96A15"/>
    <w:rsid w:val="00C96C7E"/>
    <w:rsid w:val="00C970F8"/>
    <w:rsid w:val="00C97377"/>
    <w:rsid w:val="00CA02AA"/>
    <w:rsid w:val="00CA1D8D"/>
    <w:rsid w:val="00CA1DCE"/>
    <w:rsid w:val="00CA211E"/>
    <w:rsid w:val="00CA22C8"/>
    <w:rsid w:val="00CA3104"/>
    <w:rsid w:val="00CA41AB"/>
    <w:rsid w:val="00CA460A"/>
    <w:rsid w:val="00CA4CFC"/>
    <w:rsid w:val="00CA4E21"/>
    <w:rsid w:val="00CA4F2B"/>
    <w:rsid w:val="00CA51C4"/>
    <w:rsid w:val="00CA56A0"/>
    <w:rsid w:val="00CA5897"/>
    <w:rsid w:val="00CA63FF"/>
    <w:rsid w:val="00CA64EB"/>
    <w:rsid w:val="00CA66E2"/>
    <w:rsid w:val="00CA7A0B"/>
    <w:rsid w:val="00CA7DB0"/>
    <w:rsid w:val="00CA7E8E"/>
    <w:rsid w:val="00CA7FCA"/>
    <w:rsid w:val="00CB056B"/>
    <w:rsid w:val="00CB0EEE"/>
    <w:rsid w:val="00CB24AF"/>
    <w:rsid w:val="00CB26EB"/>
    <w:rsid w:val="00CB2E1D"/>
    <w:rsid w:val="00CB4C96"/>
    <w:rsid w:val="00CB4F81"/>
    <w:rsid w:val="00CB6847"/>
    <w:rsid w:val="00CB6885"/>
    <w:rsid w:val="00CB78A0"/>
    <w:rsid w:val="00CB7BC0"/>
    <w:rsid w:val="00CC0198"/>
    <w:rsid w:val="00CC0933"/>
    <w:rsid w:val="00CC0E62"/>
    <w:rsid w:val="00CC1077"/>
    <w:rsid w:val="00CC14D2"/>
    <w:rsid w:val="00CC2CE7"/>
    <w:rsid w:val="00CC2F4D"/>
    <w:rsid w:val="00CC38D4"/>
    <w:rsid w:val="00CC4886"/>
    <w:rsid w:val="00CC5196"/>
    <w:rsid w:val="00CC57EA"/>
    <w:rsid w:val="00CC7B49"/>
    <w:rsid w:val="00CD099E"/>
    <w:rsid w:val="00CD0A3F"/>
    <w:rsid w:val="00CD2C1E"/>
    <w:rsid w:val="00CD322E"/>
    <w:rsid w:val="00CD33F9"/>
    <w:rsid w:val="00CD3ADA"/>
    <w:rsid w:val="00CD5239"/>
    <w:rsid w:val="00CD541D"/>
    <w:rsid w:val="00CD61B0"/>
    <w:rsid w:val="00CD62EF"/>
    <w:rsid w:val="00CD63EB"/>
    <w:rsid w:val="00CD77C9"/>
    <w:rsid w:val="00CD7C28"/>
    <w:rsid w:val="00CD7CF7"/>
    <w:rsid w:val="00CE15C9"/>
    <w:rsid w:val="00CE1900"/>
    <w:rsid w:val="00CE2576"/>
    <w:rsid w:val="00CE290D"/>
    <w:rsid w:val="00CE2C2C"/>
    <w:rsid w:val="00CE3056"/>
    <w:rsid w:val="00CE3565"/>
    <w:rsid w:val="00CE3C8F"/>
    <w:rsid w:val="00CE4123"/>
    <w:rsid w:val="00CE4999"/>
    <w:rsid w:val="00CE4DFD"/>
    <w:rsid w:val="00CE4F21"/>
    <w:rsid w:val="00CE58B8"/>
    <w:rsid w:val="00CE5E2D"/>
    <w:rsid w:val="00CE5F67"/>
    <w:rsid w:val="00CE60C2"/>
    <w:rsid w:val="00CE7ECC"/>
    <w:rsid w:val="00CF1505"/>
    <w:rsid w:val="00CF256C"/>
    <w:rsid w:val="00CF2738"/>
    <w:rsid w:val="00CF27D2"/>
    <w:rsid w:val="00CF488A"/>
    <w:rsid w:val="00CF5B1C"/>
    <w:rsid w:val="00CF5F2D"/>
    <w:rsid w:val="00CF6879"/>
    <w:rsid w:val="00CF6F25"/>
    <w:rsid w:val="00CF719F"/>
    <w:rsid w:val="00CF7212"/>
    <w:rsid w:val="00D016E2"/>
    <w:rsid w:val="00D01F51"/>
    <w:rsid w:val="00D026BE"/>
    <w:rsid w:val="00D03B47"/>
    <w:rsid w:val="00D03F19"/>
    <w:rsid w:val="00D044E2"/>
    <w:rsid w:val="00D04CB8"/>
    <w:rsid w:val="00D04F55"/>
    <w:rsid w:val="00D05310"/>
    <w:rsid w:val="00D05B06"/>
    <w:rsid w:val="00D05D63"/>
    <w:rsid w:val="00D076AD"/>
    <w:rsid w:val="00D07836"/>
    <w:rsid w:val="00D07D9C"/>
    <w:rsid w:val="00D07E66"/>
    <w:rsid w:val="00D104F3"/>
    <w:rsid w:val="00D105D2"/>
    <w:rsid w:val="00D10CD6"/>
    <w:rsid w:val="00D119DA"/>
    <w:rsid w:val="00D12BCC"/>
    <w:rsid w:val="00D13EF8"/>
    <w:rsid w:val="00D143FF"/>
    <w:rsid w:val="00D14749"/>
    <w:rsid w:val="00D149EC"/>
    <w:rsid w:val="00D14B00"/>
    <w:rsid w:val="00D14BA5"/>
    <w:rsid w:val="00D14BB3"/>
    <w:rsid w:val="00D15916"/>
    <w:rsid w:val="00D161BC"/>
    <w:rsid w:val="00D176E6"/>
    <w:rsid w:val="00D20255"/>
    <w:rsid w:val="00D2095E"/>
    <w:rsid w:val="00D20E01"/>
    <w:rsid w:val="00D210EE"/>
    <w:rsid w:val="00D21403"/>
    <w:rsid w:val="00D22222"/>
    <w:rsid w:val="00D22759"/>
    <w:rsid w:val="00D22D5F"/>
    <w:rsid w:val="00D23EAE"/>
    <w:rsid w:val="00D266AA"/>
    <w:rsid w:val="00D26BE4"/>
    <w:rsid w:val="00D26F01"/>
    <w:rsid w:val="00D26FA6"/>
    <w:rsid w:val="00D276AC"/>
    <w:rsid w:val="00D30C98"/>
    <w:rsid w:val="00D31B63"/>
    <w:rsid w:val="00D31D34"/>
    <w:rsid w:val="00D31FD9"/>
    <w:rsid w:val="00D32209"/>
    <w:rsid w:val="00D32B78"/>
    <w:rsid w:val="00D32BE8"/>
    <w:rsid w:val="00D34E35"/>
    <w:rsid w:val="00D35233"/>
    <w:rsid w:val="00D358E6"/>
    <w:rsid w:val="00D361E2"/>
    <w:rsid w:val="00D363EE"/>
    <w:rsid w:val="00D36425"/>
    <w:rsid w:val="00D36615"/>
    <w:rsid w:val="00D37D77"/>
    <w:rsid w:val="00D409FF"/>
    <w:rsid w:val="00D41E22"/>
    <w:rsid w:val="00D42C93"/>
    <w:rsid w:val="00D4369B"/>
    <w:rsid w:val="00D43B8F"/>
    <w:rsid w:val="00D43E9D"/>
    <w:rsid w:val="00D43FAB"/>
    <w:rsid w:val="00D45372"/>
    <w:rsid w:val="00D45443"/>
    <w:rsid w:val="00D469F8"/>
    <w:rsid w:val="00D46F93"/>
    <w:rsid w:val="00D470A0"/>
    <w:rsid w:val="00D474A4"/>
    <w:rsid w:val="00D47722"/>
    <w:rsid w:val="00D47A4D"/>
    <w:rsid w:val="00D47F67"/>
    <w:rsid w:val="00D50294"/>
    <w:rsid w:val="00D50771"/>
    <w:rsid w:val="00D51D71"/>
    <w:rsid w:val="00D52AD8"/>
    <w:rsid w:val="00D53D1E"/>
    <w:rsid w:val="00D54181"/>
    <w:rsid w:val="00D546CF"/>
    <w:rsid w:val="00D55753"/>
    <w:rsid w:val="00D5666C"/>
    <w:rsid w:val="00D570C4"/>
    <w:rsid w:val="00D573D0"/>
    <w:rsid w:val="00D6011C"/>
    <w:rsid w:val="00D60CEF"/>
    <w:rsid w:val="00D60F3B"/>
    <w:rsid w:val="00D6100D"/>
    <w:rsid w:val="00D61A94"/>
    <w:rsid w:val="00D625CF"/>
    <w:rsid w:val="00D6274C"/>
    <w:rsid w:val="00D62C64"/>
    <w:rsid w:val="00D62D97"/>
    <w:rsid w:val="00D62FCB"/>
    <w:rsid w:val="00D636DC"/>
    <w:rsid w:val="00D647F5"/>
    <w:rsid w:val="00D66A7B"/>
    <w:rsid w:val="00D66CEB"/>
    <w:rsid w:val="00D67129"/>
    <w:rsid w:val="00D674B9"/>
    <w:rsid w:val="00D67E57"/>
    <w:rsid w:val="00D71644"/>
    <w:rsid w:val="00D716ED"/>
    <w:rsid w:val="00D722EB"/>
    <w:rsid w:val="00D72849"/>
    <w:rsid w:val="00D7286D"/>
    <w:rsid w:val="00D7297E"/>
    <w:rsid w:val="00D72AD5"/>
    <w:rsid w:val="00D730F8"/>
    <w:rsid w:val="00D74D50"/>
    <w:rsid w:val="00D75320"/>
    <w:rsid w:val="00D76A0D"/>
    <w:rsid w:val="00D772FD"/>
    <w:rsid w:val="00D775C6"/>
    <w:rsid w:val="00D77F0E"/>
    <w:rsid w:val="00D801BC"/>
    <w:rsid w:val="00D808C0"/>
    <w:rsid w:val="00D808E1"/>
    <w:rsid w:val="00D80B8D"/>
    <w:rsid w:val="00D81724"/>
    <w:rsid w:val="00D84A9B"/>
    <w:rsid w:val="00D84AE1"/>
    <w:rsid w:val="00D85270"/>
    <w:rsid w:val="00D855FC"/>
    <w:rsid w:val="00D85FEB"/>
    <w:rsid w:val="00D86B0E"/>
    <w:rsid w:val="00D87B1F"/>
    <w:rsid w:val="00D909DC"/>
    <w:rsid w:val="00D90D5E"/>
    <w:rsid w:val="00D9198F"/>
    <w:rsid w:val="00D91A4C"/>
    <w:rsid w:val="00D92677"/>
    <w:rsid w:val="00D9287B"/>
    <w:rsid w:val="00D92BEC"/>
    <w:rsid w:val="00D93570"/>
    <w:rsid w:val="00D93C0B"/>
    <w:rsid w:val="00D93C9E"/>
    <w:rsid w:val="00D95560"/>
    <w:rsid w:val="00D957AE"/>
    <w:rsid w:val="00D96495"/>
    <w:rsid w:val="00DA09CA"/>
    <w:rsid w:val="00DA15A0"/>
    <w:rsid w:val="00DA1A3F"/>
    <w:rsid w:val="00DA2524"/>
    <w:rsid w:val="00DA331D"/>
    <w:rsid w:val="00DA3519"/>
    <w:rsid w:val="00DA4855"/>
    <w:rsid w:val="00DA5288"/>
    <w:rsid w:val="00DA587C"/>
    <w:rsid w:val="00DA5D7C"/>
    <w:rsid w:val="00DA5E03"/>
    <w:rsid w:val="00DA669E"/>
    <w:rsid w:val="00DB0265"/>
    <w:rsid w:val="00DB1E5C"/>
    <w:rsid w:val="00DB244C"/>
    <w:rsid w:val="00DB25DB"/>
    <w:rsid w:val="00DB2E0A"/>
    <w:rsid w:val="00DB3282"/>
    <w:rsid w:val="00DB3B8A"/>
    <w:rsid w:val="00DB4756"/>
    <w:rsid w:val="00DB66AA"/>
    <w:rsid w:val="00DB676E"/>
    <w:rsid w:val="00DB699D"/>
    <w:rsid w:val="00DB69AA"/>
    <w:rsid w:val="00DB7275"/>
    <w:rsid w:val="00DB7C6E"/>
    <w:rsid w:val="00DC0322"/>
    <w:rsid w:val="00DC2D31"/>
    <w:rsid w:val="00DC334F"/>
    <w:rsid w:val="00DC3E20"/>
    <w:rsid w:val="00DC4373"/>
    <w:rsid w:val="00DC49F8"/>
    <w:rsid w:val="00DC5594"/>
    <w:rsid w:val="00DC5CF0"/>
    <w:rsid w:val="00DC65EF"/>
    <w:rsid w:val="00DC72ED"/>
    <w:rsid w:val="00DD00E4"/>
    <w:rsid w:val="00DD08F9"/>
    <w:rsid w:val="00DD0E2B"/>
    <w:rsid w:val="00DD16DA"/>
    <w:rsid w:val="00DD176F"/>
    <w:rsid w:val="00DD26DA"/>
    <w:rsid w:val="00DD2D81"/>
    <w:rsid w:val="00DD34F7"/>
    <w:rsid w:val="00DD3FFA"/>
    <w:rsid w:val="00DD4D93"/>
    <w:rsid w:val="00DD4F9B"/>
    <w:rsid w:val="00DD53A8"/>
    <w:rsid w:val="00DD57DF"/>
    <w:rsid w:val="00DD5D85"/>
    <w:rsid w:val="00DD600B"/>
    <w:rsid w:val="00DD60DB"/>
    <w:rsid w:val="00DE08A8"/>
    <w:rsid w:val="00DE0D63"/>
    <w:rsid w:val="00DE2C4A"/>
    <w:rsid w:val="00DE4EFE"/>
    <w:rsid w:val="00DE51A4"/>
    <w:rsid w:val="00DE6F5C"/>
    <w:rsid w:val="00DE7BEB"/>
    <w:rsid w:val="00DF015F"/>
    <w:rsid w:val="00DF0665"/>
    <w:rsid w:val="00DF0FC6"/>
    <w:rsid w:val="00DF12BC"/>
    <w:rsid w:val="00DF1ACD"/>
    <w:rsid w:val="00DF200A"/>
    <w:rsid w:val="00DF3777"/>
    <w:rsid w:val="00DF3867"/>
    <w:rsid w:val="00DF38EA"/>
    <w:rsid w:val="00DF3D40"/>
    <w:rsid w:val="00DF4175"/>
    <w:rsid w:val="00DF44D6"/>
    <w:rsid w:val="00DF55E8"/>
    <w:rsid w:val="00DF630C"/>
    <w:rsid w:val="00DF67CB"/>
    <w:rsid w:val="00E00973"/>
    <w:rsid w:val="00E01772"/>
    <w:rsid w:val="00E01D86"/>
    <w:rsid w:val="00E02614"/>
    <w:rsid w:val="00E0293C"/>
    <w:rsid w:val="00E029E8"/>
    <w:rsid w:val="00E02E5B"/>
    <w:rsid w:val="00E03348"/>
    <w:rsid w:val="00E04538"/>
    <w:rsid w:val="00E04B85"/>
    <w:rsid w:val="00E05627"/>
    <w:rsid w:val="00E05C0A"/>
    <w:rsid w:val="00E06312"/>
    <w:rsid w:val="00E0655E"/>
    <w:rsid w:val="00E069C3"/>
    <w:rsid w:val="00E07290"/>
    <w:rsid w:val="00E101C6"/>
    <w:rsid w:val="00E10EB2"/>
    <w:rsid w:val="00E113EF"/>
    <w:rsid w:val="00E12383"/>
    <w:rsid w:val="00E1288B"/>
    <w:rsid w:val="00E12B98"/>
    <w:rsid w:val="00E12BAA"/>
    <w:rsid w:val="00E142E8"/>
    <w:rsid w:val="00E145CC"/>
    <w:rsid w:val="00E14EAF"/>
    <w:rsid w:val="00E158C6"/>
    <w:rsid w:val="00E171AF"/>
    <w:rsid w:val="00E20641"/>
    <w:rsid w:val="00E21305"/>
    <w:rsid w:val="00E21DC3"/>
    <w:rsid w:val="00E238BA"/>
    <w:rsid w:val="00E238E0"/>
    <w:rsid w:val="00E23C6F"/>
    <w:rsid w:val="00E24363"/>
    <w:rsid w:val="00E24454"/>
    <w:rsid w:val="00E24D6D"/>
    <w:rsid w:val="00E26D90"/>
    <w:rsid w:val="00E276AB"/>
    <w:rsid w:val="00E27ABD"/>
    <w:rsid w:val="00E27E79"/>
    <w:rsid w:val="00E3065B"/>
    <w:rsid w:val="00E306DF"/>
    <w:rsid w:val="00E309A4"/>
    <w:rsid w:val="00E31112"/>
    <w:rsid w:val="00E31C77"/>
    <w:rsid w:val="00E33B5C"/>
    <w:rsid w:val="00E33B7E"/>
    <w:rsid w:val="00E33F98"/>
    <w:rsid w:val="00E345E4"/>
    <w:rsid w:val="00E34EF9"/>
    <w:rsid w:val="00E35E6E"/>
    <w:rsid w:val="00E36735"/>
    <w:rsid w:val="00E3733A"/>
    <w:rsid w:val="00E4077F"/>
    <w:rsid w:val="00E407B5"/>
    <w:rsid w:val="00E409C4"/>
    <w:rsid w:val="00E4191C"/>
    <w:rsid w:val="00E41CAE"/>
    <w:rsid w:val="00E43FC6"/>
    <w:rsid w:val="00E447B1"/>
    <w:rsid w:val="00E44C5D"/>
    <w:rsid w:val="00E45EF9"/>
    <w:rsid w:val="00E4625E"/>
    <w:rsid w:val="00E4662E"/>
    <w:rsid w:val="00E4711E"/>
    <w:rsid w:val="00E51777"/>
    <w:rsid w:val="00E521FE"/>
    <w:rsid w:val="00E52B10"/>
    <w:rsid w:val="00E52B62"/>
    <w:rsid w:val="00E52D50"/>
    <w:rsid w:val="00E537CE"/>
    <w:rsid w:val="00E5411A"/>
    <w:rsid w:val="00E548D9"/>
    <w:rsid w:val="00E549A2"/>
    <w:rsid w:val="00E54B71"/>
    <w:rsid w:val="00E54D8D"/>
    <w:rsid w:val="00E55307"/>
    <w:rsid w:val="00E55D63"/>
    <w:rsid w:val="00E560D0"/>
    <w:rsid w:val="00E562CE"/>
    <w:rsid w:val="00E56414"/>
    <w:rsid w:val="00E57CD9"/>
    <w:rsid w:val="00E57FDD"/>
    <w:rsid w:val="00E60872"/>
    <w:rsid w:val="00E61C7B"/>
    <w:rsid w:val="00E61E59"/>
    <w:rsid w:val="00E62117"/>
    <w:rsid w:val="00E62686"/>
    <w:rsid w:val="00E62719"/>
    <w:rsid w:val="00E62E47"/>
    <w:rsid w:val="00E63F3C"/>
    <w:rsid w:val="00E64842"/>
    <w:rsid w:val="00E64E32"/>
    <w:rsid w:val="00E655F3"/>
    <w:rsid w:val="00E65943"/>
    <w:rsid w:val="00E65CBF"/>
    <w:rsid w:val="00E6604D"/>
    <w:rsid w:val="00E676B8"/>
    <w:rsid w:val="00E67A79"/>
    <w:rsid w:val="00E67B03"/>
    <w:rsid w:val="00E67CC9"/>
    <w:rsid w:val="00E706DA"/>
    <w:rsid w:val="00E722AB"/>
    <w:rsid w:val="00E72A40"/>
    <w:rsid w:val="00E72BF6"/>
    <w:rsid w:val="00E73F10"/>
    <w:rsid w:val="00E7442E"/>
    <w:rsid w:val="00E7578B"/>
    <w:rsid w:val="00E75A79"/>
    <w:rsid w:val="00E75B44"/>
    <w:rsid w:val="00E75D7C"/>
    <w:rsid w:val="00E75E74"/>
    <w:rsid w:val="00E760DC"/>
    <w:rsid w:val="00E76145"/>
    <w:rsid w:val="00E765E4"/>
    <w:rsid w:val="00E76928"/>
    <w:rsid w:val="00E776ED"/>
    <w:rsid w:val="00E809C0"/>
    <w:rsid w:val="00E81140"/>
    <w:rsid w:val="00E81675"/>
    <w:rsid w:val="00E81F19"/>
    <w:rsid w:val="00E82BD1"/>
    <w:rsid w:val="00E82BF1"/>
    <w:rsid w:val="00E82D92"/>
    <w:rsid w:val="00E8341D"/>
    <w:rsid w:val="00E83598"/>
    <w:rsid w:val="00E8383E"/>
    <w:rsid w:val="00E83B44"/>
    <w:rsid w:val="00E868A4"/>
    <w:rsid w:val="00E86F64"/>
    <w:rsid w:val="00E87370"/>
    <w:rsid w:val="00E9194E"/>
    <w:rsid w:val="00E91FB1"/>
    <w:rsid w:val="00E92247"/>
    <w:rsid w:val="00E92CBF"/>
    <w:rsid w:val="00E92EF6"/>
    <w:rsid w:val="00E95562"/>
    <w:rsid w:val="00E95871"/>
    <w:rsid w:val="00E95EF0"/>
    <w:rsid w:val="00E96A19"/>
    <w:rsid w:val="00E97419"/>
    <w:rsid w:val="00EA15F0"/>
    <w:rsid w:val="00EA1B7E"/>
    <w:rsid w:val="00EA23FB"/>
    <w:rsid w:val="00EA33B8"/>
    <w:rsid w:val="00EA3A62"/>
    <w:rsid w:val="00EA3D58"/>
    <w:rsid w:val="00EA4826"/>
    <w:rsid w:val="00EA49E0"/>
    <w:rsid w:val="00EA4A03"/>
    <w:rsid w:val="00EA4DBE"/>
    <w:rsid w:val="00EA57B5"/>
    <w:rsid w:val="00EA6D94"/>
    <w:rsid w:val="00EA6DF7"/>
    <w:rsid w:val="00EB0159"/>
    <w:rsid w:val="00EB0D4E"/>
    <w:rsid w:val="00EB166D"/>
    <w:rsid w:val="00EB1892"/>
    <w:rsid w:val="00EB2C62"/>
    <w:rsid w:val="00EB2E4A"/>
    <w:rsid w:val="00EB385D"/>
    <w:rsid w:val="00EB39F9"/>
    <w:rsid w:val="00EB3A25"/>
    <w:rsid w:val="00EB556B"/>
    <w:rsid w:val="00EB64E6"/>
    <w:rsid w:val="00EB66F2"/>
    <w:rsid w:val="00EB6899"/>
    <w:rsid w:val="00EB7504"/>
    <w:rsid w:val="00EB785F"/>
    <w:rsid w:val="00EC001F"/>
    <w:rsid w:val="00EC2692"/>
    <w:rsid w:val="00EC2C2B"/>
    <w:rsid w:val="00EC2DD4"/>
    <w:rsid w:val="00EC3563"/>
    <w:rsid w:val="00EC3B98"/>
    <w:rsid w:val="00EC3E30"/>
    <w:rsid w:val="00EC4459"/>
    <w:rsid w:val="00EC45AA"/>
    <w:rsid w:val="00EC553E"/>
    <w:rsid w:val="00EC56D9"/>
    <w:rsid w:val="00EC57F2"/>
    <w:rsid w:val="00EC5AA9"/>
    <w:rsid w:val="00EC7A1C"/>
    <w:rsid w:val="00ED0D99"/>
    <w:rsid w:val="00ED116D"/>
    <w:rsid w:val="00ED166E"/>
    <w:rsid w:val="00ED45FA"/>
    <w:rsid w:val="00ED4D2C"/>
    <w:rsid w:val="00ED6382"/>
    <w:rsid w:val="00ED6722"/>
    <w:rsid w:val="00ED6739"/>
    <w:rsid w:val="00ED6AC3"/>
    <w:rsid w:val="00ED6CAE"/>
    <w:rsid w:val="00ED7359"/>
    <w:rsid w:val="00ED78EF"/>
    <w:rsid w:val="00EE0ACE"/>
    <w:rsid w:val="00EE2B19"/>
    <w:rsid w:val="00EE3547"/>
    <w:rsid w:val="00EE3781"/>
    <w:rsid w:val="00EE7207"/>
    <w:rsid w:val="00EE76CC"/>
    <w:rsid w:val="00EE7DEB"/>
    <w:rsid w:val="00EF0130"/>
    <w:rsid w:val="00EF05EE"/>
    <w:rsid w:val="00EF0755"/>
    <w:rsid w:val="00EF088C"/>
    <w:rsid w:val="00EF0A08"/>
    <w:rsid w:val="00EF12AC"/>
    <w:rsid w:val="00EF1C61"/>
    <w:rsid w:val="00EF3259"/>
    <w:rsid w:val="00EF35A3"/>
    <w:rsid w:val="00EF4CBE"/>
    <w:rsid w:val="00EF5140"/>
    <w:rsid w:val="00EF5B58"/>
    <w:rsid w:val="00EF6A1F"/>
    <w:rsid w:val="00EF722A"/>
    <w:rsid w:val="00F009E3"/>
    <w:rsid w:val="00F026B4"/>
    <w:rsid w:val="00F0444F"/>
    <w:rsid w:val="00F04E6B"/>
    <w:rsid w:val="00F05952"/>
    <w:rsid w:val="00F0668D"/>
    <w:rsid w:val="00F06C36"/>
    <w:rsid w:val="00F0752F"/>
    <w:rsid w:val="00F101C2"/>
    <w:rsid w:val="00F10655"/>
    <w:rsid w:val="00F11468"/>
    <w:rsid w:val="00F1183A"/>
    <w:rsid w:val="00F11DB7"/>
    <w:rsid w:val="00F13785"/>
    <w:rsid w:val="00F13924"/>
    <w:rsid w:val="00F139B3"/>
    <w:rsid w:val="00F1404C"/>
    <w:rsid w:val="00F14265"/>
    <w:rsid w:val="00F15144"/>
    <w:rsid w:val="00F15A67"/>
    <w:rsid w:val="00F16007"/>
    <w:rsid w:val="00F16ED1"/>
    <w:rsid w:val="00F20047"/>
    <w:rsid w:val="00F2076A"/>
    <w:rsid w:val="00F20BEE"/>
    <w:rsid w:val="00F21365"/>
    <w:rsid w:val="00F22A63"/>
    <w:rsid w:val="00F234C6"/>
    <w:rsid w:val="00F23781"/>
    <w:rsid w:val="00F2393D"/>
    <w:rsid w:val="00F2479E"/>
    <w:rsid w:val="00F2510E"/>
    <w:rsid w:val="00F25DA1"/>
    <w:rsid w:val="00F25FD8"/>
    <w:rsid w:val="00F266BB"/>
    <w:rsid w:val="00F26A4B"/>
    <w:rsid w:val="00F26F2B"/>
    <w:rsid w:val="00F272D8"/>
    <w:rsid w:val="00F2790E"/>
    <w:rsid w:val="00F27EED"/>
    <w:rsid w:val="00F30504"/>
    <w:rsid w:val="00F309FD"/>
    <w:rsid w:val="00F30AB6"/>
    <w:rsid w:val="00F31426"/>
    <w:rsid w:val="00F322E7"/>
    <w:rsid w:val="00F32DC1"/>
    <w:rsid w:val="00F3317E"/>
    <w:rsid w:val="00F33DA7"/>
    <w:rsid w:val="00F3452F"/>
    <w:rsid w:val="00F3561F"/>
    <w:rsid w:val="00F3636A"/>
    <w:rsid w:val="00F3710B"/>
    <w:rsid w:val="00F37681"/>
    <w:rsid w:val="00F402AB"/>
    <w:rsid w:val="00F4201C"/>
    <w:rsid w:val="00F423B6"/>
    <w:rsid w:val="00F424DB"/>
    <w:rsid w:val="00F43A15"/>
    <w:rsid w:val="00F43AD8"/>
    <w:rsid w:val="00F43C68"/>
    <w:rsid w:val="00F43CDE"/>
    <w:rsid w:val="00F4436F"/>
    <w:rsid w:val="00F44D01"/>
    <w:rsid w:val="00F4588B"/>
    <w:rsid w:val="00F466EA"/>
    <w:rsid w:val="00F46A24"/>
    <w:rsid w:val="00F47067"/>
    <w:rsid w:val="00F478F0"/>
    <w:rsid w:val="00F51610"/>
    <w:rsid w:val="00F51809"/>
    <w:rsid w:val="00F51CF1"/>
    <w:rsid w:val="00F523D5"/>
    <w:rsid w:val="00F528D1"/>
    <w:rsid w:val="00F53878"/>
    <w:rsid w:val="00F53EE0"/>
    <w:rsid w:val="00F54EA4"/>
    <w:rsid w:val="00F5510D"/>
    <w:rsid w:val="00F55179"/>
    <w:rsid w:val="00F5530C"/>
    <w:rsid w:val="00F55558"/>
    <w:rsid w:val="00F555AC"/>
    <w:rsid w:val="00F55D09"/>
    <w:rsid w:val="00F56D8E"/>
    <w:rsid w:val="00F5735A"/>
    <w:rsid w:val="00F6035D"/>
    <w:rsid w:val="00F618FB"/>
    <w:rsid w:val="00F61A99"/>
    <w:rsid w:val="00F61BC3"/>
    <w:rsid w:val="00F61DE3"/>
    <w:rsid w:val="00F6277D"/>
    <w:rsid w:val="00F63C51"/>
    <w:rsid w:val="00F63F6F"/>
    <w:rsid w:val="00F6485E"/>
    <w:rsid w:val="00F64887"/>
    <w:rsid w:val="00F64A82"/>
    <w:rsid w:val="00F6501D"/>
    <w:rsid w:val="00F65719"/>
    <w:rsid w:val="00F65746"/>
    <w:rsid w:val="00F659FD"/>
    <w:rsid w:val="00F65D2F"/>
    <w:rsid w:val="00F65EC3"/>
    <w:rsid w:val="00F66A15"/>
    <w:rsid w:val="00F67443"/>
    <w:rsid w:val="00F67A88"/>
    <w:rsid w:val="00F701B4"/>
    <w:rsid w:val="00F70C66"/>
    <w:rsid w:val="00F71698"/>
    <w:rsid w:val="00F71B2B"/>
    <w:rsid w:val="00F71F1A"/>
    <w:rsid w:val="00F720DD"/>
    <w:rsid w:val="00F7243D"/>
    <w:rsid w:val="00F734E0"/>
    <w:rsid w:val="00F736E6"/>
    <w:rsid w:val="00F741CB"/>
    <w:rsid w:val="00F7500F"/>
    <w:rsid w:val="00F75289"/>
    <w:rsid w:val="00F75BC6"/>
    <w:rsid w:val="00F75C50"/>
    <w:rsid w:val="00F75CD0"/>
    <w:rsid w:val="00F76229"/>
    <w:rsid w:val="00F76737"/>
    <w:rsid w:val="00F76D9B"/>
    <w:rsid w:val="00F76F69"/>
    <w:rsid w:val="00F77577"/>
    <w:rsid w:val="00F81067"/>
    <w:rsid w:val="00F81109"/>
    <w:rsid w:val="00F837E2"/>
    <w:rsid w:val="00F83D23"/>
    <w:rsid w:val="00F84131"/>
    <w:rsid w:val="00F84B7E"/>
    <w:rsid w:val="00F84DFE"/>
    <w:rsid w:val="00F8548F"/>
    <w:rsid w:val="00F85F48"/>
    <w:rsid w:val="00F865E6"/>
    <w:rsid w:val="00F870F7"/>
    <w:rsid w:val="00F87534"/>
    <w:rsid w:val="00F90007"/>
    <w:rsid w:val="00F90B02"/>
    <w:rsid w:val="00F9187A"/>
    <w:rsid w:val="00F91D53"/>
    <w:rsid w:val="00F91FCC"/>
    <w:rsid w:val="00F92A30"/>
    <w:rsid w:val="00F92D27"/>
    <w:rsid w:val="00F947AB"/>
    <w:rsid w:val="00F94B48"/>
    <w:rsid w:val="00F956A0"/>
    <w:rsid w:val="00F962F4"/>
    <w:rsid w:val="00F96C74"/>
    <w:rsid w:val="00F97226"/>
    <w:rsid w:val="00F976AC"/>
    <w:rsid w:val="00FA0006"/>
    <w:rsid w:val="00FA0798"/>
    <w:rsid w:val="00FA0841"/>
    <w:rsid w:val="00FA09CC"/>
    <w:rsid w:val="00FA127F"/>
    <w:rsid w:val="00FA207C"/>
    <w:rsid w:val="00FA275C"/>
    <w:rsid w:val="00FA35F2"/>
    <w:rsid w:val="00FA3985"/>
    <w:rsid w:val="00FA42AA"/>
    <w:rsid w:val="00FA576D"/>
    <w:rsid w:val="00FA5D5A"/>
    <w:rsid w:val="00FA64F9"/>
    <w:rsid w:val="00FA65B0"/>
    <w:rsid w:val="00FA6C53"/>
    <w:rsid w:val="00FA7382"/>
    <w:rsid w:val="00FA79A1"/>
    <w:rsid w:val="00FA7BEB"/>
    <w:rsid w:val="00FB0143"/>
    <w:rsid w:val="00FB1143"/>
    <w:rsid w:val="00FB2590"/>
    <w:rsid w:val="00FB30E8"/>
    <w:rsid w:val="00FB36EA"/>
    <w:rsid w:val="00FB39DE"/>
    <w:rsid w:val="00FB3B05"/>
    <w:rsid w:val="00FB3EFF"/>
    <w:rsid w:val="00FB56B3"/>
    <w:rsid w:val="00FB57E8"/>
    <w:rsid w:val="00FB5A98"/>
    <w:rsid w:val="00FB60AF"/>
    <w:rsid w:val="00FB6216"/>
    <w:rsid w:val="00FB6609"/>
    <w:rsid w:val="00FB72D1"/>
    <w:rsid w:val="00FB74C5"/>
    <w:rsid w:val="00FC0135"/>
    <w:rsid w:val="00FC178C"/>
    <w:rsid w:val="00FC1C3C"/>
    <w:rsid w:val="00FC28B2"/>
    <w:rsid w:val="00FC29DB"/>
    <w:rsid w:val="00FC3690"/>
    <w:rsid w:val="00FC372E"/>
    <w:rsid w:val="00FC384E"/>
    <w:rsid w:val="00FC4144"/>
    <w:rsid w:val="00FC4955"/>
    <w:rsid w:val="00FC4FEB"/>
    <w:rsid w:val="00FC521F"/>
    <w:rsid w:val="00FC5302"/>
    <w:rsid w:val="00FC6181"/>
    <w:rsid w:val="00FC6429"/>
    <w:rsid w:val="00FC6CAD"/>
    <w:rsid w:val="00FC6CEE"/>
    <w:rsid w:val="00FC734E"/>
    <w:rsid w:val="00FC79B7"/>
    <w:rsid w:val="00FD0306"/>
    <w:rsid w:val="00FD20E4"/>
    <w:rsid w:val="00FD2811"/>
    <w:rsid w:val="00FD4346"/>
    <w:rsid w:val="00FD4678"/>
    <w:rsid w:val="00FD5133"/>
    <w:rsid w:val="00FD532E"/>
    <w:rsid w:val="00FD5BED"/>
    <w:rsid w:val="00FD64E7"/>
    <w:rsid w:val="00FD72B6"/>
    <w:rsid w:val="00FE0439"/>
    <w:rsid w:val="00FE0739"/>
    <w:rsid w:val="00FE1461"/>
    <w:rsid w:val="00FE1A3F"/>
    <w:rsid w:val="00FE1B1A"/>
    <w:rsid w:val="00FE2B06"/>
    <w:rsid w:val="00FE2EBF"/>
    <w:rsid w:val="00FE3168"/>
    <w:rsid w:val="00FE381C"/>
    <w:rsid w:val="00FE5C9C"/>
    <w:rsid w:val="00FE620A"/>
    <w:rsid w:val="00FE67C6"/>
    <w:rsid w:val="00FE67E2"/>
    <w:rsid w:val="00FE77EA"/>
    <w:rsid w:val="00FE7DD3"/>
    <w:rsid w:val="00FF07E7"/>
    <w:rsid w:val="00FF118B"/>
    <w:rsid w:val="00FF138B"/>
    <w:rsid w:val="00FF1955"/>
    <w:rsid w:val="00FF1E82"/>
    <w:rsid w:val="00FF279C"/>
    <w:rsid w:val="00FF319C"/>
    <w:rsid w:val="00FF45B8"/>
    <w:rsid w:val="00FF48F0"/>
    <w:rsid w:val="00FF6BC4"/>
    <w:rsid w:val="00FF6D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2F6B4"/>
  <w15:chartTrackingRefBased/>
  <w15:docId w15:val="{77CDBCD1-7DFF-4F79-9306-E5D6E490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E22"/>
    <w:rPr>
      <w:lang w:val="en-US"/>
    </w:rPr>
  </w:style>
  <w:style w:type="paragraph" w:styleId="Heading1">
    <w:name w:val="heading 1"/>
    <w:basedOn w:val="Normal"/>
    <w:next w:val="Normal"/>
    <w:link w:val="Heading1Char"/>
    <w:uiPriority w:val="9"/>
    <w:qFormat/>
    <w:rsid w:val="002E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E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7A"/>
    <w:rPr>
      <w:rFonts w:eastAsiaTheme="majorEastAsia" w:cstheme="majorBidi"/>
      <w:color w:val="272727" w:themeColor="text1" w:themeTint="D8"/>
    </w:rPr>
  </w:style>
  <w:style w:type="paragraph" w:styleId="Title">
    <w:name w:val="Title"/>
    <w:basedOn w:val="Normal"/>
    <w:next w:val="Normal"/>
    <w:link w:val="TitleChar"/>
    <w:uiPriority w:val="10"/>
    <w:qFormat/>
    <w:rsid w:val="002E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E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7A"/>
    <w:pPr>
      <w:spacing w:before="160"/>
      <w:jc w:val="center"/>
    </w:pPr>
    <w:rPr>
      <w:i/>
      <w:iCs/>
      <w:color w:val="404040" w:themeColor="text1" w:themeTint="BF"/>
    </w:rPr>
  </w:style>
  <w:style w:type="character" w:customStyle="1" w:styleId="QuoteChar">
    <w:name w:val="Quote Char"/>
    <w:basedOn w:val="DefaultParagraphFont"/>
    <w:link w:val="Quote"/>
    <w:uiPriority w:val="29"/>
    <w:rsid w:val="002E277A"/>
    <w:rPr>
      <w:i/>
      <w:iCs/>
      <w:color w:val="404040" w:themeColor="text1" w:themeTint="BF"/>
    </w:rPr>
  </w:style>
  <w:style w:type="paragraph" w:styleId="ListParagraph">
    <w:name w:val="List Paragraph"/>
    <w:basedOn w:val="Normal"/>
    <w:link w:val="ListParagraphChar"/>
    <w:uiPriority w:val="34"/>
    <w:qFormat/>
    <w:rsid w:val="002E277A"/>
    <w:pPr>
      <w:ind w:left="720"/>
      <w:contextualSpacing/>
    </w:pPr>
  </w:style>
  <w:style w:type="character" w:styleId="IntenseEmphasis">
    <w:name w:val="Intense Emphasis"/>
    <w:basedOn w:val="DefaultParagraphFont"/>
    <w:uiPriority w:val="21"/>
    <w:qFormat/>
    <w:rsid w:val="002E277A"/>
    <w:rPr>
      <w:i/>
      <w:iCs/>
      <w:color w:val="0F4761" w:themeColor="accent1" w:themeShade="BF"/>
    </w:rPr>
  </w:style>
  <w:style w:type="paragraph" w:styleId="IntenseQuote">
    <w:name w:val="Intense Quote"/>
    <w:basedOn w:val="Normal"/>
    <w:next w:val="Normal"/>
    <w:link w:val="IntenseQuoteChar"/>
    <w:uiPriority w:val="30"/>
    <w:qFormat/>
    <w:rsid w:val="002E2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77A"/>
    <w:rPr>
      <w:i/>
      <w:iCs/>
      <w:color w:val="0F4761" w:themeColor="accent1" w:themeShade="BF"/>
    </w:rPr>
  </w:style>
  <w:style w:type="character" w:styleId="IntenseReference">
    <w:name w:val="Intense Reference"/>
    <w:basedOn w:val="DefaultParagraphFont"/>
    <w:uiPriority w:val="32"/>
    <w:qFormat/>
    <w:rsid w:val="002E277A"/>
    <w:rPr>
      <w:b/>
      <w:bCs/>
      <w:smallCaps/>
      <w:color w:val="0F4761" w:themeColor="accent1" w:themeShade="BF"/>
      <w:spacing w:val="5"/>
    </w:rPr>
  </w:style>
  <w:style w:type="paragraph" w:styleId="Header">
    <w:name w:val="header"/>
    <w:basedOn w:val="Normal"/>
    <w:link w:val="HeaderChar"/>
    <w:uiPriority w:val="99"/>
    <w:unhideWhenUsed/>
    <w:rsid w:val="006875D4"/>
    <w:pPr>
      <w:tabs>
        <w:tab w:val="center" w:pos="4536"/>
        <w:tab w:val="right" w:pos="9072"/>
      </w:tabs>
      <w:spacing w:after="0" w:line="240" w:lineRule="auto"/>
    </w:pPr>
  </w:style>
  <w:style w:type="character" w:customStyle="1" w:styleId="HeaderChar">
    <w:name w:val="Header Char"/>
    <w:basedOn w:val="DefaultParagraphFont"/>
    <w:link w:val="Header"/>
    <w:uiPriority w:val="99"/>
    <w:rsid w:val="006875D4"/>
  </w:style>
  <w:style w:type="paragraph" w:styleId="Footer">
    <w:name w:val="footer"/>
    <w:basedOn w:val="Normal"/>
    <w:link w:val="FooterChar"/>
    <w:uiPriority w:val="99"/>
    <w:unhideWhenUsed/>
    <w:rsid w:val="006875D4"/>
    <w:pPr>
      <w:tabs>
        <w:tab w:val="center" w:pos="4536"/>
        <w:tab w:val="right" w:pos="9072"/>
      </w:tabs>
      <w:spacing w:after="0" w:line="240" w:lineRule="auto"/>
    </w:pPr>
  </w:style>
  <w:style w:type="character" w:customStyle="1" w:styleId="FooterChar">
    <w:name w:val="Footer Char"/>
    <w:basedOn w:val="DefaultParagraphFont"/>
    <w:link w:val="Footer"/>
    <w:uiPriority w:val="99"/>
    <w:rsid w:val="006875D4"/>
  </w:style>
  <w:style w:type="paragraph" w:styleId="TOCHeading">
    <w:name w:val="TOC Heading"/>
    <w:basedOn w:val="Heading1"/>
    <w:next w:val="Normal"/>
    <w:uiPriority w:val="39"/>
    <w:unhideWhenUsed/>
    <w:qFormat/>
    <w:rsid w:val="006875D4"/>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E64E32"/>
    <w:pPr>
      <w:spacing w:after="0" w:line="240" w:lineRule="auto"/>
      <w:ind w:left="720" w:hanging="720"/>
    </w:pPr>
  </w:style>
  <w:style w:type="paragraph" w:styleId="TOC1">
    <w:name w:val="toc 1"/>
    <w:basedOn w:val="Normal"/>
    <w:next w:val="Normal"/>
    <w:autoRedefine/>
    <w:uiPriority w:val="39"/>
    <w:unhideWhenUsed/>
    <w:rsid w:val="001D742F"/>
    <w:pPr>
      <w:spacing w:after="100"/>
    </w:pPr>
  </w:style>
  <w:style w:type="character" w:styleId="Hyperlink">
    <w:name w:val="Hyperlink"/>
    <w:basedOn w:val="DefaultParagraphFont"/>
    <w:uiPriority w:val="99"/>
    <w:unhideWhenUsed/>
    <w:rsid w:val="001D742F"/>
    <w:rPr>
      <w:color w:val="467886" w:themeColor="hyperlink"/>
      <w:u w:val="single"/>
    </w:rPr>
  </w:style>
  <w:style w:type="paragraph" w:styleId="TOC2">
    <w:name w:val="toc 2"/>
    <w:basedOn w:val="Normal"/>
    <w:next w:val="Normal"/>
    <w:autoRedefine/>
    <w:uiPriority w:val="39"/>
    <w:unhideWhenUsed/>
    <w:rsid w:val="00CD322E"/>
    <w:pPr>
      <w:spacing w:after="100"/>
      <w:ind w:left="240"/>
    </w:pPr>
  </w:style>
  <w:style w:type="character" w:customStyle="1" w:styleId="ListParagraphChar">
    <w:name w:val="List Paragraph Char"/>
    <w:basedOn w:val="DefaultParagraphFont"/>
    <w:link w:val="ListParagraph"/>
    <w:uiPriority w:val="34"/>
    <w:rsid w:val="003B12E4"/>
  </w:style>
  <w:style w:type="paragraph" w:styleId="Revision">
    <w:name w:val="Revision"/>
    <w:hidden/>
    <w:uiPriority w:val="99"/>
    <w:semiHidden/>
    <w:rsid w:val="00CE7ECC"/>
    <w:pPr>
      <w:spacing w:after="0" w:line="240" w:lineRule="auto"/>
    </w:pPr>
  </w:style>
  <w:style w:type="character" w:styleId="CommentReference">
    <w:name w:val="annotation reference"/>
    <w:basedOn w:val="DefaultParagraphFont"/>
    <w:uiPriority w:val="99"/>
    <w:semiHidden/>
    <w:unhideWhenUsed/>
    <w:rsid w:val="00CE3565"/>
    <w:rPr>
      <w:sz w:val="16"/>
      <w:szCs w:val="16"/>
    </w:rPr>
  </w:style>
  <w:style w:type="paragraph" w:styleId="CommentText">
    <w:name w:val="annotation text"/>
    <w:basedOn w:val="Normal"/>
    <w:link w:val="CommentTextChar"/>
    <w:uiPriority w:val="99"/>
    <w:unhideWhenUsed/>
    <w:rsid w:val="00CE3565"/>
    <w:pPr>
      <w:spacing w:line="240" w:lineRule="auto"/>
    </w:pPr>
    <w:rPr>
      <w:sz w:val="20"/>
      <w:szCs w:val="20"/>
    </w:rPr>
  </w:style>
  <w:style w:type="character" w:customStyle="1" w:styleId="CommentTextChar">
    <w:name w:val="Comment Text Char"/>
    <w:basedOn w:val="DefaultParagraphFont"/>
    <w:link w:val="CommentText"/>
    <w:uiPriority w:val="99"/>
    <w:rsid w:val="00CE3565"/>
    <w:rPr>
      <w:sz w:val="20"/>
      <w:szCs w:val="20"/>
    </w:rPr>
  </w:style>
  <w:style w:type="paragraph" w:styleId="CommentSubject">
    <w:name w:val="annotation subject"/>
    <w:basedOn w:val="CommentText"/>
    <w:next w:val="CommentText"/>
    <w:link w:val="CommentSubjectChar"/>
    <w:uiPriority w:val="99"/>
    <w:semiHidden/>
    <w:unhideWhenUsed/>
    <w:rsid w:val="00CE3565"/>
    <w:rPr>
      <w:b/>
      <w:bCs/>
    </w:rPr>
  </w:style>
  <w:style w:type="character" w:customStyle="1" w:styleId="CommentSubjectChar">
    <w:name w:val="Comment Subject Char"/>
    <w:basedOn w:val="CommentTextChar"/>
    <w:link w:val="CommentSubject"/>
    <w:uiPriority w:val="99"/>
    <w:semiHidden/>
    <w:rsid w:val="00CE3565"/>
    <w:rPr>
      <w:b/>
      <w:bCs/>
      <w:sz w:val="20"/>
      <w:szCs w:val="20"/>
    </w:rPr>
  </w:style>
  <w:style w:type="paragraph" w:styleId="BalloonText">
    <w:name w:val="Balloon Text"/>
    <w:basedOn w:val="Normal"/>
    <w:link w:val="BalloonTextChar"/>
    <w:uiPriority w:val="99"/>
    <w:semiHidden/>
    <w:unhideWhenUsed/>
    <w:rsid w:val="008540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4017"/>
    <w:rPr>
      <w:rFonts w:ascii="Segoe UI" w:hAnsi="Segoe UI" w:cs="Segoe UI"/>
      <w:sz w:val="18"/>
      <w:szCs w:val="18"/>
    </w:rPr>
  </w:style>
  <w:style w:type="table" w:styleId="TableGrid">
    <w:name w:val="Table Grid"/>
    <w:basedOn w:val="TableNormal"/>
    <w:uiPriority w:val="39"/>
    <w:rsid w:val="00753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unhideWhenUsed/>
    <w:rsid w:val="005D34E1"/>
  </w:style>
  <w:style w:type="character" w:styleId="Strong">
    <w:name w:val="Strong"/>
    <w:basedOn w:val="DefaultParagraphFont"/>
    <w:uiPriority w:val="22"/>
    <w:qFormat/>
    <w:rsid w:val="00AF7F55"/>
    <w:rPr>
      <w:b/>
      <w:bCs/>
    </w:rPr>
  </w:style>
  <w:style w:type="character" w:styleId="UnresolvedMention">
    <w:name w:val="Unresolved Mention"/>
    <w:basedOn w:val="DefaultParagraphFont"/>
    <w:uiPriority w:val="99"/>
    <w:semiHidden/>
    <w:unhideWhenUsed/>
    <w:rsid w:val="008C2EE7"/>
    <w:rPr>
      <w:color w:val="605E5C"/>
      <w:shd w:val="clear" w:color="auto" w:fill="E1DFDD"/>
    </w:rPr>
  </w:style>
  <w:style w:type="character" w:styleId="PlaceholderText">
    <w:name w:val="Placeholder Text"/>
    <w:basedOn w:val="DefaultParagraphFont"/>
    <w:uiPriority w:val="99"/>
    <w:semiHidden/>
    <w:rsid w:val="006257A1"/>
    <w:rPr>
      <w:color w:val="666666"/>
    </w:rPr>
  </w:style>
  <w:style w:type="paragraph" w:styleId="Caption">
    <w:name w:val="caption"/>
    <w:basedOn w:val="Normal"/>
    <w:next w:val="Normal"/>
    <w:uiPriority w:val="35"/>
    <w:unhideWhenUsed/>
    <w:qFormat/>
    <w:rsid w:val="00DC4373"/>
    <w:pPr>
      <w:spacing w:after="200" w:line="240" w:lineRule="auto"/>
    </w:pPr>
    <w:rPr>
      <w:i/>
      <w:iCs/>
      <w:color w:val="0E2841" w:themeColor="text2"/>
      <w:sz w:val="18"/>
      <w:szCs w:val="18"/>
    </w:rPr>
  </w:style>
  <w:style w:type="paragraph" w:styleId="NormalWeb">
    <w:name w:val="Normal (Web)"/>
    <w:basedOn w:val="Normal"/>
    <w:uiPriority w:val="99"/>
    <w:unhideWhenUsed/>
    <w:rsid w:val="00BF74A9"/>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72">
      <w:bodyDiv w:val="1"/>
      <w:marLeft w:val="0"/>
      <w:marRight w:val="0"/>
      <w:marTop w:val="0"/>
      <w:marBottom w:val="0"/>
      <w:divBdr>
        <w:top w:val="none" w:sz="0" w:space="0" w:color="auto"/>
        <w:left w:val="none" w:sz="0" w:space="0" w:color="auto"/>
        <w:bottom w:val="none" w:sz="0" w:space="0" w:color="auto"/>
        <w:right w:val="none" w:sz="0" w:space="0" w:color="auto"/>
      </w:divBdr>
    </w:div>
    <w:div w:id="19169212">
      <w:bodyDiv w:val="1"/>
      <w:marLeft w:val="0"/>
      <w:marRight w:val="0"/>
      <w:marTop w:val="0"/>
      <w:marBottom w:val="0"/>
      <w:divBdr>
        <w:top w:val="none" w:sz="0" w:space="0" w:color="auto"/>
        <w:left w:val="none" w:sz="0" w:space="0" w:color="auto"/>
        <w:bottom w:val="none" w:sz="0" w:space="0" w:color="auto"/>
        <w:right w:val="none" w:sz="0" w:space="0" w:color="auto"/>
      </w:divBdr>
    </w:div>
    <w:div w:id="116416990">
      <w:bodyDiv w:val="1"/>
      <w:marLeft w:val="0"/>
      <w:marRight w:val="0"/>
      <w:marTop w:val="0"/>
      <w:marBottom w:val="0"/>
      <w:divBdr>
        <w:top w:val="none" w:sz="0" w:space="0" w:color="auto"/>
        <w:left w:val="none" w:sz="0" w:space="0" w:color="auto"/>
        <w:bottom w:val="none" w:sz="0" w:space="0" w:color="auto"/>
        <w:right w:val="none" w:sz="0" w:space="0" w:color="auto"/>
      </w:divBdr>
    </w:div>
    <w:div w:id="142086072">
      <w:bodyDiv w:val="1"/>
      <w:marLeft w:val="0"/>
      <w:marRight w:val="0"/>
      <w:marTop w:val="0"/>
      <w:marBottom w:val="0"/>
      <w:divBdr>
        <w:top w:val="none" w:sz="0" w:space="0" w:color="auto"/>
        <w:left w:val="none" w:sz="0" w:space="0" w:color="auto"/>
        <w:bottom w:val="none" w:sz="0" w:space="0" w:color="auto"/>
        <w:right w:val="none" w:sz="0" w:space="0" w:color="auto"/>
      </w:divBdr>
    </w:div>
    <w:div w:id="188880172">
      <w:bodyDiv w:val="1"/>
      <w:marLeft w:val="0"/>
      <w:marRight w:val="0"/>
      <w:marTop w:val="0"/>
      <w:marBottom w:val="0"/>
      <w:divBdr>
        <w:top w:val="none" w:sz="0" w:space="0" w:color="auto"/>
        <w:left w:val="none" w:sz="0" w:space="0" w:color="auto"/>
        <w:bottom w:val="none" w:sz="0" w:space="0" w:color="auto"/>
        <w:right w:val="none" w:sz="0" w:space="0" w:color="auto"/>
      </w:divBdr>
    </w:div>
    <w:div w:id="318654426">
      <w:bodyDiv w:val="1"/>
      <w:marLeft w:val="0"/>
      <w:marRight w:val="0"/>
      <w:marTop w:val="0"/>
      <w:marBottom w:val="0"/>
      <w:divBdr>
        <w:top w:val="none" w:sz="0" w:space="0" w:color="auto"/>
        <w:left w:val="none" w:sz="0" w:space="0" w:color="auto"/>
        <w:bottom w:val="none" w:sz="0" w:space="0" w:color="auto"/>
        <w:right w:val="none" w:sz="0" w:space="0" w:color="auto"/>
      </w:divBdr>
    </w:div>
    <w:div w:id="348457845">
      <w:bodyDiv w:val="1"/>
      <w:marLeft w:val="0"/>
      <w:marRight w:val="0"/>
      <w:marTop w:val="0"/>
      <w:marBottom w:val="0"/>
      <w:divBdr>
        <w:top w:val="none" w:sz="0" w:space="0" w:color="auto"/>
        <w:left w:val="none" w:sz="0" w:space="0" w:color="auto"/>
        <w:bottom w:val="none" w:sz="0" w:space="0" w:color="auto"/>
        <w:right w:val="none" w:sz="0" w:space="0" w:color="auto"/>
      </w:divBdr>
    </w:div>
    <w:div w:id="353069887">
      <w:bodyDiv w:val="1"/>
      <w:marLeft w:val="0"/>
      <w:marRight w:val="0"/>
      <w:marTop w:val="0"/>
      <w:marBottom w:val="0"/>
      <w:divBdr>
        <w:top w:val="none" w:sz="0" w:space="0" w:color="auto"/>
        <w:left w:val="none" w:sz="0" w:space="0" w:color="auto"/>
        <w:bottom w:val="none" w:sz="0" w:space="0" w:color="auto"/>
        <w:right w:val="none" w:sz="0" w:space="0" w:color="auto"/>
      </w:divBdr>
    </w:div>
    <w:div w:id="637031100">
      <w:bodyDiv w:val="1"/>
      <w:marLeft w:val="0"/>
      <w:marRight w:val="0"/>
      <w:marTop w:val="0"/>
      <w:marBottom w:val="0"/>
      <w:divBdr>
        <w:top w:val="none" w:sz="0" w:space="0" w:color="auto"/>
        <w:left w:val="none" w:sz="0" w:space="0" w:color="auto"/>
        <w:bottom w:val="none" w:sz="0" w:space="0" w:color="auto"/>
        <w:right w:val="none" w:sz="0" w:space="0" w:color="auto"/>
      </w:divBdr>
    </w:div>
    <w:div w:id="648750112">
      <w:bodyDiv w:val="1"/>
      <w:marLeft w:val="0"/>
      <w:marRight w:val="0"/>
      <w:marTop w:val="0"/>
      <w:marBottom w:val="0"/>
      <w:divBdr>
        <w:top w:val="none" w:sz="0" w:space="0" w:color="auto"/>
        <w:left w:val="none" w:sz="0" w:space="0" w:color="auto"/>
        <w:bottom w:val="none" w:sz="0" w:space="0" w:color="auto"/>
        <w:right w:val="none" w:sz="0" w:space="0" w:color="auto"/>
      </w:divBdr>
    </w:div>
    <w:div w:id="693270443">
      <w:bodyDiv w:val="1"/>
      <w:marLeft w:val="0"/>
      <w:marRight w:val="0"/>
      <w:marTop w:val="0"/>
      <w:marBottom w:val="0"/>
      <w:divBdr>
        <w:top w:val="none" w:sz="0" w:space="0" w:color="auto"/>
        <w:left w:val="none" w:sz="0" w:space="0" w:color="auto"/>
        <w:bottom w:val="none" w:sz="0" w:space="0" w:color="auto"/>
        <w:right w:val="none" w:sz="0" w:space="0" w:color="auto"/>
      </w:divBdr>
    </w:div>
    <w:div w:id="757209743">
      <w:bodyDiv w:val="1"/>
      <w:marLeft w:val="0"/>
      <w:marRight w:val="0"/>
      <w:marTop w:val="0"/>
      <w:marBottom w:val="0"/>
      <w:divBdr>
        <w:top w:val="none" w:sz="0" w:space="0" w:color="auto"/>
        <w:left w:val="none" w:sz="0" w:space="0" w:color="auto"/>
        <w:bottom w:val="none" w:sz="0" w:space="0" w:color="auto"/>
        <w:right w:val="none" w:sz="0" w:space="0" w:color="auto"/>
      </w:divBdr>
    </w:div>
    <w:div w:id="819810488">
      <w:bodyDiv w:val="1"/>
      <w:marLeft w:val="0"/>
      <w:marRight w:val="0"/>
      <w:marTop w:val="0"/>
      <w:marBottom w:val="0"/>
      <w:divBdr>
        <w:top w:val="none" w:sz="0" w:space="0" w:color="auto"/>
        <w:left w:val="none" w:sz="0" w:space="0" w:color="auto"/>
        <w:bottom w:val="none" w:sz="0" w:space="0" w:color="auto"/>
        <w:right w:val="none" w:sz="0" w:space="0" w:color="auto"/>
      </w:divBdr>
    </w:div>
    <w:div w:id="840045277">
      <w:bodyDiv w:val="1"/>
      <w:marLeft w:val="0"/>
      <w:marRight w:val="0"/>
      <w:marTop w:val="0"/>
      <w:marBottom w:val="0"/>
      <w:divBdr>
        <w:top w:val="none" w:sz="0" w:space="0" w:color="auto"/>
        <w:left w:val="none" w:sz="0" w:space="0" w:color="auto"/>
        <w:bottom w:val="none" w:sz="0" w:space="0" w:color="auto"/>
        <w:right w:val="none" w:sz="0" w:space="0" w:color="auto"/>
      </w:divBdr>
    </w:div>
    <w:div w:id="990980829">
      <w:bodyDiv w:val="1"/>
      <w:marLeft w:val="0"/>
      <w:marRight w:val="0"/>
      <w:marTop w:val="0"/>
      <w:marBottom w:val="0"/>
      <w:divBdr>
        <w:top w:val="none" w:sz="0" w:space="0" w:color="auto"/>
        <w:left w:val="none" w:sz="0" w:space="0" w:color="auto"/>
        <w:bottom w:val="none" w:sz="0" w:space="0" w:color="auto"/>
        <w:right w:val="none" w:sz="0" w:space="0" w:color="auto"/>
      </w:divBdr>
    </w:div>
    <w:div w:id="1097947682">
      <w:bodyDiv w:val="1"/>
      <w:marLeft w:val="0"/>
      <w:marRight w:val="0"/>
      <w:marTop w:val="0"/>
      <w:marBottom w:val="0"/>
      <w:divBdr>
        <w:top w:val="none" w:sz="0" w:space="0" w:color="auto"/>
        <w:left w:val="none" w:sz="0" w:space="0" w:color="auto"/>
        <w:bottom w:val="none" w:sz="0" w:space="0" w:color="auto"/>
        <w:right w:val="none" w:sz="0" w:space="0" w:color="auto"/>
      </w:divBdr>
    </w:div>
    <w:div w:id="1127704496">
      <w:bodyDiv w:val="1"/>
      <w:marLeft w:val="0"/>
      <w:marRight w:val="0"/>
      <w:marTop w:val="0"/>
      <w:marBottom w:val="0"/>
      <w:divBdr>
        <w:top w:val="none" w:sz="0" w:space="0" w:color="auto"/>
        <w:left w:val="none" w:sz="0" w:space="0" w:color="auto"/>
        <w:bottom w:val="none" w:sz="0" w:space="0" w:color="auto"/>
        <w:right w:val="none" w:sz="0" w:space="0" w:color="auto"/>
      </w:divBdr>
    </w:div>
    <w:div w:id="1209561764">
      <w:bodyDiv w:val="1"/>
      <w:marLeft w:val="0"/>
      <w:marRight w:val="0"/>
      <w:marTop w:val="0"/>
      <w:marBottom w:val="0"/>
      <w:divBdr>
        <w:top w:val="none" w:sz="0" w:space="0" w:color="auto"/>
        <w:left w:val="none" w:sz="0" w:space="0" w:color="auto"/>
        <w:bottom w:val="none" w:sz="0" w:space="0" w:color="auto"/>
        <w:right w:val="none" w:sz="0" w:space="0" w:color="auto"/>
      </w:divBdr>
    </w:div>
    <w:div w:id="1216888953">
      <w:bodyDiv w:val="1"/>
      <w:marLeft w:val="0"/>
      <w:marRight w:val="0"/>
      <w:marTop w:val="0"/>
      <w:marBottom w:val="0"/>
      <w:divBdr>
        <w:top w:val="none" w:sz="0" w:space="0" w:color="auto"/>
        <w:left w:val="none" w:sz="0" w:space="0" w:color="auto"/>
        <w:bottom w:val="none" w:sz="0" w:space="0" w:color="auto"/>
        <w:right w:val="none" w:sz="0" w:space="0" w:color="auto"/>
      </w:divBdr>
    </w:div>
    <w:div w:id="1323661189">
      <w:bodyDiv w:val="1"/>
      <w:marLeft w:val="0"/>
      <w:marRight w:val="0"/>
      <w:marTop w:val="0"/>
      <w:marBottom w:val="0"/>
      <w:divBdr>
        <w:top w:val="none" w:sz="0" w:space="0" w:color="auto"/>
        <w:left w:val="none" w:sz="0" w:space="0" w:color="auto"/>
        <w:bottom w:val="none" w:sz="0" w:space="0" w:color="auto"/>
        <w:right w:val="none" w:sz="0" w:space="0" w:color="auto"/>
      </w:divBdr>
      <w:divsChild>
        <w:div w:id="267078543">
          <w:marLeft w:val="480"/>
          <w:marRight w:val="0"/>
          <w:marTop w:val="0"/>
          <w:marBottom w:val="0"/>
          <w:divBdr>
            <w:top w:val="none" w:sz="0" w:space="0" w:color="auto"/>
            <w:left w:val="none" w:sz="0" w:space="0" w:color="auto"/>
            <w:bottom w:val="none" w:sz="0" w:space="0" w:color="auto"/>
            <w:right w:val="none" w:sz="0" w:space="0" w:color="auto"/>
          </w:divBdr>
          <w:divsChild>
            <w:div w:id="8729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9903">
      <w:bodyDiv w:val="1"/>
      <w:marLeft w:val="0"/>
      <w:marRight w:val="0"/>
      <w:marTop w:val="0"/>
      <w:marBottom w:val="0"/>
      <w:divBdr>
        <w:top w:val="none" w:sz="0" w:space="0" w:color="auto"/>
        <w:left w:val="none" w:sz="0" w:space="0" w:color="auto"/>
        <w:bottom w:val="none" w:sz="0" w:space="0" w:color="auto"/>
        <w:right w:val="none" w:sz="0" w:space="0" w:color="auto"/>
      </w:divBdr>
    </w:div>
    <w:div w:id="1429084735">
      <w:bodyDiv w:val="1"/>
      <w:marLeft w:val="0"/>
      <w:marRight w:val="0"/>
      <w:marTop w:val="0"/>
      <w:marBottom w:val="0"/>
      <w:divBdr>
        <w:top w:val="none" w:sz="0" w:space="0" w:color="auto"/>
        <w:left w:val="none" w:sz="0" w:space="0" w:color="auto"/>
        <w:bottom w:val="none" w:sz="0" w:space="0" w:color="auto"/>
        <w:right w:val="none" w:sz="0" w:space="0" w:color="auto"/>
      </w:divBdr>
    </w:div>
    <w:div w:id="1510288988">
      <w:bodyDiv w:val="1"/>
      <w:marLeft w:val="0"/>
      <w:marRight w:val="0"/>
      <w:marTop w:val="0"/>
      <w:marBottom w:val="0"/>
      <w:divBdr>
        <w:top w:val="none" w:sz="0" w:space="0" w:color="auto"/>
        <w:left w:val="none" w:sz="0" w:space="0" w:color="auto"/>
        <w:bottom w:val="none" w:sz="0" w:space="0" w:color="auto"/>
        <w:right w:val="none" w:sz="0" w:space="0" w:color="auto"/>
      </w:divBdr>
    </w:div>
    <w:div w:id="1589804447">
      <w:bodyDiv w:val="1"/>
      <w:marLeft w:val="0"/>
      <w:marRight w:val="0"/>
      <w:marTop w:val="0"/>
      <w:marBottom w:val="0"/>
      <w:divBdr>
        <w:top w:val="none" w:sz="0" w:space="0" w:color="auto"/>
        <w:left w:val="none" w:sz="0" w:space="0" w:color="auto"/>
        <w:bottom w:val="none" w:sz="0" w:space="0" w:color="auto"/>
        <w:right w:val="none" w:sz="0" w:space="0" w:color="auto"/>
      </w:divBdr>
    </w:div>
    <w:div w:id="1597131574">
      <w:bodyDiv w:val="1"/>
      <w:marLeft w:val="0"/>
      <w:marRight w:val="0"/>
      <w:marTop w:val="0"/>
      <w:marBottom w:val="0"/>
      <w:divBdr>
        <w:top w:val="none" w:sz="0" w:space="0" w:color="auto"/>
        <w:left w:val="none" w:sz="0" w:space="0" w:color="auto"/>
        <w:bottom w:val="none" w:sz="0" w:space="0" w:color="auto"/>
        <w:right w:val="none" w:sz="0" w:space="0" w:color="auto"/>
      </w:divBdr>
      <w:divsChild>
        <w:div w:id="2105570972">
          <w:marLeft w:val="480"/>
          <w:marRight w:val="0"/>
          <w:marTop w:val="0"/>
          <w:marBottom w:val="0"/>
          <w:divBdr>
            <w:top w:val="none" w:sz="0" w:space="0" w:color="auto"/>
            <w:left w:val="none" w:sz="0" w:space="0" w:color="auto"/>
            <w:bottom w:val="none" w:sz="0" w:space="0" w:color="auto"/>
            <w:right w:val="none" w:sz="0" w:space="0" w:color="auto"/>
          </w:divBdr>
          <w:divsChild>
            <w:div w:id="10752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2920">
      <w:bodyDiv w:val="1"/>
      <w:marLeft w:val="0"/>
      <w:marRight w:val="0"/>
      <w:marTop w:val="0"/>
      <w:marBottom w:val="0"/>
      <w:divBdr>
        <w:top w:val="none" w:sz="0" w:space="0" w:color="auto"/>
        <w:left w:val="none" w:sz="0" w:space="0" w:color="auto"/>
        <w:bottom w:val="none" w:sz="0" w:space="0" w:color="auto"/>
        <w:right w:val="none" w:sz="0" w:space="0" w:color="auto"/>
      </w:divBdr>
    </w:div>
    <w:div w:id="2101559313">
      <w:bodyDiv w:val="1"/>
      <w:marLeft w:val="0"/>
      <w:marRight w:val="0"/>
      <w:marTop w:val="0"/>
      <w:marBottom w:val="0"/>
      <w:divBdr>
        <w:top w:val="none" w:sz="0" w:space="0" w:color="auto"/>
        <w:left w:val="none" w:sz="0" w:space="0" w:color="auto"/>
        <w:bottom w:val="none" w:sz="0" w:space="0" w:color="auto"/>
        <w:right w:val="none" w:sz="0" w:space="0" w:color="auto"/>
      </w:divBdr>
      <w:divsChild>
        <w:div w:id="1473936706">
          <w:marLeft w:val="480"/>
          <w:marRight w:val="0"/>
          <w:marTop w:val="0"/>
          <w:marBottom w:val="0"/>
          <w:divBdr>
            <w:top w:val="none" w:sz="0" w:space="0" w:color="auto"/>
            <w:left w:val="none" w:sz="0" w:space="0" w:color="auto"/>
            <w:bottom w:val="none" w:sz="0" w:space="0" w:color="auto"/>
            <w:right w:val="none" w:sz="0" w:space="0" w:color="auto"/>
          </w:divBdr>
          <w:divsChild>
            <w:div w:id="14586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2908677-BFCA-48B3-B281-79F5677DAA78}">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4873EF9-01DB-774D-80AF-E4ED801D1382}">
  <we:reference id="wa200001011" version="1.2.0.0" store="it-IT"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9a6669-b227-46e2-bb5e-ef86048fd7bf">
      <Terms xmlns="http://schemas.microsoft.com/office/infopath/2007/PartnerControls"/>
    </lcf76f155ced4ddcb4097134ff3c332f>
    <TaxCatchAll xmlns="285d3045-d79e-49b1-b2d5-4808ae63567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B2146C3A12A3478CE262F5137CAFD9" ma:contentTypeVersion="15" ma:contentTypeDescription="Crée un document." ma:contentTypeScope="" ma:versionID="bb2b2a993034e51a51e04a7cd654f75c">
  <xsd:schema xmlns:xsd="http://www.w3.org/2001/XMLSchema" xmlns:xs="http://www.w3.org/2001/XMLSchema" xmlns:p="http://schemas.microsoft.com/office/2006/metadata/properties" xmlns:ns2="b79a6669-b227-46e2-bb5e-ef86048fd7bf" xmlns:ns3="285d3045-d79e-49b1-b2d5-4808ae63567a" targetNamespace="http://schemas.microsoft.com/office/2006/metadata/properties" ma:root="true" ma:fieldsID="ca1aec4f676fb5e3dcad10539e66f2ea" ns2:_="" ns3:_="">
    <xsd:import namespace="b79a6669-b227-46e2-bb5e-ef86048fd7bf"/>
    <xsd:import namespace="285d3045-d79e-49b1-b2d5-4808ae63567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a6669-b227-46e2-bb5e-ef86048fd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d417cb3-2750-492f-8db0-46aaf8d22b5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d3045-d79e-49b1-b2d5-4808ae6356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ab8d5-1e83-44c7-ab6d-a014e87b9ca5}" ma:internalName="TaxCatchAll" ma:showField="CatchAllData" ma:web="285d3045-d79e-49b1-b2d5-4808ae63567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314148-2946-4D05-9E99-263988A150B6}">
  <ds:schemaRefs>
    <ds:schemaRef ds:uri="http://schemas.microsoft.com/office/2006/metadata/properties"/>
    <ds:schemaRef ds:uri="http://schemas.microsoft.com/office/infopath/2007/PartnerControls"/>
    <ds:schemaRef ds:uri="b79a6669-b227-46e2-bb5e-ef86048fd7bf"/>
    <ds:schemaRef ds:uri="285d3045-d79e-49b1-b2d5-4808ae63567a"/>
  </ds:schemaRefs>
</ds:datastoreItem>
</file>

<file path=customXml/itemProps2.xml><?xml version="1.0" encoding="utf-8"?>
<ds:datastoreItem xmlns:ds="http://schemas.openxmlformats.org/officeDocument/2006/customXml" ds:itemID="{EEFDD6B3-38ED-4377-8540-7C8CA1E8838A}">
  <ds:schemaRefs>
    <ds:schemaRef ds:uri="http://schemas.openxmlformats.org/officeDocument/2006/bibliography"/>
  </ds:schemaRefs>
</ds:datastoreItem>
</file>

<file path=customXml/itemProps3.xml><?xml version="1.0" encoding="utf-8"?>
<ds:datastoreItem xmlns:ds="http://schemas.openxmlformats.org/officeDocument/2006/customXml" ds:itemID="{E987C673-2415-48A4-865E-9F2055006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a6669-b227-46e2-bb5e-ef86048fd7bf"/>
    <ds:schemaRef ds:uri="285d3045-d79e-49b1-b2d5-4808ae635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F8410E-56D8-4254-B388-1FA2199D44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58808</Words>
  <Characters>323447</Characters>
  <Application>Microsoft Office Word</Application>
  <DocSecurity>0</DocSecurity>
  <Lines>2695</Lines>
  <Paragraphs>762</Paragraphs>
  <ScaleCrop>false</ScaleCrop>
  <HeadingPairs>
    <vt:vector size="6" baseType="variant">
      <vt:variant>
        <vt:lpstr>Titolo</vt:lpstr>
      </vt:variant>
      <vt:variant>
        <vt:i4>1</vt:i4>
      </vt:variant>
      <vt:variant>
        <vt:lpstr>Title</vt:lpstr>
      </vt:variant>
      <vt:variant>
        <vt:i4>1</vt:i4>
      </vt:variant>
      <vt:variant>
        <vt:lpstr>Titre</vt:lpstr>
      </vt:variant>
      <vt:variant>
        <vt:i4>1</vt:i4>
      </vt:variant>
    </vt:vector>
  </HeadingPairs>
  <TitlesOfParts>
    <vt:vector size="3" baseType="lpstr">
      <vt:lpstr/>
      <vt:lpstr/>
      <vt:lpstr>Chapter 4: Assessing reproducibility and economic feasibility of large-scale 3D printing using close-loop recycled PET plastic bottles in a North America context</vt:lpstr>
    </vt:vector>
  </TitlesOfParts>
  <Company/>
  <LinksUpToDate>false</LinksUpToDate>
  <CharactersWithSpaces>381493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Suescun Gonzalez</dc:creator>
  <cp:keywords/>
  <dc:description/>
  <cp:lastModifiedBy>Catalina Suescun Gonzalez</cp:lastModifiedBy>
  <cp:revision>20</cp:revision>
  <dcterms:created xsi:type="dcterms:W3CDTF">2026-08-11T23:11:00Z</dcterms:created>
  <dcterms:modified xsi:type="dcterms:W3CDTF">2026-09-05T08:31:00Z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0x0101005CB2146C3A12A3478CE262F5137CAFD9</vt:lpwstr>
  </property>
  <property fmtid="{D5CDD505-2E9C-101B-9397-08002B2CF9AE}" pid="4" name="ZOTERO_PREF_1">
    <vt:lpwstr>&lt;data data-version="3" zotero-version="9.0.6"&gt;&lt;session id="yjmA57Lv"/&gt;&lt;style id="http://www.zotero.org/styles/elsevier-harvard" hasBibliography="1" bibliographyStyleHasBeenSet="1"/&gt;&lt;prefs&gt;&lt;pref name="fieldType" value="Field"/&gt;&lt;pref name="dontAskDelayCitat</vt:lpwstr>
  </property>
  <property fmtid="{D5CDD505-2E9C-101B-9397-08002B2CF9AE}" pid="5" name="ZOTERO_PREF_2">
    <vt:lpwstr>ionUpdates" value="true"/&gt;&lt;/prefs&gt;&lt;/data&gt;</vt:lpwstr>
  </property>
  <property fmtid="{D5CDD505-2E9C-101B-9397-08002B2CF9AE}" pid="6" name="grammarly_documentId">
    <vt:lpwstr>documentId_4692</vt:lpwstr>
  </property>
  <property fmtid="{D5CDD505-2E9C-101B-9397-08002B2CF9AE}" pid="7" name="grammarly_documentContext">
    <vt:lpwstr>{"goals":[],"domain":"general","emotions":[],"dialect":"american"}</vt:lpwstr>
  </property>
</Properties>
</file>