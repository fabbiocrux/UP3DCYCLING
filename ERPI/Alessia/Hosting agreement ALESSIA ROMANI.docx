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B4599D" w14:textId="60B87494" w:rsidR="002A4629" w:rsidRPr="001715FD" w:rsidRDefault="002A4629" w:rsidP="00D66DE1">
      <w:pPr>
        <w:jc w:val="center"/>
        <w:rPr>
          <w:rFonts w:ascii="Arial" w:hAnsi="Arial" w:cs="Arial"/>
          <w:b/>
          <w:bCs/>
          <w:iCs/>
          <w:caps/>
        </w:rPr>
      </w:pPr>
    </w:p>
    <w:p w14:paraId="7DABAF5B" w14:textId="77777777" w:rsidR="00F166A2" w:rsidRDefault="00C95506" w:rsidP="00D66DE1">
      <w:pPr>
        <w:jc w:val="center"/>
        <w:rPr>
          <w:rFonts w:ascii="Arial" w:hAnsi="Arial" w:cs="Arial"/>
          <w:b/>
          <w:bCs/>
          <w:iCs/>
          <w:caps/>
          <w:smallCaps/>
          <w:sz w:val="28"/>
        </w:rPr>
      </w:pPr>
      <w:r w:rsidRPr="001715FD">
        <w:rPr>
          <w:rFonts w:ascii="Arial" w:hAnsi="Arial" w:cs="Arial"/>
          <w:b/>
          <w:bCs/>
          <w:iCs/>
          <w:smallCaps/>
          <w:sz w:val="28"/>
        </w:rPr>
        <w:t>Convention d’accueil</w:t>
      </w:r>
      <w:r w:rsidRPr="001715FD">
        <w:rPr>
          <w:rFonts w:ascii="Arial" w:hAnsi="Arial" w:cs="Arial"/>
          <w:b/>
          <w:bCs/>
          <w:iCs/>
          <w:caps/>
          <w:smallCaps/>
          <w:sz w:val="28"/>
        </w:rPr>
        <w:t xml:space="preserve"> /</w:t>
      </w:r>
    </w:p>
    <w:p w14:paraId="52DED5A5" w14:textId="059D46A4" w:rsidR="00C95506" w:rsidRPr="001715FD" w:rsidRDefault="00C95506" w:rsidP="00D66DE1">
      <w:pPr>
        <w:jc w:val="center"/>
        <w:rPr>
          <w:rFonts w:ascii="Arial" w:hAnsi="Arial" w:cs="Arial"/>
          <w:b/>
          <w:smallCaps/>
          <w:sz w:val="28"/>
        </w:rPr>
      </w:pPr>
      <w:r w:rsidRPr="001715FD">
        <w:rPr>
          <w:rFonts w:ascii="Arial" w:hAnsi="Arial" w:cs="Arial"/>
          <w:b/>
          <w:bCs/>
          <w:iCs/>
          <w:caps/>
          <w:smallCaps/>
          <w:sz w:val="28"/>
        </w:rPr>
        <w:t xml:space="preserve"> </w:t>
      </w:r>
      <w:r w:rsidRPr="001715FD">
        <w:rPr>
          <w:rFonts w:ascii="Arial" w:hAnsi="Arial" w:cs="Arial"/>
          <w:b/>
          <w:smallCaps/>
          <w:sz w:val="28"/>
          <w:lang w:val="en-US"/>
        </w:rPr>
        <w:t>Hosting</w:t>
      </w:r>
      <w:r w:rsidRPr="001715FD">
        <w:rPr>
          <w:rFonts w:ascii="Arial" w:hAnsi="Arial" w:cs="Arial"/>
          <w:b/>
          <w:smallCaps/>
          <w:sz w:val="28"/>
        </w:rPr>
        <w:t xml:space="preserve"> agreement</w:t>
      </w:r>
    </w:p>
    <w:p w14:paraId="49B6ED36" w14:textId="77777777" w:rsidR="00857069" w:rsidRPr="001715FD" w:rsidRDefault="00857069" w:rsidP="00D66DE1">
      <w:pPr>
        <w:jc w:val="center"/>
        <w:rPr>
          <w:rFonts w:ascii="Arial" w:hAnsi="Arial" w:cs="Arial"/>
          <w:b/>
          <w:smallCaps/>
          <w:sz w:val="28"/>
        </w:rPr>
      </w:pPr>
    </w:p>
    <w:p w14:paraId="09B71B65" w14:textId="77777777" w:rsidR="00D22D4D" w:rsidRPr="001715FD" w:rsidRDefault="00D22D4D" w:rsidP="00D66DE1">
      <w:pPr>
        <w:jc w:val="center"/>
        <w:rPr>
          <w:rFonts w:ascii="Arial" w:hAnsi="Arial" w:cs="Arial"/>
          <w:b/>
          <w:bCs/>
          <w:iCs/>
          <w:caps/>
          <w:smallCaps/>
          <w:sz w:val="2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2"/>
        <w:gridCol w:w="4910"/>
      </w:tblGrid>
      <w:tr w:rsidR="004D27B5" w:rsidRPr="0005268F" w14:paraId="3F70CACF" w14:textId="77777777" w:rsidTr="00857069">
        <w:tc>
          <w:tcPr>
            <w:tcW w:w="4608" w:type="dxa"/>
            <w:tcBorders>
              <w:top w:val="nil"/>
              <w:left w:val="nil"/>
              <w:bottom w:val="nil"/>
              <w:right w:val="single" w:sz="4" w:space="0" w:color="auto"/>
            </w:tcBorders>
            <w:shd w:val="clear" w:color="auto" w:fill="FFFFFF"/>
          </w:tcPr>
          <w:p w14:paraId="50A29EF3" w14:textId="77777777" w:rsidR="00C95506" w:rsidRPr="001715FD" w:rsidRDefault="00C95506" w:rsidP="00D66DE1">
            <w:pPr>
              <w:jc w:val="both"/>
              <w:rPr>
                <w:rFonts w:ascii="Arial" w:hAnsi="Arial" w:cs="Arial"/>
                <w:b/>
                <w:bCs/>
              </w:rPr>
            </w:pPr>
          </w:p>
          <w:p w14:paraId="09B89F08" w14:textId="6F7187C2" w:rsidR="00C95506" w:rsidRPr="001715FD" w:rsidRDefault="00735F43" w:rsidP="00D66DE1">
            <w:pPr>
              <w:jc w:val="both"/>
              <w:rPr>
                <w:rFonts w:ascii="Arial" w:hAnsi="Arial" w:cs="Arial"/>
                <w:b/>
                <w:bCs/>
              </w:rPr>
            </w:pPr>
            <w:r>
              <w:rPr>
                <w:rFonts w:ascii="Arial" w:hAnsi="Arial" w:cs="Arial"/>
                <w:b/>
                <w:bCs/>
              </w:rPr>
              <w:t>D</w:t>
            </w:r>
            <w:r w:rsidR="00C95506" w:rsidRPr="001715FD">
              <w:rPr>
                <w:rFonts w:ascii="Arial" w:hAnsi="Arial" w:cs="Arial"/>
                <w:b/>
                <w:bCs/>
              </w:rPr>
              <w:t xml:space="preserve">’une </w:t>
            </w:r>
            <w:r>
              <w:rPr>
                <w:rFonts w:ascii="Arial" w:hAnsi="Arial" w:cs="Arial"/>
                <w:b/>
                <w:bCs/>
              </w:rPr>
              <w:t xml:space="preserve">première </w:t>
            </w:r>
            <w:r w:rsidR="00C95506" w:rsidRPr="001715FD">
              <w:rPr>
                <w:rFonts w:ascii="Arial" w:hAnsi="Arial" w:cs="Arial"/>
                <w:b/>
                <w:bCs/>
              </w:rPr>
              <w:t>part,</w:t>
            </w:r>
          </w:p>
          <w:p w14:paraId="0AB9A5B7" w14:textId="77777777" w:rsidR="00C95506" w:rsidRPr="001715FD" w:rsidRDefault="00C95506" w:rsidP="00D66DE1">
            <w:pPr>
              <w:jc w:val="both"/>
              <w:rPr>
                <w:rFonts w:ascii="Arial" w:hAnsi="Arial" w:cs="Arial"/>
              </w:rPr>
            </w:pPr>
          </w:p>
          <w:p w14:paraId="0F170C9D" w14:textId="77777777" w:rsidR="00144C71" w:rsidRPr="001715FD" w:rsidRDefault="00144C71" w:rsidP="00D66DE1">
            <w:pPr>
              <w:widowControl w:val="0"/>
              <w:tabs>
                <w:tab w:val="left" w:pos="3420"/>
                <w:tab w:val="right" w:pos="5660"/>
              </w:tabs>
              <w:ind w:right="84"/>
              <w:jc w:val="both"/>
              <w:rPr>
                <w:rFonts w:ascii="Arial" w:hAnsi="Arial" w:cs="Arial"/>
              </w:rPr>
            </w:pPr>
            <w:r w:rsidRPr="001715FD">
              <w:rPr>
                <w:rFonts w:ascii="Arial" w:hAnsi="Arial" w:cs="Arial"/>
                <w:b/>
              </w:rPr>
              <w:t>L’UNIVERSITE DE LORRAINE</w:t>
            </w:r>
            <w:r w:rsidRPr="001715FD">
              <w:rPr>
                <w:rFonts w:ascii="Arial" w:hAnsi="Arial" w:cs="Arial"/>
              </w:rPr>
              <w:t>,</w:t>
            </w:r>
          </w:p>
          <w:p w14:paraId="7274170E" w14:textId="6BC88AE5" w:rsidR="001715FD" w:rsidRPr="00A73036" w:rsidRDefault="001715FD" w:rsidP="00D66DE1">
            <w:pPr>
              <w:widowControl w:val="0"/>
              <w:tabs>
                <w:tab w:val="left" w:pos="3420"/>
                <w:tab w:val="right" w:pos="5660"/>
              </w:tabs>
              <w:ind w:right="84"/>
              <w:jc w:val="both"/>
              <w:rPr>
                <w:rFonts w:ascii="Arial" w:hAnsi="Arial" w:cs="Arial"/>
              </w:rPr>
            </w:pPr>
            <w:r w:rsidRPr="00A73036">
              <w:rPr>
                <w:rFonts w:ascii="Arial" w:hAnsi="Arial" w:cs="Arial"/>
              </w:rPr>
              <w:t>Établissement Public à Caractère Scientifique, Culturel et Professionnel, créé sous la forme de grand établissement, dont le siège est situé 34 Cours Léopold, BP 25233 - 54052 NANCY</w:t>
            </w:r>
            <w:r>
              <w:rPr>
                <w:rFonts w:ascii="Arial" w:hAnsi="Arial" w:cs="Arial"/>
              </w:rPr>
              <w:t xml:space="preserve"> CEDEX</w:t>
            </w:r>
            <w:r w:rsidRPr="00A73036">
              <w:rPr>
                <w:rFonts w:ascii="Arial" w:hAnsi="Arial" w:cs="Arial"/>
              </w:rPr>
              <w:t xml:space="preserve">, </w:t>
            </w:r>
            <w:r>
              <w:rPr>
                <w:rFonts w:ascii="Arial" w:hAnsi="Arial" w:cs="Arial"/>
              </w:rPr>
              <w:t xml:space="preserve">n° </w:t>
            </w:r>
            <w:r w:rsidRPr="00A73036">
              <w:rPr>
                <w:rFonts w:ascii="Arial" w:hAnsi="Arial" w:cs="Arial"/>
              </w:rPr>
              <w:t>SIRET 130 015 506 00012, code APE 85</w:t>
            </w:r>
            <w:r>
              <w:rPr>
                <w:rFonts w:ascii="Arial" w:hAnsi="Arial" w:cs="Arial"/>
              </w:rPr>
              <w:t>.</w:t>
            </w:r>
            <w:r w:rsidRPr="00A73036">
              <w:rPr>
                <w:rFonts w:ascii="Arial" w:hAnsi="Arial" w:cs="Arial"/>
              </w:rPr>
              <w:t>42Z, représenté</w:t>
            </w:r>
            <w:r w:rsidR="00D66DE1">
              <w:rPr>
                <w:rFonts w:ascii="Arial" w:hAnsi="Arial" w:cs="Arial"/>
              </w:rPr>
              <w:t>e</w:t>
            </w:r>
            <w:r w:rsidRPr="00A73036">
              <w:rPr>
                <w:rFonts w:ascii="Arial" w:hAnsi="Arial" w:cs="Arial"/>
              </w:rPr>
              <w:t xml:space="preserve"> par </w:t>
            </w:r>
            <w:r w:rsidR="00B2001C">
              <w:rPr>
                <w:rFonts w:ascii="Arial" w:hAnsi="Arial" w:cs="Arial"/>
              </w:rPr>
              <w:t>sa Présidente, Madame Hélène BOULANGER,</w:t>
            </w:r>
          </w:p>
          <w:p w14:paraId="2A4CC095" w14:textId="77777777" w:rsidR="00144C71" w:rsidRPr="001715FD" w:rsidRDefault="00144C71" w:rsidP="00D66DE1">
            <w:pPr>
              <w:widowControl w:val="0"/>
              <w:tabs>
                <w:tab w:val="left" w:pos="3420"/>
                <w:tab w:val="right" w:pos="5660"/>
              </w:tabs>
              <w:ind w:right="84"/>
              <w:jc w:val="both"/>
              <w:rPr>
                <w:rFonts w:ascii="Arial" w:hAnsi="Arial" w:cs="Arial"/>
              </w:rPr>
            </w:pPr>
          </w:p>
          <w:p w14:paraId="5D84CCA0" w14:textId="1DA1F255" w:rsidR="00144C71" w:rsidRPr="001715FD" w:rsidRDefault="00144C71" w:rsidP="00D66DE1">
            <w:pPr>
              <w:widowControl w:val="0"/>
              <w:tabs>
                <w:tab w:val="left" w:pos="3420"/>
                <w:tab w:val="right" w:pos="5660"/>
              </w:tabs>
              <w:ind w:right="84"/>
              <w:rPr>
                <w:rFonts w:ascii="Arial" w:hAnsi="Arial" w:cs="Arial"/>
              </w:rPr>
            </w:pPr>
            <w:r w:rsidRPr="001715FD">
              <w:rPr>
                <w:rFonts w:ascii="Arial" w:hAnsi="Arial" w:cs="Arial"/>
              </w:rPr>
              <w:t xml:space="preserve">ci-après désignée </w:t>
            </w:r>
            <w:r w:rsidR="00ED62EC">
              <w:rPr>
                <w:rFonts w:ascii="Arial" w:hAnsi="Arial" w:cs="Arial"/>
              </w:rPr>
              <w:t>l’</w:t>
            </w:r>
            <w:r w:rsidRPr="001715FD">
              <w:rPr>
                <w:rFonts w:ascii="Arial" w:hAnsi="Arial" w:cs="Arial"/>
              </w:rPr>
              <w:t xml:space="preserve"> </w:t>
            </w:r>
            <w:r w:rsidR="00735F43">
              <w:rPr>
                <w:rFonts w:ascii="Arial" w:hAnsi="Arial" w:cs="Arial"/>
              </w:rPr>
              <w:t>« </w:t>
            </w:r>
            <w:r w:rsidR="00ED62EC">
              <w:rPr>
                <w:rFonts w:ascii="Arial" w:hAnsi="Arial" w:cs="Arial"/>
                <w:b/>
              </w:rPr>
              <w:t>UL</w:t>
            </w:r>
            <w:r w:rsidRPr="001715FD">
              <w:rPr>
                <w:rFonts w:ascii="Arial" w:hAnsi="Arial" w:cs="Arial"/>
              </w:rPr>
              <w:t xml:space="preserve"> »</w:t>
            </w:r>
          </w:p>
          <w:p w14:paraId="4AAB0551" w14:textId="77777777" w:rsidR="00144C71" w:rsidRPr="001715FD" w:rsidRDefault="00144C71" w:rsidP="00D66DE1">
            <w:pPr>
              <w:jc w:val="both"/>
              <w:rPr>
                <w:rFonts w:ascii="Arial" w:hAnsi="Arial" w:cs="Arial"/>
                <w:b/>
              </w:rPr>
            </w:pPr>
          </w:p>
          <w:p w14:paraId="322C9F8E" w14:textId="77777777" w:rsidR="00DE6E6C" w:rsidRPr="001715FD" w:rsidRDefault="00DE6E6C" w:rsidP="00D66DE1">
            <w:pPr>
              <w:pStyle w:val="Corpsdetexte2"/>
              <w:spacing w:line="240" w:lineRule="auto"/>
              <w:jc w:val="center"/>
              <w:rPr>
                <w:rFonts w:ascii="Arial" w:hAnsi="Arial" w:cs="Arial"/>
              </w:rPr>
            </w:pPr>
          </w:p>
          <w:p w14:paraId="1107EB6F" w14:textId="3D223729" w:rsidR="00F166A2" w:rsidRDefault="00F166A2" w:rsidP="00F166A2">
            <w:pPr>
              <w:jc w:val="both"/>
              <w:rPr>
                <w:rFonts w:ascii="Arial" w:hAnsi="Arial" w:cs="Arial"/>
              </w:rPr>
            </w:pPr>
            <w:r w:rsidRPr="00F166A2">
              <w:rPr>
                <w:rFonts w:ascii="Arial" w:hAnsi="Arial" w:cs="Arial"/>
              </w:rPr>
              <w:t xml:space="preserve">En particulier l’Equipe de Recherche sur les Processus Innovatifs, unité de recherche dirigée par Monsieur Mauricio CAMARGO PARDO, ci-après désignée par le « </w:t>
            </w:r>
            <w:r w:rsidRPr="00F166A2">
              <w:rPr>
                <w:rFonts w:ascii="Arial" w:hAnsi="Arial" w:cs="Arial"/>
                <w:b/>
                <w:bCs/>
              </w:rPr>
              <w:t>Laboratoire</w:t>
            </w:r>
            <w:r w:rsidRPr="00F166A2">
              <w:rPr>
                <w:rFonts w:ascii="Arial" w:hAnsi="Arial" w:cs="Arial"/>
              </w:rPr>
              <w:t xml:space="preserve"> ».</w:t>
            </w:r>
          </w:p>
          <w:p w14:paraId="64AAE37A" w14:textId="77777777" w:rsidR="00E15846" w:rsidRPr="00F166A2" w:rsidRDefault="00E15846" w:rsidP="00F166A2">
            <w:pPr>
              <w:jc w:val="both"/>
              <w:rPr>
                <w:rFonts w:ascii="Arial" w:hAnsi="Arial" w:cs="Arial"/>
              </w:rPr>
            </w:pPr>
          </w:p>
          <w:p w14:paraId="30805E0E" w14:textId="77DFBA7E" w:rsidR="00D66DE1" w:rsidRPr="00D66DE1" w:rsidRDefault="00F166A2" w:rsidP="00F166A2">
            <w:pPr>
              <w:jc w:val="both"/>
              <w:rPr>
                <w:rFonts w:ascii="Arial" w:hAnsi="Arial" w:cs="Arial"/>
                <w:highlight w:val="yellow"/>
              </w:rPr>
            </w:pPr>
            <w:r w:rsidRPr="00F166A2">
              <w:rPr>
                <w:rFonts w:ascii="Arial" w:hAnsi="Arial" w:cs="Arial"/>
              </w:rPr>
              <w:t>Le Laboratoire est membre de l’Institut Carnot Énergie et Environnement en Lorraine (ICÉEL) labellisé depuis 2007 par le Ministère de l'Enseignement Supérieur et de la Recherche en reconnaissance de ses collaborations de recherche effectives avec des partenaires socio-économiques.</w:t>
            </w:r>
          </w:p>
          <w:p w14:paraId="49BD06A2" w14:textId="77777777" w:rsidR="0058211E" w:rsidRPr="001715FD" w:rsidRDefault="0058211E" w:rsidP="00D66DE1">
            <w:pPr>
              <w:jc w:val="right"/>
              <w:rPr>
                <w:rFonts w:ascii="Arial" w:hAnsi="Arial" w:cs="Arial"/>
              </w:rPr>
            </w:pPr>
          </w:p>
          <w:p w14:paraId="73B451E9" w14:textId="77777777" w:rsidR="00101203" w:rsidRPr="001715FD" w:rsidRDefault="00101203" w:rsidP="00D66DE1">
            <w:pPr>
              <w:jc w:val="both"/>
              <w:rPr>
                <w:rFonts w:ascii="Arial" w:hAnsi="Arial" w:cs="Arial"/>
                <w:b/>
                <w:bCs/>
              </w:rPr>
            </w:pPr>
          </w:p>
          <w:p w14:paraId="67B74869" w14:textId="263E684E" w:rsidR="00C95506" w:rsidRPr="001715FD" w:rsidRDefault="00735F43" w:rsidP="00D66DE1">
            <w:pPr>
              <w:jc w:val="both"/>
              <w:rPr>
                <w:rFonts w:ascii="Arial" w:hAnsi="Arial" w:cs="Arial"/>
                <w:b/>
                <w:bCs/>
              </w:rPr>
            </w:pPr>
            <w:r>
              <w:rPr>
                <w:rFonts w:ascii="Arial" w:hAnsi="Arial" w:cs="Arial"/>
                <w:b/>
                <w:bCs/>
              </w:rPr>
              <w:t>D</w:t>
            </w:r>
            <w:r w:rsidR="00C95506" w:rsidRPr="001715FD">
              <w:rPr>
                <w:rFonts w:ascii="Arial" w:hAnsi="Arial" w:cs="Arial"/>
                <w:b/>
                <w:bCs/>
              </w:rPr>
              <w:t xml:space="preserve">’autre </w:t>
            </w:r>
            <w:r>
              <w:rPr>
                <w:rFonts w:ascii="Arial" w:hAnsi="Arial" w:cs="Arial"/>
                <w:b/>
                <w:bCs/>
              </w:rPr>
              <w:t xml:space="preserve">deuxième </w:t>
            </w:r>
            <w:r w:rsidR="00C95506" w:rsidRPr="001715FD">
              <w:rPr>
                <w:rFonts w:ascii="Arial" w:hAnsi="Arial" w:cs="Arial"/>
                <w:b/>
                <w:bCs/>
              </w:rPr>
              <w:t>part,</w:t>
            </w:r>
          </w:p>
          <w:p w14:paraId="7D61CC37" w14:textId="77777777" w:rsidR="00C95506" w:rsidRPr="001715FD" w:rsidRDefault="00C95506" w:rsidP="00D66DE1">
            <w:pPr>
              <w:pBdr>
                <w:bottom w:val="single" w:sz="12" w:space="1" w:color="auto"/>
              </w:pBdr>
              <w:jc w:val="both"/>
              <w:rPr>
                <w:rFonts w:ascii="Arial" w:hAnsi="Arial" w:cs="Arial"/>
              </w:rPr>
            </w:pPr>
          </w:p>
          <w:p w14:paraId="7EDA580B" w14:textId="4DDA5D43" w:rsidR="00C95506" w:rsidRDefault="00DB477F" w:rsidP="00D66DE1">
            <w:pPr>
              <w:jc w:val="both"/>
              <w:rPr>
                <w:rFonts w:ascii="Arial" w:hAnsi="Arial" w:cs="Arial"/>
              </w:rPr>
            </w:pPr>
            <w:ins w:id="0" w:author="Fabio Cruz Sanchez" w:date="2026-08-18T08:41:00Z" w16du:dateUtc="2026-08-18T06:41:00Z">
              <w:r w:rsidRPr="00DB477F">
                <w:rPr>
                  <w:rFonts w:ascii="Arial" w:hAnsi="Arial" w:cs="Arial"/>
                </w:rPr>
                <w:t>Université Western Ontario</w:t>
              </w:r>
            </w:ins>
            <w:del w:id="1" w:author="Fabio Cruz Sanchez" w:date="2026-08-18T08:34:00Z" w16du:dateUtc="2026-08-18T06:34:00Z">
              <w:r w:rsidR="00E15846" w:rsidRPr="00E15846" w:rsidDel="00DB477F">
                <w:rPr>
                  <w:rFonts w:ascii="Arial" w:hAnsi="Arial" w:cs="Arial"/>
                </w:rPr>
                <w:delText>Univers</w:delText>
              </w:r>
              <w:r w:rsidR="00CC68F4" w:rsidDel="00DB477F">
                <w:rPr>
                  <w:rFonts w:ascii="Arial" w:hAnsi="Arial" w:cs="Arial"/>
                </w:rPr>
                <w:delText>idad Nacional de Colombie</w:delText>
              </w:r>
            </w:del>
            <w:r w:rsidR="00E15846" w:rsidRPr="00E15846">
              <w:rPr>
                <w:rFonts w:ascii="Arial" w:hAnsi="Arial" w:cs="Arial"/>
              </w:rPr>
              <w:t xml:space="preserve"> (</w:t>
            </w:r>
            <w:ins w:id="2" w:author="Fabio Cruz Sanchez" w:date="2026-08-18T08:41:00Z" w16du:dateUtc="2026-08-18T06:41:00Z">
              <w:r>
                <w:rPr>
                  <w:rFonts w:ascii="Arial" w:hAnsi="Arial" w:cs="Arial"/>
                </w:rPr>
                <w:t>U</w:t>
              </w:r>
            </w:ins>
            <w:commentRangeStart w:id="3"/>
            <w:del w:id="4" w:author="Fabio Cruz Sanchez" w:date="2026-08-18T08:36:00Z" w16du:dateUtc="2026-08-18T06:36:00Z">
              <w:r w:rsidR="00CC68F4" w:rsidDel="00DB477F">
                <w:rPr>
                  <w:rFonts w:ascii="Arial" w:hAnsi="Arial" w:cs="Arial"/>
                </w:rPr>
                <w:delText>UNAL</w:delText>
              </w:r>
            </w:del>
            <w:ins w:id="5" w:author="Fabio Cruz Sanchez" w:date="2026-08-18T08:36:00Z" w16du:dateUtc="2026-08-18T06:36:00Z">
              <w:r>
                <w:rPr>
                  <w:rFonts w:ascii="Arial" w:hAnsi="Arial" w:cs="Arial"/>
                </w:rPr>
                <w:t>W</w:t>
              </w:r>
            </w:ins>
            <w:commentRangeEnd w:id="3"/>
            <w:del w:id="6" w:author="Fabio Cruz Sanchez" w:date="2026-08-18T08:41:00Z" w16du:dateUtc="2026-08-18T06:41:00Z">
              <w:r w:rsidDel="00DB477F">
                <w:rPr>
                  <w:rStyle w:val="Marquedecommentaire"/>
                  <w:rFonts w:ascii="Arial" w:hAnsi="Arial" w:cs="Arial"/>
                  <w:sz w:val="20"/>
                  <w:szCs w:val="20"/>
                </w:rPr>
                <w:commentReference w:id="3"/>
              </w:r>
            </w:del>
            <w:ins w:id="7" w:author="Fabio Cruz Sanchez" w:date="2026-08-18T08:41:00Z" w16du:dateUtc="2026-08-18T06:41:00Z">
              <w:r>
                <w:rPr>
                  <w:rFonts w:ascii="Arial" w:hAnsi="Arial" w:cs="Arial"/>
                </w:rPr>
                <w:t>O</w:t>
              </w:r>
            </w:ins>
            <w:r w:rsidR="00E15846" w:rsidRPr="00E15846">
              <w:rPr>
                <w:rFonts w:ascii="Arial" w:hAnsi="Arial" w:cs="Arial"/>
              </w:rPr>
              <w:t xml:space="preserve">), </w:t>
            </w:r>
          </w:p>
          <w:p w14:paraId="72BE3E05" w14:textId="77777777" w:rsidR="00E15846" w:rsidRPr="00E15846" w:rsidRDefault="00E15846" w:rsidP="00D66DE1">
            <w:pPr>
              <w:jc w:val="both"/>
              <w:rPr>
                <w:rFonts w:ascii="Arial" w:hAnsi="Arial" w:cs="Arial"/>
              </w:rPr>
            </w:pPr>
          </w:p>
          <w:p w14:paraId="1970A5B2" w14:textId="7C98B499" w:rsidR="00AD236C" w:rsidRPr="001715FD" w:rsidRDefault="00B121A4" w:rsidP="00D66DE1">
            <w:pPr>
              <w:jc w:val="right"/>
              <w:rPr>
                <w:rFonts w:ascii="Arial" w:hAnsi="Arial" w:cs="Arial"/>
              </w:rPr>
            </w:pPr>
            <w:r>
              <w:rPr>
                <w:rFonts w:ascii="Arial" w:hAnsi="Arial" w:cs="Arial"/>
              </w:rPr>
              <w:t>c</w:t>
            </w:r>
            <w:r w:rsidR="00FE6B3D" w:rsidRPr="001715FD">
              <w:rPr>
                <w:rFonts w:ascii="Arial" w:hAnsi="Arial" w:cs="Arial"/>
              </w:rPr>
              <w:t>i-après</w:t>
            </w:r>
            <w:r w:rsidR="00AD236C" w:rsidRPr="001715FD">
              <w:rPr>
                <w:rFonts w:ascii="Arial" w:hAnsi="Arial" w:cs="Arial"/>
              </w:rPr>
              <w:t xml:space="preserve"> désigné</w:t>
            </w:r>
            <w:r w:rsidR="00E15846">
              <w:rPr>
                <w:rFonts w:ascii="Arial" w:hAnsi="Arial" w:cs="Arial"/>
              </w:rPr>
              <w:t>e</w:t>
            </w:r>
            <w:r w:rsidR="00AD236C" w:rsidRPr="001715FD">
              <w:rPr>
                <w:rFonts w:ascii="Arial" w:hAnsi="Arial" w:cs="Arial"/>
              </w:rPr>
              <w:t xml:space="preserve"> « </w:t>
            </w:r>
            <w:ins w:id="8" w:author="Fabio Cruz Sanchez" w:date="2026-08-18T08:41:00Z" w16du:dateUtc="2026-08-18T06:41:00Z">
              <w:r w:rsidR="00DB477F">
                <w:rPr>
                  <w:rFonts w:ascii="Arial" w:hAnsi="Arial" w:cs="Arial"/>
                </w:rPr>
                <w:t>U</w:t>
              </w:r>
            </w:ins>
            <w:del w:id="9" w:author="Fabio Cruz Sanchez" w:date="2026-08-18T08:34:00Z" w16du:dateUtc="2026-08-18T06:34:00Z">
              <w:r w:rsidR="00CC68F4" w:rsidDel="00DB477F">
                <w:rPr>
                  <w:rFonts w:ascii="Arial" w:hAnsi="Arial" w:cs="Arial"/>
                  <w:b/>
                  <w:bCs/>
                </w:rPr>
                <w:delText>l’UNAL</w:delText>
              </w:r>
              <w:r w:rsidR="00AD236C" w:rsidRPr="001715FD" w:rsidDel="00DB477F">
                <w:rPr>
                  <w:rFonts w:ascii="Arial" w:hAnsi="Arial" w:cs="Arial"/>
                </w:rPr>
                <w:delText> </w:delText>
              </w:r>
            </w:del>
            <w:ins w:id="10" w:author="Fabio Cruz Sanchez" w:date="2026-08-18T08:34:00Z" w16du:dateUtc="2026-08-18T06:34:00Z">
              <w:r w:rsidR="00DB477F">
                <w:rPr>
                  <w:rFonts w:ascii="Arial" w:hAnsi="Arial" w:cs="Arial"/>
                  <w:b/>
                  <w:bCs/>
                </w:rPr>
                <w:t>W</w:t>
              </w:r>
            </w:ins>
            <w:ins w:id="11" w:author="Fabio Cruz Sanchez" w:date="2026-08-18T08:41:00Z" w16du:dateUtc="2026-08-18T06:41:00Z">
              <w:r w:rsidR="00DB477F">
                <w:rPr>
                  <w:rFonts w:ascii="Arial" w:hAnsi="Arial" w:cs="Arial"/>
                  <w:b/>
                  <w:bCs/>
                </w:rPr>
                <w:t>O</w:t>
              </w:r>
            </w:ins>
            <w:ins w:id="12" w:author="Fabio Cruz Sanchez" w:date="2026-08-18T08:34:00Z" w16du:dateUtc="2026-08-18T06:34:00Z">
              <w:r w:rsidR="00DB477F" w:rsidRPr="001715FD">
                <w:rPr>
                  <w:rFonts w:ascii="Arial" w:hAnsi="Arial" w:cs="Arial"/>
                </w:rPr>
                <w:t> </w:t>
              </w:r>
            </w:ins>
            <w:r w:rsidR="00AD236C" w:rsidRPr="001715FD">
              <w:rPr>
                <w:rFonts w:ascii="Arial" w:hAnsi="Arial" w:cs="Arial"/>
              </w:rPr>
              <w:t>»</w:t>
            </w:r>
          </w:p>
          <w:p w14:paraId="11914F58" w14:textId="77777777" w:rsidR="00002C89" w:rsidRPr="001715FD" w:rsidRDefault="00002C89" w:rsidP="00D66DE1">
            <w:pPr>
              <w:pBdr>
                <w:bottom w:val="single" w:sz="12" w:space="1" w:color="auto"/>
              </w:pBdr>
              <w:jc w:val="right"/>
              <w:rPr>
                <w:rFonts w:ascii="Arial" w:hAnsi="Arial" w:cs="Arial"/>
              </w:rPr>
            </w:pPr>
          </w:p>
          <w:p w14:paraId="12EF531E" w14:textId="34322487" w:rsidR="00735F43" w:rsidRPr="00E15846" w:rsidRDefault="00E15846" w:rsidP="00D66DE1">
            <w:pPr>
              <w:jc w:val="both"/>
              <w:rPr>
                <w:rFonts w:ascii="Arial" w:hAnsi="Arial" w:cs="Arial"/>
                <w:b/>
                <w:bCs/>
              </w:rPr>
            </w:pPr>
            <w:r>
              <w:rPr>
                <w:rFonts w:ascii="Arial" w:hAnsi="Arial" w:cs="Arial"/>
                <w:b/>
                <w:bCs/>
              </w:rPr>
              <w:t>D’une troisième part,</w:t>
            </w:r>
          </w:p>
          <w:p w14:paraId="2A0593F5" w14:textId="13B3123D" w:rsidR="00E15846" w:rsidRDefault="00E15846" w:rsidP="00D66DE1">
            <w:pPr>
              <w:jc w:val="both"/>
              <w:rPr>
                <w:rFonts w:ascii="Arial" w:hAnsi="Arial" w:cs="Arial"/>
              </w:rPr>
            </w:pPr>
          </w:p>
          <w:p w14:paraId="57CF5F2A" w14:textId="77777777" w:rsidR="007F5EF5" w:rsidRDefault="007F5EF5" w:rsidP="00D66DE1">
            <w:pPr>
              <w:jc w:val="both"/>
              <w:rPr>
                <w:rFonts w:ascii="Arial" w:hAnsi="Arial" w:cs="Arial"/>
              </w:rPr>
            </w:pPr>
          </w:p>
          <w:p w14:paraId="2B774477" w14:textId="53EC817D" w:rsidR="00EF2ED8" w:rsidRDefault="00CC68F4" w:rsidP="00D66DE1">
            <w:pPr>
              <w:jc w:val="both"/>
              <w:rPr>
                <w:rFonts w:ascii="Arial" w:hAnsi="Arial" w:cs="Arial"/>
              </w:rPr>
            </w:pPr>
            <w:del w:id="13" w:author="Fabio Cruz Sanchez" w:date="2026-08-18T08:33:00Z" w16du:dateUtc="2026-08-18T06:33:00Z">
              <w:r w:rsidRPr="007F5EF5" w:rsidDel="00DB477F">
                <w:rPr>
                  <w:rFonts w:ascii="Arial" w:hAnsi="Arial" w:cs="Arial"/>
                  <w:b/>
                  <w:bCs/>
                </w:rPr>
                <w:delText xml:space="preserve">Monsieur </w:delText>
              </w:r>
            </w:del>
            <w:ins w:id="14" w:author="Fabio Cruz Sanchez" w:date="2026-08-18T08:33:00Z" w16du:dateUtc="2026-08-18T06:33:00Z">
              <w:r w:rsidR="00DB477F" w:rsidRPr="007F5EF5">
                <w:rPr>
                  <w:rFonts w:ascii="Arial" w:hAnsi="Arial" w:cs="Arial"/>
                  <w:b/>
                  <w:bCs/>
                </w:rPr>
                <w:t>M</w:t>
              </w:r>
              <w:r w:rsidR="00DB477F">
                <w:rPr>
                  <w:rFonts w:ascii="Arial" w:hAnsi="Arial" w:cs="Arial"/>
                  <w:b/>
                  <w:bCs/>
                </w:rPr>
                <w:t xml:space="preserve">adame </w:t>
              </w:r>
              <w:r w:rsidR="00DB477F" w:rsidRPr="00DB477F">
                <w:rPr>
                  <w:rFonts w:ascii="Arial" w:hAnsi="Arial" w:cs="Arial"/>
                  <w:b/>
                  <w:bCs/>
                </w:rPr>
                <w:t>Alessia ROMANI</w:t>
              </w:r>
            </w:ins>
            <w:del w:id="15" w:author="Fabio Cruz Sanchez" w:date="2026-08-18T08:34:00Z" w16du:dateUtc="2026-08-18T06:34:00Z">
              <w:r w:rsidRPr="007F5EF5" w:rsidDel="00DB477F">
                <w:rPr>
                  <w:rFonts w:ascii="Arial" w:hAnsi="Arial" w:cs="Arial"/>
                  <w:b/>
                  <w:bCs/>
                </w:rPr>
                <w:delText>Luis Carlos LOPEZ ROJAS</w:delText>
              </w:r>
            </w:del>
            <w:r>
              <w:rPr>
                <w:rFonts w:ascii="Arial" w:hAnsi="Arial" w:cs="Arial"/>
              </w:rPr>
              <w:t xml:space="preserve">, né le </w:t>
            </w:r>
            <w:ins w:id="16" w:author="Fabio Cruz Sanchez" w:date="2026-08-18T08:38:00Z" w16du:dateUtc="2026-08-18T06:38:00Z">
              <w:r w:rsidR="00DB477F">
                <w:rPr>
                  <w:rFonts w:ascii="Arial" w:hAnsi="Arial" w:cs="Arial"/>
                </w:rPr>
                <w:t xml:space="preserve">Août 01, 1993 </w:t>
              </w:r>
            </w:ins>
            <w:del w:id="17" w:author="Fabio Cruz Sanchez" w:date="2026-08-18T08:38:00Z" w16du:dateUtc="2026-08-18T06:38:00Z">
              <w:r w:rsidDel="00DB477F">
                <w:rPr>
                  <w:rFonts w:ascii="Arial" w:hAnsi="Arial" w:cs="Arial"/>
                </w:rPr>
                <w:delText xml:space="preserve">28 décembre 1993 </w:delText>
              </w:r>
            </w:del>
            <w:r>
              <w:rPr>
                <w:rFonts w:ascii="Arial" w:hAnsi="Arial" w:cs="Arial"/>
              </w:rPr>
              <w:t xml:space="preserve">à </w:t>
            </w:r>
            <w:del w:id="18" w:author="Fabio Cruz Sanchez" w:date="2026-08-18T08:37:00Z" w16du:dateUtc="2026-08-18T06:37:00Z">
              <w:r w:rsidRPr="00CC68F4" w:rsidDel="00DB477F">
                <w:rPr>
                  <w:rFonts w:ascii="Arial" w:hAnsi="Arial" w:cs="Arial"/>
                  <w:highlight w:val="yellow"/>
                </w:rPr>
                <w:delText>___</w:delText>
              </w:r>
            </w:del>
            <w:ins w:id="19" w:author="Fabio Cruz Sanchez" w:date="2026-08-18T08:37:00Z" w16du:dateUtc="2026-08-18T06:37:00Z">
              <w:r w:rsidR="00DB477F">
                <w:t xml:space="preserve"> </w:t>
              </w:r>
              <w:r w:rsidR="00DB477F" w:rsidRPr="00DB477F">
                <w:rPr>
                  <w:rFonts w:ascii="Arial" w:hAnsi="Arial" w:cs="Arial"/>
                </w:rPr>
                <w:t>Alzano Lombardo (BG)</w:t>
              </w:r>
            </w:ins>
            <w:r>
              <w:rPr>
                <w:rFonts w:ascii="Arial" w:hAnsi="Arial" w:cs="Arial"/>
              </w:rPr>
              <w:t xml:space="preserve"> et résidant à</w:t>
            </w:r>
            <w:ins w:id="20" w:author="Fabio Cruz Sanchez" w:date="2026-08-18T08:38:00Z" w16du:dateUtc="2026-08-18T06:38:00Z">
              <w:r w:rsidR="00DB477F">
                <w:rPr>
                  <w:rFonts w:ascii="Arial" w:hAnsi="Arial" w:cs="Arial"/>
                </w:rPr>
                <w:t xml:space="preserve"> </w:t>
              </w:r>
            </w:ins>
            <w:del w:id="21" w:author="Fabio Cruz Sanchez" w:date="2026-08-18T08:37:00Z" w16du:dateUtc="2026-08-18T06:37:00Z">
              <w:r w:rsidDel="00DB477F">
                <w:rPr>
                  <w:rFonts w:ascii="Arial" w:hAnsi="Arial" w:cs="Arial"/>
                </w:rPr>
                <w:delText xml:space="preserve"> </w:delText>
              </w:r>
              <w:r w:rsidRPr="00CC68F4" w:rsidDel="00DB477F">
                <w:rPr>
                  <w:rFonts w:ascii="Arial" w:hAnsi="Arial" w:cs="Arial"/>
                  <w:highlight w:val="yellow"/>
                </w:rPr>
                <w:delText>___</w:delText>
              </w:r>
            </w:del>
            <w:ins w:id="22" w:author="Fabio Cruz Sanchez" w:date="2026-08-18T08:37:00Z" w16du:dateUtc="2026-08-18T06:37:00Z">
              <w:r w:rsidR="00DB477F">
                <w:rPr>
                  <w:rFonts w:ascii="Arial" w:hAnsi="Arial" w:cs="Arial"/>
                  <w:highlight w:val="yellow"/>
                </w:rPr>
                <w:t>London, Ca</w:t>
              </w:r>
            </w:ins>
            <w:ins w:id="23" w:author="Fabio Cruz Sanchez" w:date="2026-08-18T08:38:00Z" w16du:dateUtc="2026-08-18T06:38:00Z">
              <w:r w:rsidR="00DB477F">
                <w:rPr>
                  <w:rFonts w:ascii="Arial" w:hAnsi="Arial" w:cs="Arial"/>
                  <w:highlight w:val="yellow"/>
                </w:rPr>
                <w:t>nada</w:t>
              </w:r>
            </w:ins>
            <w:r w:rsidRPr="00CC68F4">
              <w:rPr>
                <w:rFonts w:ascii="Arial" w:hAnsi="Arial" w:cs="Arial"/>
                <w:highlight w:val="yellow"/>
              </w:rPr>
              <w:t>,</w:t>
            </w:r>
            <w:r>
              <w:rPr>
                <w:rFonts w:ascii="Arial" w:hAnsi="Arial" w:cs="Arial"/>
              </w:rPr>
              <w:t xml:space="preserve"> </w:t>
            </w:r>
            <w:ins w:id="24" w:author="Fabio Cruz Sanchez" w:date="2026-08-18T08:38:00Z" w16du:dateUtc="2026-08-18T06:38:00Z">
              <w:r w:rsidR="00DB477F">
                <w:rPr>
                  <w:rFonts w:ascii="Arial" w:hAnsi="Arial" w:cs="Arial"/>
                </w:rPr>
                <w:t>Post-</w:t>
              </w:r>
            </w:ins>
            <w:r>
              <w:rPr>
                <w:rFonts w:ascii="Arial" w:hAnsi="Arial" w:cs="Arial"/>
              </w:rPr>
              <w:t xml:space="preserve">doctorant du </w:t>
            </w:r>
            <w:ins w:id="25" w:author="Fabio Cruz Sanchez" w:date="2026-08-18T08:38:00Z" w16du:dateUtc="2026-08-18T06:38:00Z">
              <w:r w:rsidR="00DB477F" w:rsidRPr="00DB477F">
                <w:rPr>
                  <w:rFonts w:ascii="Arial" w:hAnsi="Arial" w:cs="Arial"/>
                </w:rPr>
                <w:t>Département de génie électrique et informatique de l'Université Western</w:t>
              </w:r>
            </w:ins>
            <w:del w:id="26" w:author="Fabio Cruz Sanchez" w:date="2026-08-18T08:38:00Z" w16du:dateUtc="2026-08-18T06:38:00Z">
              <w:r w:rsidDel="00DB477F">
                <w:rPr>
                  <w:rFonts w:ascii="Arial" w:hAnsi="Arial" w:cs="Arial"/>
                </w:rPr>
                <w:delText>Département de Génie Chimique et Environnemental de l’UNAD</w:delText>
              </w:r>
            </w:del>
            <w:r>
              <w:rPr>
                <w:rFonts w:ascii="Arial" w:hAnsi="Arial" w:cs="Arial"/>
              </w:rPr>
              <w:t xml:space="preserve">. </w:t>
            </w:r>
          </w:p>
          <w:p w14:paraId="35350E93" w14:textId="4F7CE209" w:rsidR="00EF2ED8" w:rsidRDefault="00EF2ED8" w:rsidP="00D66DE1">
            <w:pPr>
              <w:jc w:val="both"/>
              <w:rPr>
                <w:rFonts w:ascii="Arial" w:hAnsi="Arial" w:cs="Arial"/>
              </w:rPr>
            </w:pPr>
          </w:p>
          <w:p w14:paraId="04F85BCC" w14:textId="7507C8B4" w:rsidR="00EF2ED8" w:rsidRDefault="00B121A4" w:rsidP="00EF2ED8">
            <w:pPr>
              <w:jc w:val="right"/>
              <w:rPr>
                <w:rFonts w:ascii="Arial" w:hAnsi="Arial" w:cs="Arial"/>
              </w:rPr>
            </w:pPr>
            <w:r>
              <w:rPr>
                <w:rFonts w:ascii="Arial" w:hAnsi="Arial" w:cs="Arial"/>
              </w:rPr>
              <w:t>c</w:t>
            </w:r>
            <w:r w:rsidR="00EF2ED8">
              <w:rPr>
                <w:rFonts w:ascii="Arial" w:hAnsi="Arial" w:cs="Arial"/>
              </w:rPr>
              <w:t>i-après désignée la « </w:t>
            </w:r>
            <w:r w:rsidR="00EF2ED8" w:rsidRPr="007F5EF5">
              <w:rPr>
                <w:rFonts w:ascii="Arial" w:hAnsi="Arial" w:cs="Arial"/>
                <w:b/>
                <w:bCs/>
              </w:rPr>
              <w:t>Personne Accueillie</w:t>
            </w:r>
            <w:r w:rsidR="00EF2ED8">
              <w:rPr>
                <w:rFonts w:ascii="Arial" w:hAnsi="Arial" w:cs="Arial"/>
              </w:rPr>
              <w:t> »,</w:t>
            </w:r>
          </w:p>
          <w:p w14:paraId="316CDD45" w14:textId="3871709D" w:rsidR="00EF2ED8" w:rsidRDefault="00EF2ED8" w:rsidP="00EF2ED8">
            <w:pPr>
              <w:jc w:val="right"/>
              <w:rPr>
                <w:rFonts w:ascii="Arial" w:hAnsi="Arial" w:cs="Arial"/>
              </w:rPr>
            </w:pPr>
          </w:p>
          <w:p w14:paraId="72FA1AFD" w14:textId="77777777" w:rsidR="00EF2ED8" w:rsidRPr="001715FD" w:rsidRDefault="00EF2ED8" w:rsidP="00EF2ED8">
            <w:pPr>
              <w:jc w:val="right"/>
              <w:rPr>
                <w:rFonts w:ascii="Arial" w:hAnsi="Arial" w:cs="Arial"/>
              </w:rPr>
            </w:pPr>
          </w:p>
          <w:p w14:paraId="2E6B9580" w14:textId="1413363C" w:rsidR="00735F43" w:rsidRDefault="00EF2ED8" w:rsidP="00837DCC">
            <w:pPr>
              <w:jc w:val="both"/>
              <w:rPr>
                <w:rFonts w:ascii="Arial" w:hAnsi="Arial" w:cs="Arial"/>
              </w:rPr>
            </w:pPr>
            <w:r>
              <w:rPr>
                <w:rFonts w:ascii="Arial" w:hAnsi="Arial" w:cs="Arial"/>
              </w:rPr>
              <w:t xml:space="preserve">L’UL, </w:t>
            </w:r>
            <w:r w:rsidR="007F5EF5">
              <w:rPr>
                <w:rFonts w:ascii="Arial" w:hAnsi="Arial" w:cs="Arial"/>
              </w:rPr>
              <w:t>l’</w:t>
            </w:r>
            <w:del w:id="27" w:author="Fabio Cruz Sanchez" w:date="2026-08-18T08:41:00Z" w16du:dateUtc="2026-08-18T06:41:00Z">
              <w:r w:rsidR="007F5EF5" w:rsidDel="00DB477F">
                <w:rPr>
                  <w:rFonts w:ascii="Arial" w:hAnsi="Arial" w:cs="Arial"/>
                </w:rPr>
                <w:delText>UNAL</w:delText>
              </w:r>
            </w:del>
            <w:ins w:id="28" w:author="Fabio Cruz Sanchez" w:date="2026-08-18T08:41:00Z" w16du:dateUtc="2026-08-18T06:41:00Z">
              <w:r w:rsidR="00DB477F">
                <w:rPr>
                  <w:rFonts w:ascii="Arial" w:hAnsi="Arial" w:cs="Arial"/>
                </w:rPr>
                <w:t>UWO</w:t>
              </w:r>
            </w:ins>
            <w:r>
              <w:rPr>
                <w:rFonts w:ascii="Arial" w:hAnsi="Arial" w:cs="Arial"/>
              </w:rPr>
              <w:t xml:space="preserve"> et la Personne Accueillie</w:t>
            </w:r>
            <w:r w:rsidR="00AD236C" w:rsidRPr="001715FD">
              <w:rPr>
                <w:rFonts w:ascii="Arial" w:hAnsi="Arial" w:cs="Arial"/>
              </w:rPr>
              <w:t xml:space="preserve"> </w:t>
            </w:r>
            <w:r w:rsidR="00494F34" w:rsidRPr="001715FD">
              <w:rPr>
                <w:rFonts w:ascii="Arial" w:hAnsi="Arial" w:cs="Arial"/>
              </w:rPr>
              <w:t>sont désignés ci-après par « la Partie » ou « les Parties ».</w:t>
            </w:r>
          </w:p>
          <w:p w14:paraId="5FFAB793" w14:textId="306160F7" w:rsidR="00837DCC" w:rsidRDefault="00837DCC" w:rsidP="00837DCC">
            <w:pPr>
              <w:jc w:val="both"/>
              <w:rPr>
                <w:rFonts w:ascii="Arial" w:hAnsi="Arial" w:cs="Arial"/>
              </w:rPr>
            </w:pPr>
          </w:p>
          <w:p w14:paraId="22D1A00D" w14:textId="0D171F4D" w:rsidR="00837DCC" w:rsidRDefault="00837DCC" w:rsidP="00837DCC">
            <w:pPr>
              <w:jc w:val="both"/>
              <w:rPr>
                <w:rFonts w:ascii="Arial" w:hAnsi="Arial" w:cs="Arial"/>
              </w:rPr>
            </w:pPr>
            <w:r>
              <w:rPr>
                <w:rFonts w:ascii="Arial" w:hAnsi="Arial" w:cs="Arial"/>
              </w:rPr>
              <w:t xml:space="preserve">Il est convenu ce qui suit </w:t>
            </w:r>
          </w:p>
          <w:p w14:paraId="4B188FCF" w14:textId="0851D2F1" w:rsidR="007F5EF5" w:rsidRDefault="007F5EF5" w:rsidP="00837DCC">
            <w:pPr>
              <w:jc w:val="both"/>
              <w:rPr>
                <w:rFonts w:ascii="Arial" w:hAnsi="Arial" w:cs="Arial"/>
              </w:rPr>
            </w:pPr>
          </w:p>
          <w:p w14:paraId="461619C1" w14:textId="77777777" w:rsidR="007F5EF5" w:rsidRPr="00837DCC" w:rsidRDefault="007F5EF5" w:rsidP="00837DCC">
            <w:pPr>
              <w:jc w:val="both"/>
              <w:rPr>
                <w:rFonts w:ascii="Arial" w:hAnsi="Arial" w:cs="Arial"/>
              </w:rPr>
            </w:pPr>
          </w:p>
          <w:p w14:paraId="42B610ED" w14:textId="77777777" w:rsidR="001077C0" w:rsidRPr="001715FD" w:rsidRDefault="001077C0" w:rsidP="00D66DE1">
            <w:pPr>
              <w:jc w:val="both"/>
              <w:rPr>
                <w:rFonts w:ascii="Arial" w:hAnsi="Arial" w:cs="Arial"/>
              </w:rPr>
            </w:pPr>
          </w:p>
          <w:p w14:paraId="5DB42518" w14:textId="77777777" w:rsidR="00C95506" w:rsidRPr="001715FD" w:rsidRDefault="00C95506" w:rsidP="00D66DE1">
            <w:pPr>
              <w:jc w:val="both"/>
              <w:rPr>
                <w:rFonts w:ascii="Arial" w:hAnsi="Arial" w:cs="Arial"/>
              </w:rPr>
            </w:pPr>
          </w:p>
          <w:p w14:paraId="62FFF11E" w14:textId="77777777" w:rsidR="00C95506" w:rsidRPr="001715FD" w:rsidRDefault="00C95506" w:rsidP="00D66DE1">
            <w:pPr>
              <w:jc w:val="both"/>
              <w:rPr>
                <w:rFonts w:ascii="Arial" w:hAnsi="Arial" w:cs="Arial"/>
                <w:b/>
                <w:bCs/>
                <w:caps/>
              </w:rPr>
            </w:pPr>
            <w:r w:rsidRPr="001715FD">
              <w:rPr>
                <w:rFonts w:ascii="Arial" w:hAnsi="Arial" w:cs="Arial"/>
                <w:b/>
                <w:bCs/>
                <w:caps/>
              </w:rPr>
              <w:t xml:space="preserve">Article 1 – Objet </w:t>
            </w:r>
            <w:r w:rsidR="001D7397" w:rsidRPr="001715FD">
              <w:rPr>
                <w:rFonts w:ascii="Arial" w:hAnsi="Arial" w:cs="Arial"/>
                <w:b/>
                <w:bCs/>
                <w:caps/>
              </w:rPr>
              <w:t>DU CONTRAT</w:t>
            </w:r>
          </w:p>
          <w:p w14:paraId="0FD1FF37" w14:textId="77777777" w:rsidR="00C95506" w:rsidRPr="001715FD" w:rsidRDefault="00C95506" w:rsidP="00D66DE1">
            <w:pPr>
              <w:jc w:val="both"/>
              <w:rPr>
                <w:rFonts w:ascii="Arial" w:hAnsi="Arial" w:cs="Arial"/>
              </w:rPr>
            </w:pPr>
          </w:p>
          <w:p w14:paraId="0638A95D" w14:textId="343057BC" w:rsidR="000275CE" w:rsidRPr="001715FD" w:rsidRDefault="00C95506" w:rsidP="00D66DE1">
            <w:pPr>
              <w:jc w:val="both"/>
              <w:rPr>
                <w:rFonts w:ascii="Arial" w:hAnsi="Arial" w:cs="Arial"/>
              </w:rPr>
            </w:pPr>
            <w:r w:rsidRPr="001715FD">
              <w:rPr>
                <w:rFonts w:ascii="Arial" w:hAnsi="Arial" w:cs="Arial"/>
              </w:rPr>
              <w:t xml:space="preserve">La présente convention définit les conditions d’accueil </w:t>
            </w:r>
            <w:r w:rsidR="0058211E" w:rsidRPr="001715FD">
              <w:rPr>
                <w:rFonts w:ascii="Arial" w:hAnsi="Arial" w:cs="Arial"/>
              </w:rPr>
              <w:t xml:space="preserve">de </w:t>
            </w:r>
            <w:r w:rsidR="007F5EF5">
              <w:rPr>
                <w:rFonts w:ascii="Arial" w:hAnsi="Arial" w:cs="Arial"/>
              </w:rPr>
              <w:t>la Personne Accueillie</w:t>
            </w:r>
            <w:r w:rsidR="00B121A4">
              <w:rPr>
                <w:rFonts w:ascii="Arial" w:hAnsi="Arial" w:cs="Arial"/>
              </w:rPr>
              <w:t xml:space="preserve"> </w:t>
            </w:r>
            <w:r w:rsidRPr="001715FD">
              <w:rPr>
                <w:rFonts w:ascii="Arial" w:hAnsi="Arial" w:cs="Arial"/>
              </w:rPr>
              <w:t xml:space="preserve">au sein </w:t>
            </w:r>
            <w:r w:rsidR="00AA0AFC" w:rsidRPr="001715FD">
              <w:rPr>
                <w:rFonts w:ascii="Arial" w:hAnsi="Arial" w:cs="Arial"/>
              </w:rPr>
              <w:t xml:space="preserve">du </w:t>
            </w:r>
            <w:r w:rsidR="00471556" w:rsidRPr="001715FD">
              <w:rPr>
                <w:rFonts w:ascii="Arial" w:hAnsi="Arial" w:cs="Arial"/>
              </w:rPr>
              <w:t>Laboratoire</w:t>
            </w:r>
            <w:r w:rsidRPr="001715FD">
              <w:rPr>
                <w:rFonts w:ascii="Arial" w:hAnsi="Arial" w:cs="Arial"/>
              </w:rPr>
              <w:t xml:space="preserve"> et prévoit le régime des droits de propriété intellectuelle attachés aux résultats que </w:t>
            </w:r>
            <w:r w:rsidR="00837DCC">
              <w:rPr>
                <w:rFonts w:ascii="Arial" w:hAnsi="Arial" w:cs="Arial"/>
              </w:rPr>
              <w:t>la Personne Accueillie</w:t>
            </w:r>
            <w:r w:rsidR="00ED62EC" w:rsidRPr="001715FD">
              <w:rPr>
                <w:rFonts w:ascii="Arial" w:hAnsi="Arial" w:cs="Arial"/>
              </w:rPr>
              <w:t> </w:t>
            </w:r>
            <w:r w:rsidRPr="001715FD">
              <w:rPr>
                <w:rFonts w:ascii="Arial" w:hAnsi="Arial" w:cs="Arial"/>
              </w:rPr>
              <w:t xml:space="preserve">pourrait obtenir ou contribuer à obtenir pendant son accueil au sein </w:t>
            </w:r>
            <w:r w:rsidR="00AA0AFC" w:rsidRPr="001715FD">
              <w:rPr>
                <w:rFonts w:ascii="Arial" w:hAnsi="Arial" w:cs="Arial"/>
              </w:rPr>
              <w:t>du Laboratoire</w:t>
            </w:r>
            <w:r w:rsidRPr="001715FD">
              <w:rPr>
                <w:rFonts w:ascii="Arial" w:hAnsi="Arial" w:cs="Arial"/>
              </w:rPr>
              <w:t>.</w:t>
            </w:r>
            <w:r w:rsidR="000F32EB" w:rsidRPr="001715FD">
              <w:rPr>
                <w:rFonts w:ascii="Arial" w:hAnsi="Arial" w:cs="Arial"/>
              </w:rPr>
              <w:t xml:space="preserve"> Le responsable scientifique au sein d</w:t>
            </w:r>
            <w:r w:rsidR="000A77B7" w:rsidRPr="001715FD">
              <w:rPr>
                <w:rFonts w:ascii="Arial" w:hAnsi="Arial" w:cs="Arial"/>
              </w:rPr>
              <w:t xml:space="preserve">u Laboratoire </w:t>
            </w:r>
            <w:r w:rsidR="000F32EB" w:rsidRPr="001715FD">
              <w:rPr>
                <w:rFonts w:ascii="Arial" w:hAnsi="Arial" w:cs="Arial"/>
              </w:rPr>
              <w:t xml:space="preserve">est </w:t>
            </w:r>
            <w:r w:rsidR="00ED62EC">
              <w:rPr>
                <w:rFonts w:ascii="Arial" w:hAnsi="Arial" w:cs="Arial"/>
              </w:rPr>
              <w:t xml:space="preserve">M. </w:t>
            </w:r>
            <w:r w:rsidR="007F5EF5">
              <w:rPr>
                <w:rFonts w:ascii="Arial" w:hAnsi="Arial" w:cs="Arial"/>
              </w:rPr>
              <w:t>Mauricio CAMARGO PARDO</w:t>
            </w:r>
            <w:r w:rsidR="00ED62EC">
              <w:rPr>
                <w:rFonts w:ascii="Arial" w:hAnsi="Arial" w:cs="Arial"/>
              </w:rPr>
              <w:t xml:space="preserve">. </w:t>
            </w:r>
          </w:p>
          <w:p w14:paraId="19DDF276" w14:textId="77777777" w:rsidR="00857069" w:rsidRPr="001715FD" w:rsidRDefault="00857069" w:rsidP="00D66DE1">
            <w:pPr>
              <w:jc w:val="both"/>
              <w:rPr>
                <w:rFonts w:ascii="Arial" w:hAnsi="Arial" w:cs="Arial"/>
              </w:rPr>
            </w:pPr>
          </w:p>
          <w:p w14:paraId="72AB4D2A" w14:textId="77777777" w:rsidR="00C95506" w:rsidRPr="001715FD" w:rsidRDefault="00C95506" w:rsidP="00D66DE1">
            <w:pPr>
              <w:jc w:val="both"/>
              <w:rPr>
                <w:rFonts w:ascii="Arial" w:hAnsi="Arial" w:cs="Arial"/>
              </w:rPr>
            </w:pPr>
          </w:p>
          <w:p w14:paraId="30BC3C38" w14:textId="77777777" w:rsidR="00C95506" w:rsidRPr="001715FD" w:rsidRDefault="00C95506" w:rsidP="00D66DE1">
            <w:pPr>
              <w:jc w:val="both"/>
              <w:rPr>
                <w:rFonts w:ascii="Arial" w:hAnsi="Arial" w:cs="Arial"/>
                <w:b/>
                <w:bCs/>
                <w:caps/>
              </w:rPr>
            </w:pPr>
            <w:r w:rsidRPr="001715FD">
              <w:rPr>
                <w:rFonts w:ascii="Arial" w:hAnsi="Arial" w:cs="Arial"/>
                <w:b/>
                <w:bCs/>
                <w:caps/>
              </w:rPr>
              <w:t>ARTICLE 2 – CONDITIONS D’ACCUEIL</w:t>
            </w:r>
          </w:p>
          <w:p w14:paraId="405F02D7" w14:textId="77777777" w:rsidR="00C95506" w:rsidRPr="001715FD" w:rsidRDefault="00C95506" w:rsidP="00D66DE1">
            <w:pPr>
              <w:jc w:val="both"/>
              <w:rPr>
                <w:rFonts w:ascii="Arial" w:hAnsi="Arial" w:cs="Arial"/>
              </w:rPr>
            </w:pPr>
          </w:p>
          <w:p w14:paraId="4DDAA7B3" w14:textId="5B244094" w:rsidR="00C95506" w:rsidRPr="001715FD" w:rsidRDefault="00837DCC" w:rsidP="00521CAB">
            <w:pPr>
              <w:jc w:val="both"/>
              <w:rPr>
                <w:rFonts w:ascii="Arial" w:hAnsi="Arial" w:cs="Arial"/>
              </w:rPr>
            </w:pPr>
            <w:r>
              <w:rPr>
                <w:rFonts w:ascii="Arial" w:hAnsi="Arial" w:cs="Arial"/>
              </w:rPr>
              <w:t>La Personne Accueillie</w:t>
            </w:r>
            <w:r w:rsidR="002A034D">
              <w:rPr>
                <w:rFonts w:ascii="Arial" w:hAnsi="Arial" w:cs="Arial"/>
              </w:rPr>
              <w:t xml:space="preserve">, </w:t>
            </w:r>
            <w:ins w:id="29" w:author="Fabio Cruz Sanchez" w:date="2026-08-18T08:46:00Z" w16du:dateUtc="2026-08-18T06:46:00Z">
              <w:r w:rsidR="00521CAB">
                <w:rPr>
                  <w:rFonts w:ascii="Arial" w:hAnsi="Arial" w:cs="Arial"/>
                </w:rPr>
                <w:t>Post-</w:t>
              </w:r>
            </w:ins>
            <w:r w:rsidR="002A034D">
              <w:rPr>
                <w:rFonts w:ascii="Arial" w:hAnsi="Arial" w:cs="Arial"/>
              </w:rPr>
              <w:t>doctorant</w:t>
            </w:r>
            <w:r w:rsidR="007F5EF5">
              <w:rPr>
                <w:rFonts w:ascii="Arial" w:hAnsi="Arial" w:cs="Arial"/>
              </w:rPr>
              <w:t xml:space="preserve"> à l’</w:t>
            </w:r>
            <w:del w:id="30" w:author="Fabio Cruz Sanchez" w:date="2026-08-18T08:41:00Z" w16du:dateUtc="2026-08-18T06:41:00Z">
              <w:r w:rsidR="007F5EF5" w:rsidDel="00DB477F">
                <w:rPr>
                  <w:rFonts w:ascii="Arial" w:hAnsi="Arial" w:cs="Arial"/>
                </w:rPr>
                <w:delText>UNAL</w:delText>
              </w:r>
            </w:del>
            <w:ins w:id="31" w:author="Fabio Cruz Sanchez" w:date="2026-08-18T08:41:00Z" w16du:dateUtc="2026-08-18T06:41:00Z">
              <w:r w:rsidR="00DB477F">
                <w:rPr>
                  <w:rFonts w:ascii="Arial" w:hAnsi="Arial" w:cs="Arial"/>
                </w:rPr>
                <w:t>UWO</w:t>
              </w:r>
            </w:ins>
            <w:r w:rsidR="002A034D">
              <w:rPr>
                <w:rFonts w:ascii="Arial" w:hAnsi="Arial" w:cs="Arial"/>
              </w:rPr>
              <w:t>,</w:t>
            </w:r>
            <w:r w:rsidR="002A034D" w:rsidRPr="001715FD">
              <w:rPr>
                <w:rFonts w:ascii="Arial" w:hAnsi="Arial" w:cs="Arial"/>
              </w:rPr>
              <w:t xml:space="preserve"> </w:t>
            </w:r>
            <w:r w:rsidR="00C95506" w:rsidRPr="001715FD">
              <w:rPr>
                <w:rFonts w:ascii="Arial" w:hAnsi="Arial" w:cs="Arial"/>
              </w:rPr>
              <w:t>est invité</w:t>
            </w:r>
            <w:r w:rsidR="002A034D">
              <w:rPr>
                <w:rFonts w:ascii="Arial" w:hAnsi="Arial" w:cs="Arial"/>
              </w:rPr>
              <w:t>e</w:t>
            </w:r>
            <w:r w:rsidR="00C95506" w:rsidRPr="001715FD">
              <w:rPr>
                <w:rFonts w:ascii="Arial" w:hAnsi="Arial" w:cs="Arial"/>
              </w:rPr>
              <w:t xml:space="preserve"> par </w:t>
            </w:r>
            <w:r w:rsidR="00391072" w:rsidRPr="001715FD">
              <w:rPr>
                <w:rFonts w:ascii="Arial" w:hAnsi="Arial" w:cs="Arial"/>
              </w:rPr>
              <w:t>le Laboratoire</w:t>
            </w:r>
            <w:r w:rsidR="00BA1C40">
              <w:rPr>
                <w:rFonts w:ascii="Arial" w:hAnsi="Arial" w:cs="Arial"/>
              </w:rPr>
              <w:t xml:space="preserve"> d</w:t>
            </w:r>
            <w:r w:rsidR="002A034D">
              <w:rPr>
                <w:rFonts w:ascii="Arial" w:hAnsi="Arial" w:cs="Arial"/>
              </w:rPr>
              <w:t xml:space="preserve">u </w:t>
            </w:r>
            <w:r w:rsidR="007F5EF5">
              <w:rPr>
                <w:rFonts w:ascii="Arial" w:hAnsi="Arial" w:cs="Arial"/>
              </w:rPr>
              <w:t>01/</w:t>
            </w:r>
            <w:del w:id="32" w:author="Fabio Cruz Sanchez" w:date="2026-08-18T08:47:00Z" w16du:dateUtc="2026-08-18T06:47:00Z">
              <w:r w:rsidR="007F5EF5" w:rsidDel="00521CAB">
                <w:rPr>
                  <w:rFonts w:ascii="Arial" w:hAnsi="Arial" w:cs="Arial"/>
                </w:rPr>
                <w:delText>09</w:delText>
              </w:r>
            </w:del>
            <w:ins w:id="33" w:author="Fabio Cruz Sanchez" w:date="2026-08-18T08:47:00Z" w16du:dateUtc="2026-08-18T06:47:00Z">
              <w:r w:rsidR="00521CAB">
                <w:rPr>
                  <w:rFonts w:ascii="Arial" w:hAnsi="Arial" w:cs="Arial"/>
                </w:rPr>
                <w:t>10</w:t>
              </w:r>
            </w:ins>
            <w:r w:rsidR="007F5EF5">
              <w:rPr>
                <w:rFonts w:ascii="Arial" w:hAnsi="Arial" w:cs="Arial"/>
              </w:rPr>
              <w:t>/2026</w:t>
            </w:r>
            <w:r w:rsidR="002A034D">
              <w:rPr>
                <w:rFonts w:ascii="Arial" w:hAnsi="Arial" w:cs="Arial"/>
              </w:rPr>
              <w:t xml:space="preserve"> au </w:t>
            </w:r>
            <w:del w:id="34" w:author="Fabio Cruz Sanchez" w:date="2026-08-18T08:47:00Z" w16du:dateUtc="2026-08-18T06:47:00Z">
              <w:r w:rsidR="007F5EF5" w:rsidDel="00521CAB">
                <w:rPr>
                  <w:rFonts w:ascii="Arial" w:hAnsi="Arial" w:cs="Arial"/>
                </w:rPr>
                <w:delText>31</w:delText>
              </w:r>
            </w:del>
            <w:ins w:id="35" w:author="Fabio Cruz Sanchez" w:date="2026-08-18T08:47:00Z" w16du:dateUtc="2026-08-18T06:47:00Z">
              <w:r w:rsidR="00521CAB">
                <w:rPr>
                  <w:rFonts w:ascii="Arial" w:hAnsi="Arial" w:cs="Arial"/>
                </w:rPr>
                <w:t>3</w:t>
              </w:r>
              <w:r w:rsidR="00521CAB">
                <w:rPr>
                  <w:rFonts w:ascii="Arial" w:hAnsi="Arial" w:cs="Arial"/>
                </w:rPr>
                <w:t>0</w:t>
              </w:r>
            </w:ins>
            <w:r w:rsidR="007F5EF5">
              <w:rPr>
                <w:rFonts w:ascii="Arial" w:hAnsi="Arial" w:cs="Arial"/>
              </w:rPr>
              <w:t>/</w:t>
            </w:r>
            <w:del w:id="36" w:author="Fabio Cruz Sanchez" w:date="2026-08-18T08:47:00Z" w16du:dateUtc="2026-08-18T06:47:00Z">
              <w:r w:rsidR="007F5EF5" w:rsidDel="00521CAB">
                <w:rPr>
                  <w:rFonts w:ascii="Arial" w:hAnsi="Arial" w:cs="Arial"/>
                </w:rPr>
                <w:delText>01</w:delText>
              </w:r>
            </w:del>
            <w:ins w:id="37" w:author="Fabio Cruz Sanchez" w:date="2026-08-18T08:47:00Z" w16du:dateUtc="2026-08-18T06:47:00Z">
              <w:r w:rsidR="00521CAB">
                <w:rPr>
                  <w:rFonts w:ascii="Arial" w:hAnsi="Arial" w:cs="Arial"/>
                </w:rPr>
                <w:t>11</w:t>
              </w:r>
            </w:ins>
            <w:r w:rsidR="007F5EF5">
              <w:rPr>
                <w:rFonts w:ascii="Arial" w:hAnsi="Arial" w:cs="Arial"/>
              </w:rPr>
              <w:t>/</w:t>
            </w:r>
            <w:del w:id="38" w:author="Fabio Cruz Sanchez" w:date="2026-08-18T08:47:00Z" w16du:dateUtc="2026-08-18T06:47:00Z">
              <w:r w:rsidR="007F5EF5" w:rsidDel="00521CAB">
                <w:rPr>
                  <w:rFonts w:ascii="Arial" w:hAnsi="Arial" w:cs="Arial"/>
                </w:rPr>
                <w:delText>2027</w:delText>
              </w:r>
            </w:del>
            <w:ins w:id="39" w:author="Fabio Cruz Sanchez" w:date="2026-08-18T08:47:00Z" w16du:dateUtc="2026-08-18T06:47:00Z">
              <w:r w:rsidR="00521CAB">
                <w:rPr>
                  <w:rFonts w:ascii="Arial" w:hAnsi="Arial" w:cs="Arial"/>
                </w:rPr>
                <w:t>202</w:t>
              </w:r>
              <w:r w:rsidR="00521CAB">
                <w:rPr>
                  <w:rFonts w:ascii="Arial" w:hAnsi="Arial" w:cs="Arial"/>
                </w:rPr>
                <w:t>6</w:t>
              </w:r>
            </w:ins>
            <w:r w:rsidR="00BA1C40">
              <w:rPr>
                <w:rFonts w:ascii="Arial" w:hAnsi="Arial" w:cs="Arial"/>
              </w:rPr>
              <w:t>,</w:t>
            </w:r>
            <w:r w:rsidR="00E70A0F" w:rsidRPr="001715FD">
              <w:rPr>
                <w:rFonts w:ascii="Arial" w:hAnsi="Arial" w:cs="Arial"/>
              </w:rPr>
              <w:t xml:space="preserve"> </w:t>
            </w:r>
            <w:r w:rsidR="00C95506" w:rsidRPr="001715FD">
              <w:rPr>
                <w:rFonts w:ascii="Arial" w:hAnsi="Arial" w:cs="Arial"/>
              </w:rPr>
              <w:t xml:space="preserve">soit </w:t>
            </w:r>
            <w:r w:rsidR="00BA1C40">
              <w:rPr>
                <w:rFonts w:ascii="Arial" w:hAnsi="Arial" w:cs="Arial"/>
              </w:rPr>
              <w:t xml:space="preserve">pour </w:t>
            </w:r>
            <w:r w:rsidR="00C95506" w:rsidRPr="001715FD">
              <w:rPr>
                <w:rFonts w:ascii="Arial" w:hAnsi="Arial" w:cs="Arial"/>
              </w:rPr>
              <w:t xml:space="preserve">une durée de </w:t>
            </w:r>
            <w:del w:id="40" w:author="Fabio Cruz Sanchez" w:date="2026-08-18T08:47:00Z" w16du:dateUtc="2026-08-18T06:47:00Z">
              <w:r w:rsidR="007F5EF5" w:rsidDel="00521CAB">
                <w:rPr>
                  <w:rFonts w:ascii="Arial" w:hAnsi="Arial" w:cs="Arial"/>
                </w:rPr>
                <w:delText>cinq</w:delText>
              </w:r>
              <w:r w:rsidR="002A034D" w:rsidRPr="002A034D" w:rsidDel="00521CAB">
                <w:rPr>
                  <w:rFonts w:ascii="Arial" w:hAnsi="Arial" w:cs="Arial"/>
                </w:rPr>
                <w:delText xml:space="preserve"> </w:delText>
              </w:r>
            </w:del>
            <w:ins w:id="41" w:author="Fabio Cruz Sanchez" w:date="2026-08-18T08:47:00Z" w16du:dateUtc="2026-08-18T06:47:00Z">
              <w:r w:rsidR="00521CAB">
                <w:rPr>
                  <w:rFonts w:ascii="Arial" w:hAnsi="Arial" w:cs="Arial"/>
                </w:rPr>
                <w:t>deux</w:t>
              </w:r>
              <w:r w:rsidR="00521CAB" w:rsidRPr="002A034D">
                <w:rPr>
                  <w:rFonts w:ascii="Arial" w:hAnsi="Arial" w:cs="Arial"/>
                </w:rPr>
                <w:t xml:space="preserve"> </w:t>
              </w:r>
            </w:ins>
            <w:r w:rsidR="002A034D" w:rsidRPr="002A034D">
              <w:rPr>
                <w:rFonts w:ascii="Arial" w:hAnsi="Arial" w:cs="Arial"/>
              </w:rPr>
              <w:t>(</w:t>
            </w:r>
            <w:del w:id="42" w:author="Fabio Cruz Sanchez" w:date="2026-08-18T08:47:00Z" w16du:dateUtc="2026-08-18T06:47:00Z">
              <w:r w:rsidR="007F5EF5" w:rsidDel="00521CAB">
                <w:rPr>
                  <w:rFonts w:ascii="Arial" w:hAnsi="Arial" w:cs="Arial"/>
                </w:rPr>
                <w:delText>5</w:delText>
              </w:r>
            </w:del>
            <w:ins w:id="43" w:author="Fabio Cruz Sanchez" w:date="2026-08-18T08:47:00Z" w16du:dateUtc="2026-08-18T06:47:00Z">
              <w:r w:rsidR="00521CAB">
                <w:rPr>
                  <w:rFonts w:ascii="Arial" w:hAnsi="Arial" w:cs="Arial"/>
                </w:rPr>
                <w:t>2</w:t>
              </w:r>
            </w:ins>
            <w:r w:rsidR="002A034D" w:rsidRPr="002A034D">
              <w:rPr>
                <w:rFonts w:ascii="Arial" w:hAnsi="Arial" w:cs="Arial"/>
              </w:rPr>
              <w:t>)</w:t>
            </w:r>
            <w:r w:rsidR="00E70A0F" w:rsidRPr="002A034D">
              <w:rPr>
                <w:rFonts w:ascii="Arial" w:hAnsi="Arial" w:cs="Arial"/>
              </w:rPr>
              <w:t xml:space="preserve"> </w:t>
            </w:r>
            <w:r w:rsidR="00BA1C40" w:rsidRPr="002A034D">
              <w:rPr>
                <w:rFonts w:ascii="Arial" w:hAnsi="Arial" w:cs="Arial"/>
              </w:rPr>
              <w:t>mois,</w:t>
            </w:r>
            <w:r w:rsidR="00BA1C40" w:rsidRPr="001715FD">
              <w:rPr>
                <w:rFonts w:ascii="Arial" w:hAnsi="Arial" w:cs="Arial"/>
              </w:rPr>
              <w:t xml:space="preserve"> afin</w:t>
            </w:r>
            <w:r w:rsidR="00C95506" w:rsidRPr="001715FD">
              <w:rPr>
                <w:rFonts w:ascii="Arial" w:hAnsi="Arial" w:cs="Arial"/>
              </w:rPr>
              <w:t xml:space="preserve"> d’effectuer des travaux de recherche </w:t>
            </w:r>
            <w:del w:id="44" w:author="Fabio Cruz Sanchez" w:date="2026-08-18T08:50:00Z" w16du:dateUtc="2026-08-18T06:50:00Z">
              <w:r w:rsidR="00BA1C40" w:rsidDel="00521CAB">
                <w:rPr>
                  <w:rFonts w:ascii="Arial" w:hAnsi="Arial" w:cs="Arial"/>
                </w:rPr>
                <w:delText>relatifs à</w:delText>
              </w:r>
              <w:r w:rsidR="002A034D" w:rsidDel="00521CAB">
                <w:rPr>
                  <w:rFonts w:ascii="Arial" w:hAnsi="Arial" w:cs="Arial"/>
                </w:rPr>
                <w:delText> </w:delText>
              </w:r>
              <w:r w:rsidR="007F5EF5" w:rsidDel="00521CAB">
                <w:rPr>
                  <w:rFonts w:ascii="Arial" w:hAnsi="Arial" w:cs="Arial"/>
                </w:rPr>
                <w:delText xml:space="preserve">sa thèse </w:delText>
              </w:r>
            </w:del>
            <w:r w:rsidR="007F5EF5">
              <w:rPr>
                <w:rFonts w:ascii="Arial" w:hAnsi="Arial" w:cs="Arial"/>
              </w:rPr>
              <w:t xml:space="preserve">intitulée </w:t>
            </w:r>
            <w:r w:rsidR="002A034D">
              <w:rPr>
                <w:rFonts w:ascii="Arial" w:hAnsi="Arial" w:cs="Arial"/>
              </w:rPr>
              <w:t>: « </w:t>
            </w:r>
            <w:ins w:id="45" w:author="Fabio Cruz Sanchez" w:date="2026-08-18T08:50:00Z" w16du:dateUtc="2026-08-18T06:50:00Z">
              <w:r w:rsidR="00521CAB" w:rsidRPr="00521CAB">
                <w:rPr>
                  <w:rFonts w:ascii="Arial" w:hAnsi="Arial" w:cs="Arial"/>
                </w:rPr>
                <w:t>Étude de l'applicabilité du cadre OSTRL (Open Source Technology Readiness Levels) aux</w:t>
              </w:r>
            </w:ins>
            <w:ins w:id="46" w:author="Fabio Cruz Sanchez" w:date="2026-08-18T09:07:00Z" w16du:dateUtc="2026-08-18T07:07:00Z">
              <w:r w:rsidR="00D0329D">
                <w:rPr>
                  <w:rFonts w:ascii="Arial" w:hAnsi="Arial" w:cs="Arial"/>
                </w:rPr>
                <w:t xml:space="preserve"> </w:t>
              </w:r>
            </w:ins>
            <w:ins w:id="47" w:author="Fabio Cruz Sanchez" w:date="2026-08-18T08:50:00Z" w16du:dateUtc="2026-08-18T06:50:00Z">
              <w:r w:rsidR="00521CAB" w:rsidRPr="00521CAB">
                <w:rPr>
                  <w:rFonts w:ascii="Arial" w:hAnsi="Arial" w:cs="Arial"/>
                </w:rPr>
                <w:t>pratiques de l'économie circulaire</w:t>
              </w:r>
            </w:ins>
            <w:del w:id="48" w:author="Fabio Cruz Sanchez" w:date="2026-08-18T08:50:00Z" w16du:dateUtc="2026-08-18T06:50:00Z">
              <w:r w:rsidR="007F5EF5" w:rsidRPr="007F5EF5" w:rsidDel="00521CAB">
                <w:rPr>
                  <w:rFonts w:ascii="Arial" w:hAnsi="Arial" w:cs="Arial"/>
                </w:rPr>
                <w:delText>Méthodologie pour la conception d'un portefeuille de produits durables en vue de la valorisation de la biomasse du département de Caquetá, Colombie</w:delText>
              </w:r>
            </w:del>
            <w:r w:rsidR="007F5EF5">
              <w:rPr>
                <w:rFonts w:ascii="Arial" w:hAnsi="Arial" w:cs="Arial"/>
              </w:rPr>
              <w:t xml:space="preserve"> </w:t>
            </w:r>
            <w:r w:rsidR="009331E3">
              <w:rPr>
                <w:rFonts w:ascii="Arial" w:hAnsi="Arial" w:cs="Arial"/>
              </w:rPr>
              <w:t>»</w:t>
            </w:r>
            <w:r w:rsidR="00DE6E6C" w:rsidRPr="001715FD">
              <w:rPr>
                <w:rFonts w:ascii="Arial" w:hAnsi="Arial" w:cs="Arial"/>
              </w:rPr>
              <w:t>,</w:t>
            </w:r>
            <w:r w:rsidR="00DE6E6C" w:rsidRPr="001715FD">
              <w:rPr>
                <w:rFonts w:ascii="Arial" w:hAnsi="Arial" w:cs="Arial"/>
                <w:b/>
              </w:rPr>
              <w:t xml:space="preserve"> </w:t>
            </w:r>
            <w:r w:rsidR="00D80AA2" w:rsidRPr="001715FD">
              <w:rPr>
                <w:rFonts w:ascii="Arial" w:hAnsi="Arial" w:cs="Arial"/>
              </w:rPr>
              <w:t>ci-</w:t>
            </w:r>
            <w:r w:rsidR="00DE6E6C" w:rsidRPr="001715FD">
              <w:rPr>
                <w:rFonts w:ascii="Arial" w:hAnsi="Arial" w:cs="Arial"/>
              </w:rPr>
              <w:t>après désigné par « </w:t>
            </w:r>
            <w:r w:rsidR="00BA1C40">
              <w:rPr>
                <w:rFonts w:ascii="Arial" w:hAnsi="Arial" w:cs="Arial"/>
              </w:rPr>
              <w:t>l’Etude</w:t>
            </w:r>
            <w:r w:rsidR="00DE6E6C" w:rsidRPr="001715FD">
              <w:rPr>
                <w:rFonts w:ascii="Arial" w:hAnsi="Arial" w:cs="Arial"/>
              </w:rPr>
              <w:t> »</w:t>
            </w:r>
            <w:r w:rsidR="00C95506" w:rsidRPr="001715FD">
              <w:rPr>
                <w:rFonts w:ascii="Arial" w:hAnsi="Arial" w:cs="Arial"/>
              </w:rPr>
              <w:t>.</w:t>
            </w:r>
            <w:r w:rsidR="005C01D2">
              <w:rPr>
                <w:rFonts w:ascii="Arial" w:hAnsi="Arial" w:cs="Arial"/>
              </w:rPr>
              <w:t xml:space="preserve"> Le programme de travail qui sera réalisé au sein du Laboratoire est décrit en Annexe 1. </w:t>
            </w:r>
          </w:p>
          <w:p w14:paraId="022EDBCD" w14:textId="77777777" w:rsidR="00C95506" w:rsidRPr="001715FD" w:rsidRDefault="00C95506" w:rsidP="00D66DE1">
            <w:pPr>
              <w:jc w:val="both"/>
              <w:rPr>
                <w:rFonts w:ascii="Arial" w:hAnsi="Arial" w:cs="Arial"/>
              </w:rPr>
            </w:pPr>
          </w:p>
          <w:p w14:paraId="530C251A" w14:textId="77777777" w:rsidR="00A25EE5" w:rsidRPr="001715FD" w:rsidRDefault="00A25EE5" w:rsidP="00D66DE1">
            <w:pPr>
              <w:jc w:val="both"/>
              <w:rPr>
                <w:rFonts w:ascii="Arial" w:hAnsi="Arial" w:cs="Arial"/>
              </w:rPr>
            </w:pPr>
          </w:p>
          <w:p w14:paraId="5AB2EF09" w14:textId="1819A2F3" w:rsidR="00C95506" w:rsidRDefault="002A034D" w:rsidP="00D66DE1">
            <w:pPr>
              <w:jc w:val="both"/>
              <w:rPr>
                <w:rFonts w:ascii="Arial" w:hAnsi="Arial" w:cs="Arial"/>
              </w:rPr>
            </w:pPr>
            <w:r>
              <w:rPr>
                <w:rFonts w:ascii="Arial" w:hAnsi="Arial" w:cs="Arial"/>
              </w:rPr>
              <w:t xml:space="preserve">Pendant toute la durée de présence de la </w:t>
            </w:r>
            <w:r w:rsidR="007F5EF5">
              <w:rPr>
                <w:rFonts w:ascii="Arial" w:hAnsi="Arial" w:cs="Arial"/>
              </w:rPr>
              <w:t>Personne Accueillie</w:t>
            </w:r>
            <w:r>
              <w:rPr>
                <w:rFonts w:ascii="Arial" w:hAnsi="Arial" w:cs="Arial"/>
              </w:rPr>
              <w:t xml:space="preserve"> au sein du Laboratoire, </w:t>
            </w:r>
            <w:r w:rsidR="00B8082C">
              <w:rPr>
                <w:rFonts w:ascii="Arial" w:hAnsi="Arial" w:cs="Arial"/>
              </w:rPr>
              <w:t xml:space="preserve">la Personne Accueillie conserve sa qualité d’étudiant de </w:t>
            </w:r>
            <w:r w:rsidR="007F5EF5">
              <w:rPr>
                <w:rFonts w:ascii="Arial" w:hAnsi="Arial" w:cs="Arial"/>
              </w:rPr>
              <w:t>l’</w:t>
            </w:r>
            <w:del w:id="49" w:author="Fabio Cruz Sanchez" w:date="2026-08-18T08:41:00Z" w16du:dateUtc="2026-08-18T06:41:00Z">
              <w:r w:rsidR="007F5EF5" w:rsidDel="00DB477F">
                <w:rPr>
                  <w:rFonts w:ascii="Arial" w:hAnsi="Arial" w:cs="Arial"/>
                </w:rPr>
                <w:delText>UNAL</w:delText>
              </w:r>
            </w:del>
            <w:ins w:id="50" w:author="Fabio Cruz Sanchez" w:date="2026-08-18T08:41:00Z" w16du:dateUtc="2026-08-18T06:41:00Z">
              <w:r w:rsidR="00DB477F">
                <w:rPr>
                  <w:rFonts w:ascii="Arial" w:hAnsi="Arial" w:cs="Arial"/>
                </w:rPr>
                <w:t>UWO</w:t>
              </w:r>
            </w:ins>
            <w:r w:rsidR="00B8082C">
              <w:rPr>
                <w:rFonts w:ascii="Arial" w:hAnsi="Arial" w:cs="Arial"/>
              </w:rPr>
              <w:t xml:space="preserve"> qui assure à son égard sa responsabilité d’employeur notamment au regard de la </w:t>
            </w:r>
            <w:r w:rsidR="00C95506" w:rsidRPr="001715FD">
              <w:rPr>
                <w:rFonts w:ascii="Arial" w:hAnsi="Arial" w:cs="Arial"/>
              </w:rPr>
              <w:t>protection sociale au titre des risques maladie, maternité, vieillesse, accidents du travail et maladie professionnelle en conformité avec l</w:t>
            </w:r>
            <w:r w:rsidR="007F5EF5">
              <w:rPr>
                <w:rFonts w:ascii="Arial" w:hAnsi="Arial" w:cs="Arial"/>
              </w:rPr>
              <w:t>a</w:t>
            </w:r>
            <w:r w:rsidR="00C95506" w:rsidRPr="001715FD">
              <w:rPr>
                <w:rFonts w:ascii="Arial" w:hAnsi="Arial" w:cs="Arial"/>
              </w:rPr>
              <w:t xml:space="preserve"> législation applicable</w:t>
            </w:r>
            <w:r w:rsidR="00B8082C">
              <w:rPr>
                <w:rFonts w:ascii="Arial" w:hAnsi="Arial" w:cs="Arial"/>
              </w:rPr>
              <w:t xml:space="preserve">. </w:t>
            </w:r>
            <w:r w:rsidR="007F5EF5">
              <w:rPr>
                <w:rFonts w:ascii="Arial" w:hAnsi="Arial" w:cs="Arial"/>
              </w:rPr>
              <w:t>L’</w:t>
            </w:r>
            <w:del w:id="51" w:author="Fabio Cruz Sanchez" w:date="2026-08-18T08:41:00Z" w16du:dateUtc="2026-08-18T06:41:00Z">
              <w:r w:rsidR="007F5EF5" w:rsidDel="00DB477F">
                <w:rPr>
                  <w:rFonts w:ascii="Arial" w:hAnsi="Arial" w:cs="Arial"/>
                </w:rPr>
                <w:delText>UNAL</w:delText>
              </w:r>
            </w:del>
            <w:ins w:id="52" w:author="Fabio Cruz Sanchez" w:date="2026-08-18T08:41:00Z" w16du:dateUtc="2026-08-18T06:41:00Z">
              <w:r w:rsidR="00DB477F">
                <w:rPr>
                  <w:rFonts w:ascii="Arial" w:hAnsi="Arial" w:cs="Arial"/>
                </w:rPr>
                <w:t>UWO</w:t>
              </w:r>
            </w:ins>
            <w:r w:rsidR="00B8082C">
              <w:rPr>
                <w:rFonts w:ascii="Arial" w:hAnsi="Arial" w:cs="Arial"/>
              </w:rPr>
              <w:t xml:space="preserve"> </w:t>
            </w:r>
            <w:r w:rsidR="00C95506" w:rsidRPr="001715FD">
              <w:rPr>
                <w:rFonts w:ascii="Arial" w:hAnsi="Arial" w:cs="Arial"/>
              </w:rPr>
              <w:t xml:space="preserve">transmet </w:t>
            </w:r>
            <w:r>
              <w:rPr>
                <w:rFonts w:ascii="Arial" w:hAnsi="Arial" w:cs="Arial"/>
              </w:rPr>
              <w:t>à l’UL</w:t>
            </w:r>
            <w:r w:rsidR="00C95506" w:rsidRPr="001715FD">
              <w:rPr>
                <w:rFonts w:ascii="Arial" w:hAnsi="Arial" w:cs="Arial"/>
              </w:rPr>
              <w:t xml:space="preserve"> les documents en attestant.</w:t>
            </w:r>
          </w:p>
          <w:p w14:paraId="7E809731" w14:textId="2635272B" w:rsidR="00B8082C" w:rsidRDefault="00B8082C" w:rsidP="00D66DE1">
            <w:pPr>
              <w:jc w:val="both"/>
              <w:rPr>
                <w:rFonts w:ascii="Arial" w:hAnsi="Arial" w:cs="Arial"/>
              </w:rPr>
            </w:pPr>
          </w:p>
          <w:p w14:paraId="602C538B" w14:textId="2883F6AF" w:rsidR="00B8082C" w:rsidRPr="001715FD" w:rsidRDefault="00B8082C" w:rsidP="00D66DE1">
            <w:pPr>
              <w:jc w:val="both"/>
              <w:rPr>
                <w:rFonts w:ascii="Arial" w:hAnsi="Arial" w:cs="Arial"/>
              </w:rPr>
            </w:pPr>
            <w:r w:rsidRPr="001715FD">
              <w:rPr>
                <w:rFonts w:ascii="Arial" w:hAnsi="Arial" w:cs="Arial"/>
              </w:rPr>
              <w:t xml:space="preserve">Pendant la durée de son séjour </w:t>
            </w:r>
            <w:r>
              <w:rPr>
                <w:rFonts w:ascii="Arial" w:hAnsi="Arial" w:cs="Arial"/>
              </w:rPr>
              <w:t>la</w:t>
            </w:r>
            <w:r w:rsidR="00BA1C40">
              <w:rPr>
                <w:rFonts w:ascii="Arial" w:hAnsi="Arial" w:cs="Arial"/>
              </w:rPr>
              <w:t xml:space="preserve"> Personne Accueillie</w:t>
            </w:r>
            <w:r w:rsidRPr="001715FD">
              <w:rPr>
                <w:rFonts w:ascii="Arial" w:hAnsi="Arial" w:cs="Arial"/>
              </w:rPr>
              <w:t> est soumis</w:t>
            </w:r>
            <w:r>
              <w:rPr>
                <w:rFonts w:ascii="Arial" w:hAnsi="Arial" w:cs="Arial"/>
              </w:rPr>
              <w:t>e</w:t>
            </w:r>
            <w:r w:rsidRPr="001715FD">
              <w:rPr>
                <w:rFonts w:ascii="Arial" w:hAnsi="Arial" w:cs="Arial"/>
              </w:rPr>
              <w:t xml:space="preserve"> aux règles d’organisation interne du Laboratoire, à son règlement intérieur et aux règles d’hygiène et de sécurité qui lui sont communiqués par le directeur de Laboratoire dès son arrivée dans les lieux et leurs mises à jour le cas échéant. </w:t>
            </w:r>
          </w:p>
          <w:p w14:paraId="1D890284" w14:textId="77777777" w:rsidR="00C95506" w:rsidRPr="001715FD" w:rsidRDefault="00C95506" w:rsidP="00D66DE1">
            <w:pPr>
              <w:jc w:val="both"/>
              <w:rPr>
                <w:rFonts w:ascii="Arial" w:hAnsi="Arial" w:cs="Arial"/>
              </w:rPr>
            </w:pPr>
          </w:p>
          <w:p w14:paraId="2C324F0E" w14:textId="1DEFBD6B" w:rsidR="00C95506" w:rsidRDefault="00B8082C" w:rsidP="00D66DE1">
            <w:pPr>
              <w:jc w:val="both"/>
              <w:rPr>
                <w:rFonts w:ascii="Arial" w:hAnsi="Arial" w:cs="Arial"/>
              </w:rPr>
            </w:pPr>
            <w:r>
              <w:rPr>
                <w:rFonts w:ascii="Arial" w:hAnsi="Arial" w:cs="Arial"/>
              </w:rPr>
              <w:t xml:space="preserve">La Personne Accueillie sera placée sous le droit commun de la responsabilité pour les actes dommageables qu’elle pourrait commettre sur le personnel et/ou sur le matériel du Laboratoire dans l’exercice de ses fonctions. De même, le Laboratoire sera responsable dans les conditions de droit commun français des dommages que son personnel et/ou ses biens pourrai(en)t causer à la Personne Accueillie. </w:t>
            </w:r>
          </w:p>
          <w:p w14:paraId="11427516" w14:textId="79A206D3" w:rsidR="00B8082C" w:rsidRDefault="00B8082C" w:rsidP="00D66DE1">
            <w:pPr>
              <w:jc w:val="both"/>
              <w:rPr>
                <w:rFonts w:ascii="Arial" w:hAnsi="Arial" w:cs="Arial"/>
              </w:rPr>
            </w:pPr>
          </w:p>
          <w:p w14:paraId="57ECBE3E" w14:textId="33853CAE" w:rsidR="00B8082C" w:rsidRPr="001715FD" w:rsidRDefault="00B8082C" w:rsidP="00D66DE1">
            <w:pPr>
              <w:jc w:val="both"/>
              <w:rPr>
                <w:rFonts w:ascii="Arial" w:hAnsi="Arial" w:cs="Arial"/>
              </w:rPr>
            </w:pPr>
            <w:r>
              <w:rPr>
                <w:rFonts w:ascii="Arial" w:hAnsi="Arial" w:cs="Arial"/>
              </w:rPr>
              <w:t xml:space="preserve">Afin de couvrir les risques de dommages causés par la Personne Accueillie lors de sa présence dans les locaux du Laboratoire, </w:t>
            </w:r>
            <w:r w:rsidR="007F5EF5">
              <w:rPr>
                <w:rFonts w:ascii="Arial" w:hAnsi="Arial" w:cs="Arial"/>
              </w:rPr>
              <w:t>l’</w:t>
            </w:r>
            <w:del w:id="53" w:author="Fabio Cruz Sanchez" w:date="2026-08-18T08:42:00Z" w16du:dateUtc="2026-08-18T06:42:00Z">
              <w:r w:rsidR="007F5EF5" w:rsidDel="00DB477F">
                <w:rPr>
                  <w:rFonts w:ascii="Arial" w:hAnsi="Arial" w:cs="Arial"/>
                </w:rPr>
                <w:delText>UNAL</w:delText>
              </w:r>
            </w:del>
            <w:ins w:id="54" w:author="Fabio Cruz Sanchez" w:date="2026-08-18T08:42:00Z" w16du:dateUtc="2026-08-18T06:42:00Z">
              <w:r w:rsidR="00DB477F">
                <w:rPr>
                  <w:rFonts w:ascii="Arial" w:hAnsi="Arial" w:cs="Arial"/>
                </w:rPr>
                <w:t>UWO</w:t>
              </w:r>
            </w:ins>
            <w:r>
              <w:rPr>
                <w:rFonts w:ascii="Arial" w:hAnsi="Arial" w:cs="Arial"/>
              </w:rPr>
              <w:t xml:space="preserve"> a l’obligation de souscrire une assurance </w:t>
            </w:r>
            <w:r>
              <w:rPr>
                <w:rFonts w:ascii="Arial" w:hAnsi="Arial" w:cs="Arial"/>
              </w:rPr>
              <w:lastRenderedPageBreak/>
              <w:t xml:space="preserve">en responsabilité civile, incendie et dégâts des eaux. Une attestation d’assurance sera fournie à l’UL. </w:t>
            </w:r>
            <w:r w:rsidR="007F5EF5">
              <w:rPr>
                <w:rFonts w:ascii="Arial" w:hAnsi="Arial" w:cs="Arial"/>
              </w:rPr>
              <w:t>L’</w:t>
            </w:r>
            <w:del w:id="55" w:author="Fabio Cruz Sanchez" w:date="2026-08-18T08:42:00Z" w16du:dateUtc="2026-08-18T06:42:00Z">
              <w:r w:rsidR="007F5EF5" w:rsidDel="00DB477F">
                <w:rPr>
                  <w:rFonts w:ascii="Arial" w:hAnsi="Arial" w:cs="Arial"/>
                </w:rPr>
                <w:delText>UNAL</w:delText>
              </w:r>
            </w:del>
            <w:ins w:id="56" w:author="Fabio Cruz Sanchez" w:date="2026-08-18T08:42:00Z" w16du:dateUtc="2026-08-18T06:42:00Z">
              <w:r w:rsidR="00DB477F">
                <w:rPr>
                  <w:rFonts w:ascii="Arial" w:hAnsi="Arial" w:cs="Arial"/>
                </w:rPr>
                <w:t>UWO</w:t>
              </w:r>
            </w:ins>
            <w:r>
              <w:rPr>
                <w:rFonts w:ascii="Arial" w:hAnsi="Arial" w:cs="Arial"/>
              </w:rPr>
              <w:t xml:space="preserve"> s’assurera également que la Personne Accueillie est titulaire d’une assurance en responsabilité civile. </w:t>
            </w:r>
          </w:p>
          <w:p w14:paraId="210FA268" w14:textId="77777777" w:rsidR="00C95506" w:rsidRPr="001715FD" w:rsidRDefault="00C95506" w:rsidP="00D66DE1">
            <w:pPr>
              <w:jc w:val="both"/>
              <w:rPr>
                <w:rFonts w:ascii="Arial" w:hAnsi="Arial" w:cs="Arial"/>
              </w:rPr>
            </w:pPr>
          </w:p>
          <w:p w14:paraId="6773BBAF" w14:textId="77777777" w:rsidR="002553A1" w:rsidRPr="001715FD" w:rsidRDefault="002553A1" w:rsidP="00D66DE1">
            <w:pPr>
              <w:jc w:val="both"/>
              <w:rPr>
                <w:rFonts w:ascii="Arial" w:hAnsi="Arial" w:cs="Arial"/>
              </w:rPr>
            </w:pPr>
          </w:p>
          <w:p w14:paraId="7C8F28BD" w14:textId="77777777" w:rsidR="00294590" w:rsidRPr="001715FD" w:rsidRDefault="00294590" w:rsidP="00D66DE1">
            <w:pPr>
              <w:jc w:val="both"/>
              <w:rPr>
                <w:rFonts w:ascii="Arial" w:hAnsi="Arial" w:cs="Arial"/>
                <w:b/>
              </w:rPr>
            </w:pPr>
            <w:r w:rsidRPr="001715FD">
              <w:rPr>
                <w:rFonts w:ascii="Arial" w:hAnsi="Arial" w:cs="Arial"/>
                <w:b/>
              </w:rPr>
              <w:t>ARTICLE 3 – RESPONSABLES SCIENTIFIQUES</w:t>
            </w:r>
          </w:p>
          <w:p w14:paraId="1B1AE548" w14:textId="77777777" w:rsidR="00294590" w:rsidRPr="001715FD" w:rsidRDefault="00294590" w:rsidP="00D66DE1">
            <w:pPr>
              <w:jc w:val="both"/>
              <w:rPr>
                <w:rFonts w:ascii="Arial" w:hAnsi="Arial" w:cs="Arial"/>
                <w:highlight w:val="green"/>
              </w:rPr>
            </w:pPr>
          </w:p>
          <w:p w14:paraId="71DAB021" w14:textId="77777777" w:rsidR="00294590" w:rsidRPr="001715FD" w:rsidRDefault="00294590" w:rsidP="00D66DE1">
            <w:pPr>
              <w:jc w:val="both"/>
              <w:rPr>
                <w:rFonts w:ascii="Arial" w:hAnsi="Arial" w:cs="Arial"/>
              </w:rPr>
            </w:pPr>
            <w:r w:rsidRPr="001715FD">
              <w:rPr>
                <w:rFonts w:ascii="Arial" w:hAnsi="Arial" w:cs="Arial"/>
              </w:rPr>
              <w:t xml:space="preserve">Les responsables du suivi de la présente convention sont : </w:t>
            </w:r>
          </w:p>
          <w:p w14:paraId="6DA3CBEF" w14:textId="385BF15D" w:rsidR="00294590" w:rsidRPr="001715FD" w:rsidRDefault="00294590" w:rsidP="00D66DE1">
            <w:pPr>
              <w:jc w:val="both"/>
              <w:rPr>
                <w:rFonts w:ascii="Arial" w:hAnsi="Arial" w:cs="Arial"/>
              </w:rPr>
            </w:pPr>
            <w:r w:rsidRPr="001715FD">
              <w:rPr>
                <w:rFonts w:ascii="Arial" w:hAnsi="Arial" w:cs="Arial"/>
              </w:rPr>
              <w:t xml:space="preserve">Pour </w:t>
            </w:r>
            <w:r w:rsidR="00BA1C40">
              <w:rPr>
                <w:rFonts w:ascii="Arial" w:hAnsi="Arial" w:cs="Arial"/>
              </w:rPr>
              <w:t>l’UL</w:t>
            </w:r>
            <w:r w:rsidR="00B8082C">
              <w:rPr>
                <w:rFonts w:ascii="Arial" w:hAnsi="Arial" w:cs="Arial"/>
              </w:rPr>
              <w:t xml:space="preserve"> : </w:t>
            </w:r>
            <w:r w:rsidR="005C01D2">
              <w:rPr>
                <w:rFonts w:ascii="Arial" w:hAnsi="Arial" w:cs="Arial"/>
              </w:rPr>
              <w:t>Mauricio CARMAGO PARDO</w:t>
            </w:r>
          </w:p>
          <w:p w14:paraId="3FD38A08" w14:textId="6050F648" w:rsidR="00294590" w:rsidRPr="001715FD" w:rsidRDefault="00294590" w:rsidP="00D66DE1">
            <w:pPr>
              <w:jc w:val="both"/>
              <w:rPr>
                <w:rFonts w:ascii="Arial" w:hAnsi="Arial" w:cs="Arial"/>
              </w:rPr>
            </w:pPr>
            <w:r w:rsidRPr="001715FD">
              <w:rPr>
                <w:rFonts w:ascii="Arial" w:hAnsi="Arial" w:cs="Arial"/>
              </w:rPr>
              <w:t xml:space="preserve">Téléphone : </w:t>
            </w:r>
            <w:r w:rsidR="005C01D2" w:rsidRPr="005C01D2">
              <w:rPr>
                <w:rFonts w:ascii="Arial" w:hAnsi="Arial" w:cs="Arial"/>
              </w:rPr>
              <w:t>+33 3 72 74 35 52</w:t>
            </w:r>
          </w:p>
          <w:p w14:paraId="316338A3" w14:textId="7982F184" w:rsidR="00294590" w:rsidRPr="001715FD" w:rsidRDefault="00294590" w:rsidP="00D66DE1">
            <w:pPr>
              <w:jc w:val="both"/>
              <w:rPr>
                <w:rFonts w:ascii="Arial" w:hAnsi="Arial" w:cs="Arial"/>
              </w:rPr>
            </w:pPr>
            <w:r w:rsidRPr="001715FD">
              <w:rPr>
                <w:rFonts w:ascii="Arial" w:hAnsi="Arial" w:cs="Arial"/>
              </w:rPr>
              <w:t xml:space="preserve">Adresse électronique: </w:t>
            </w:r>
            <w:hyperlink r:id="rId12" w:history="1">
              <w:r w:rsidR="005C01D2" w:rsidRPr="00ED7FDF">
                <w:rPr>
                  <w:rStyle w:val="Lienhypertexte"/>
                  <w:rFonts w:ascii="Arial" w:hAnsi="Arial" w:cs="Arial"/>
                </w:rPr>
                <w:t>mauricio.camargo@univ-lorraine.fr</w:t>
              </w:r>
            </w:hyperlink>
            <w:r w:rsidR="005C01D2">
              <w:rPr>
                <w:rFonts w:ascii="Arial" w:hAnsi="Arial" w:cs="Arial"/>
              </w:rPr>
              <w:t xml:space="preserve"> </w:t>
            </w:r>
          </w:p>
          <w:p w14:paraId="468095FD" w14:textId="77777777" w:rsidR="00294590" w:rsidRPr="001715FD" w:rsidRDefault="00294590" w:rsidP="00D66DE1">
            <w:pPr>
              <w:jc w:val="both"/>
              <w:rPr>
                <w:rFonts w:ascii="Arial" w:hAnsi="Arial" w:cs="Arial"/>
              </w:rPr>
            </w:pPr>
            <w:r w:rsidRPr="001715FD">
              <w:rPr>
                <w:rFonts w:ascii="Arial" w:hAnsi="Arial" w:cs="Arial"/>
              </w:rPr>
              <w:t xml:space="preserve"> </w:t>
            </w:r>
          </w:p>
          <w:p w14:paraId="4E06DD68" w14:textId="2E79D5BD" w:rsidR="00294590" w:rsidRPr="001715FD" w:rsidRDefault="00294590" w:rsidP="00D66DE1">
            <w:pPr>
              <w:jc w:val="both"/>
              <w:rPr>
                <w:rFonts w:ascii="Arial" w:hAnsi="Arial" w:cs="Arial"/>
                <w:highlight w:val="yellow"/>
              </w:rPr>
            </w:pPr>
            <w:r w:rsidRPr="001715FD">
              <w:rPr>
                <w:rFonts w:ascii="Arial" w:hAnsi="Arial" w:cs="Arial"/>
              </w:rPr>
              <w:t xml:space="preserve">Pour </w:t>
            </w:r>
            <w:r w:rsidR="005C01D2">
              <w:rPr>
                <w:rFonts w:ascii="Arial" w:hAnsi="Arial" w:cs="Arial"/>
              </w:rPr>
              <w:t>l’</w:t>
            </w:r>
            <w:del w:id="57" w:author="Fabio Cruz Sanchez" w:date="2026-08-18T08:42:00Z" w16du:dateUtc="2026-08-18T06:42:00Z">
              <w:r w:rsidR="005C01D2" w:rsidDel="00521CAB">
                <w:rPr>
                  <w:rFonts w:ascii="Arial" w:hAnsi="Arial" w:cs="Arial"/>
                </w:rPr>
                <w:delText>UNAL</w:delText>
              </w:r>
            </w:del>
            <w:ins w:id="58" w:author="Fabio Cruz Sanchez" w:date="2026-08-18T08:42:00Z" w16du:dateUtc="2026-08-18T06:42:00Z">
              <w:r w:rsidR="00521CAB">
                <w:rPr>
                  <w:rFonts w:ascii="Arial" w:hAnsi="Arial" w:cs="Arial"/>
                </w:rPr>
                <w:t>UWO</w:t>
              </w:r>
            </w:ins>
            <w:r w:rsidRPr="001715FD">
              <w:rPr>
                <w:rFonts w:ascii="Arial" w:hAnsi="Arial" w:cs="Arial"/>
              </w:rPr>
              <w:t xml:space="preserve"> : </w:t>
            </w:r>
            <w:del w:id="59" w:author="Fabio Cruz Sanchez" w:date="2026-08-18T08:53:00Z" w16du:dateUtc="2026-08-18T06:53:00Z">
              <w:r w:rsidR="007F5EF5" w:rsidRPr="007F5EF5" w:rsidDel="00E4793E">
                <w:rPr>
                  <w:rFonts w:ascii="Arial" w:hAnsi="Arial" w:cs="Arial"/>
                </w:rPr>
                <w:delText xml:space="preserve">Paulo </w:delText>
              </w:r>
            </w:del>
            <w:ins w:id="60" w:author="Fabio Cruz Sanchez" w:date="2026-08-18T08:53:00Z" w16du:dateUtc="2026-08-18T06:53:00Z">
              <w:r w:rsidR="00E4793E">
                <w:rPr>
                  <w:rFonts w:ascii="Arial" w:hAnsi="Arial" w:cs="Arial"/>
                </w:rPr>
                <w:t>Joshua Pearce</w:t>
              </w:r>
            </w:ins>
            <w:del w:id="61" w:author="Fabio Cruz Sanchez" w:date="2026-08-18T08:53:00Z" w16du:dateUtc="2026-08-18T06:53:00Z">
              <w:r w:rsidR="007F5EF5" w:rsidRPr="007F5EF5" w:rsidDel="00E4793E">
                <w:rPr>
                  <w:rFonts w:ascii="Arial" w:hAnsi="Arial" w:cs="Arial"/>
                </w:rPr>
                <w:delText>César NARVAEZ RINCON</w:delText>
              </w:r>
            </w:del>
          </w:p>
          <w:p w14:paraId="7868B818" w14:textId="77777777" w:rsidR="00294590" w:rsidRPr="001715FD" w:rsidRDefault="00294590" w:rsidP="00D66DE1">
            <w:pPr>
              <w:jc w:val="both"/>
              <w:rPr>
                <w:rFonts w:ascii="Arial" w:hAnsi="Arial" w:cs="Arial"/>
              </w:rPr>
            </w:pPr>
            <w:r w:rsidRPr="001715FD">
              <w:rPr>
                <w:rFonts w:ascii="Arial" w:hAnsi="Arial" w:cs="Arial"/>
              </w:rPr>
              <w:t xml:space="preserve">Téléphone : </w:t>
            </w:r>
            <w:r w:rsidRPr="001715FD">
              <w:rPr>
                <w:rFonts w:ascii="Arial" w:hAnsi="Arial" w:cs="Arial"/>
                <w:highlight w:val="yellow"/>
              </w:rPr>
              <w:t>………...</w:t>
            </w:r>
          </w:p>
          <w:p w14:paraId="060EFF8F" w14:textId="2F76D640" w:rsidR="00C95506" w:rsidRPr="00446B0F" w:rsidRDefault="00294590" w:rsidP="00D66DE1">
            <w:pPr>
              <w:jc w:val="both"/>
              <w:rPr>
                <w:rFonts w:ascii="Arial" w:hAnsi="Arial" w:cs="Arial"/>
                <w:highlight w:val="yellow"/>
              </w:rPr>
            </w:pPr>
            <w:r w:rsidRPr="001715FD">
              <w:rPr>
                <w:rFonts w:ascii="Arial" w:hAnsi="Arial" w:cs="Arial"/>
              </w:rPr>
              <w:t xml:space="preserve">Adresse électronique : </w:t>
            </w:r>
            <w:ins w:id="62" w:author="Fabio Cruz Sanchez" w:date="2026-08-18T08:54:00Z" w16du:dateUtc="2026-08-18T06:54:00Z">
              <w:r w:rsidR="00E4793E" w:rsidRPr="00E4793E">
                <w:rPr>
                  <w:rFonts w:ascii="Arial" w:hAnsi="Arial" w:cs="Arial"/>
                </w:rPr>
                <w:t>joshua.pearce@uwo.ca</w:t>
              </w:r>
            </w:ins>
            <w:del w:id="63" w:author="Fabio Cruz Sanchez" w:date="2026-08-18T08:54:00Z" w16du:dateUtc="2026-08-18T06:54:00Z">
              <w:r w:rsidRPr="001715FD" w:rsidDel="00E4793E">
                <w:rPr>
                  <w:rFonts w:ascii="Arial" w:hAnsi="Arial" w:cs="Arial"/>
                  <w:highlight w:val="yellow"/>
                </w:rPr>
                <w:delText>…………….</w:delText>
              </w:r>
            </w:del>
          </w:p>
          <w:p w14:paraId="43BBDF83" w14:textId="77777777" w:rsidR="00E13A6E" w:rsidRPr="001715FD" w:rsidRDefault="00E13A6E" w:rsidP="00D66DE1">
            <w:pPr>
              <w:jc w:val="both"/>
              <w:rPr>
                <w:rFonts w:ascii="Arial" w:hAnsi="Arial" w:cs="Arial"/>
                <w:b/>
                <w:bCs/>
              </w:rPr>
            </w:pPr>
          </w:p>
          <w:p w14:paraId="086EBD29" w14:textId="16CAB5BB" w:rsidR="00C95506" w:rsidRPr="001715FD" w:rsidRDefault="00C95506" w:rsidP="00D66DE1">
            <w:pPr>
              <w:jc w:val="both"/>
              <w:rPr>
                <w:rFonts w:ascii="Arial" w:hAnsi="Arial" w:cs="Arial"/>
                <w:b/>
                <w:bCs/>
              </w:rPr>
            </w:pPr>
            <w:r w:rsidRPr="001715FD">
              <w:rPr>
                <w:rFonts w:ascii="Arial" w:hAnsi="Arial" w:cs="Arial"/>
                <w:b/>
                <w:bCs/>
              </w:rPr>
              <w:t xml:space="preserve">ARTICLE </w:t>
            </w:r>
            <w:r w:rsidR="00294590" w:rsidRPr="001715FD">
              <w:rPr>
                <w:rFonts w:ascii="Arial" w:hAnsi="Arial" w:cs="Arial"/>
                <w:b/>
                <w:bCs/>
              </w:rPr>
              <w:t xml:space="preserve">4 </w:t>
            </w:r>
            <w:r w:rsidRPr="001715FD">
              <w:rPr>
                <w:rFonts w:ascii="Arial" w:hAnsi="Arial" w:cs="Arial"/>
                <w:b/>
                <w:bCs/>
              </w:rPr>
              <w:t xml:space="preserve">– PROPRIETE INTELLECTUELLE </w:t>
            </w:r>
          </w:p>
          <w:p w14:paraId="1B5B87D1" w14:textId="77777777" w:rsidR="00FF2951" w:rsidRPr="001715FD" w:rsidRDefault="00FF2951" w:rsidP="00D66DE1">
            <w:pPr>
              <w:rPr>
                <w:rFonts w:ascii="Arial" w:hAnsi="Arial" w:cs="Arial"/>
                <w:b/>
              </w:rPr>
            </w:pPr>
          </w:p>
          <w:p w14:paraId="21762010" w14:textId="2E71F6EC" w:rsidR="008D37DE" w:rsidRPr="001715FD" w:rsidRDefault="008D37DE" w:rsidP="00D66DE1">
            <w:pPr>
              <w:jc w:val="both"/>
              <w:rPr>
                <w:rFonts w:ascii="Arial" w:hAnsi="Arial" w:cs="Arial"/>
              </w:rPr>
            </w:pPr>
            <w:r w:rsidRPr="001715FD">
              <w:rPr>
                <w:rFonts w:ascii="Arial" w:hAnsi="Arial" w:cs="Arial"/>
              </w:rPr>
              <w:t xml:space="preserve">Pour les besoins de la présente convention, on entend par « Connaissances Propres » </w:t>
            </w:r>
            <w:r w:rsidR="002553A1" w:rsidRPr="001715FD">
              <w:rPr>
                <w:rFonts w:ascii="Arial" w:hAnsi="Arial" w:cs="Arial"/>
              </w:rPr>
              <w:t xml:space="preserve">, toute connaissance, susceptible d’être protégée ou non par un droit de Propriété Intellectuelle, détenue et/ou développée par une Partie antérieurement à la présente convention et/ou obtenue indépendamment de l’exécution </w:t>
            </w:r>
            <w:r w:rsidR="00E13A6E" w:rsidRPr="001715FD">
              <w:rPr>
                <w:rFonts w:ascii="Arial" w:hAnsi="Arial" w:cs="Arial"/>
              </w:rPr>
              <w:t>de la présente convention</w:t>
            </w:r>
            <w:r w:rsidR="002553A1" w:rsidRPr="001715FD">
              <w:rPr>
                <w:rFonts w:ascii="Arial" w:hAnsi="Arial" w:cs="Arial"/>
              </w:rPr>
              <w:t xml:space="preserve"> tel que, notamment mais non limitativement, donnée, base de données, œuvre, logiciels, documents, informations, connaissances techniques ou de tout autre nature, savoir-faire, marques, dessins et modèles.</w:t>
            </w:r>
          </w:p>
          <w:p w14:paraId="4BB8D60F" w14:textId="77777777" w:rsidR="008D37DE" w:rsidRPr="001715FD" w:rsidRDefault="008D37DE" w:rsidP="00D66DE1">
            <w:pPr>
              <w:jc w:val="both"/>
              <w:rPr>
                <w:rFonts w:ascii="Arial" w:hAnsi="Arial" w:cs="Arial"/>
              </w:rPr>
            </w:pPr>
          </w:p>
          <w:p w14:paraId="0CF8EBE6" w14:textId="349AB89B" w:rsidR="008A319C" w:rsidRPr="001715FD" w:rsidRDefault="008A319C" w:rsidP="00D66DE1">
            <w:pPr>
              <w:jc w:val="both"/>
              <w:rPr>
                <w:rFonts w:ascii="Arial" w:hAnsi="Arial" w:cs="Arial"/>
                <w:highlight w:val="green"/>
              </w:rPr>
            </w:pPr>
            <w:r w:rsidRPr="001715FD">
              <w:rPr>
                <w:rFonts w:ascii="Arial" w:hAnsi="Arial" w:cs="Arial"/>
              </w:rPr>
              <w:t xml:space="preserve">Pour les besoins de la présente convention, on entend par « Résultats » </w:t>
            </w:r>
            <w:r w:rsidR="00B8082C">
              <w:rPr>
                <w:rFonts w:ascii="Arial" w:hAnsi="Arial" w:cs="Arial"/>
              </w:rPr>
              <w:t>l’</w:t>
            </w:r>
            <w:r w:rsidR="002553A1" w:rsidRPr="001715FD">
              <w:rPr>
                <w:rFonts w:ascii="Arial" w:hAnsi="Arial" w:cs="Arial"/>
              </w:rPr>
              <w:t>ensemble des informations, œuvres, études théoriques et analyses, rapport final, inventions, innovations, résultats d'essais ou de calcul, protégeables ou non par un titre de propriété intellectuelle, conçus ou développés dans le cadre ou à l’occasion de la présente convention.</w:t>
            </w:r>
          </w:p>
          <w:p w14:paraId="447E7FFD" w14:textId="77777777" w:rsidR="008D37DE" w:rsidRPr="001715FD" w:rsidRDefault="008D37DE" w:rsidP="00D66DE1">
            <w:pPr>
              <w:jc w:val="both"/>
              <w:rPr>
                <w:rFonts w:ascii="Arial" w:hAnsi="Arial" w:cs="Arial"/>
              </w:rPr>
            </w:pPr>
          </w:p>
          <w:p w14:paraId="73223295" w14:textId="5F1ED469" w:rsidR="00834C0D" w:rsidRPr="001715FD" w:rsidRDefault="00834C0D" w:rsidP="00D66DE1">
            <w:pPr>
              <w:jc w:val="both"/>
              <w:rPr>
                <w:rFonts w:ascii="Arial" w:hAnsi="Arial" w:cs="Arial"/>
              </w:rPr>
            </w:pPr>
            <w:r w:rsidRPr="001715FD">
              <w:rPr>
                <w:rFonts w:ascii="Arial" w:hAnsi="Arial" w:cs="Arial"/>
              </w:rPr>
              <w:t xml:space="preserve">Les </w:t>
            </w:r>
            <w:r w:rsidR="008D37DE" w:rsidRPr="001715FD">
              <w:rPr>
                <w:rFonts w:ascii="Arial" w:hAnsi="Arial" w:cs="Arial"/>
              </w:rPr>
              <w:t>Connaissances Propres</w:t>
            </w:r>
            <w:r w:rsidRPr="001715FD">
              <w:rPr>
                <w:rFonts w:ascii="Arial" w:hAnsi="Arial" w:cs="Arial"/>
              </w:rPr>
              <w:t xml:space="preserve"> appartiennent à la Partie qui les a obtenus. Les Parties restent notamment propriétaires de leur savoir-faire respectifs antérieurs mis en œuvre et/ou développés par elles au cours de la présente convention. L’autre Partie ne reçoit sur les brevets, le savoir-faire et/ou tout autre titre de propriété intellectuelle et/ou industriel aucun droit du fait de la présente convention.</w:t>
            </w:r>
          </w:p>
          <w:p w14:paraId="01FB7BF0" w14:textId="77777777" w:rsidR="00834C0D" w:rsidRPr="001715FD" w:rsidRDefault="00834C0D" w:rsidP="00D66DE1">
            <w:pPr>
              <w:jc w:val="both"/>
              <w:rPr>
                <w:rFonts w:ascii="Arial" w:hAnsi="Arial" w:cs="Arial"/>
              </w:rPr>
            </w:pPr>
          </w:p>
          <w:p w14:paraId="1162FA29" w14:textId="097931FD" w:rsidR="00B8082C" w:rsidRDefault="00B8082C" w:rsidP="00D66DE1">
            <w:pPr>
              <w:jc w:val="both"/>
              <w:rPr>
                <w:rFonts w:ascii="Arial" w:hAnsi="Arial" w:cs="Arial"/>
              </w:rPr>
            </w:pPr>
            <w:r>
              <w:rPr>
                <w:rFonts w:ascii="Arial" w:hAnsi="Arial" w:cs="Arial"/>
              </w:rPr>
              <w:t>La Personne Accueillie</w:t>
            </w:r>
            <w:r w:rsidR="00AD236C" w:rsidRPr="001715FD">
              <w:rPr>
                <w:rFonts w:ascii="Arial" w:hAnsi="Arial" w:cs="Arial"/>
              </w:rPr>
              <w:t xml:space="preserve"> bénéficie lors de son séjour </w:t>
            </w:r>
            <w:r w:rsidR="00F8704C">
              <w:rPr>
                <w:rFonts w:ascii="Arial" w:hAnsi="Arial" w:cs="Arial"/>
              </w:rPr>
              <w:t>d’un accès à</w:t>
            </w:r>
            <w:r w:rsidR="00AD236C" w:rsidRPr="001715FD">
              <w:rPr>
                <w:rFonts w:ascii="Arial" w:hAnsi="Arial" w:cs="Arial"/>
              </w:rPr>
              <w:t xml:space="preserve"> l’environnement scientifique, technique et mat</w:t>
            </w:r>
            <w:r w:rsidR="00C87C6B" w:rsidRPr="001715FD">
              <w:rPr>
                <w:rFonts w:ascii="Arial" w:hAnsi="Arial" w:cs="Arial"/>
              </w:rPr>
              <w:t>ériel d</w:t>
            </w:r>
            <w:r w:rsidR="00D774A9" w:rsidRPr="001715FD">
              <w:rPr>
                <w:rFonts w:ascii="Arial" w:hAnsi="Arial" w:cs="Arial"/>
              </w:rPr>
              <w:t>u Laboratoire</w:t>
            </w:r>
            <w:r w:rsidR="00AD236C" w:rsidRPr="001715FD">
              <w:rPr>
                <w:rFonts w:ascii="Arial" w:hAnsi="Arial" w:cs="Arial"/>
              </w:rPr>
              <w:t xml:space="preserve">, ainsi </w:t>
            </w:r>
            <w:r w:rsidR="00F8704C">
              <w:rPr>
                <w:rFonts w:ascii="Arial" w:hAnsi="Arial" w:cs="Arial"/>
              </w:rPr>
              <w:t>qu’</w:t>
            </w:r>
            <w:r w:rsidR="00AD236C" w:rsidRPr="001715FD">
              <w:rPr>
                <w:rFonts w:ascii="Arial" w:hAnsi="Arial" w:cs="Arial"/>
              </w:rPr>
              <w:t xml:space="preserve">au savoir-faire du personnel </w:t>
            </w:r>
            <w:r w:rsidR="00D774A9" w:rsidRPr="001715FD">
              <w:rPr>
                <w:rFonts w:ascii="Arial" w:hAnsi="Arial" w:cs="Arial"/>
              </w:rPr>
              <w:t>du Laboratoire</w:t>
            </w:r>
            <w:r w:rsidR="00AD236C" w:rsidRPr="001715FD">
              <w:rPr>
                <w:rFonts w:ascii="Arial" w:hAnsi="Arial" w:cs="Arial"/>
              </w:rPr>
              <w:t>.</w:t>
            </w:r>
            <w:r w:rsidR="00F8704C">
              <w:rPr>
                <w:rFonts w:ascii="Arial" w:hAnsi="Arial" w:cs="Arial"/>
              </w:rPr>
              <w:t xml:space="preserve"> </w:t>
            </w:r>
            <w:r w:rsidR="00F8704C" w:rsidRPr="00F8704C">
              <w:rPr>
                <w:rFonts w:ascii="Arial" w:hAnsi="Arial" w:cs="Arial"/>
              </w:rPr>
              <w:t xml:space="preserve">Ces accès physiques et virtuels sont limités au </w:t>
            </w:r>
            <w:r w:rsidR="00D2478B">
              <w:rPr>
                <w:rFonts w:ascii="Arial" w:hAnsi="Arial" w:cs="Arial"/>
              </w:rPr>
              <w:t>strict</w:t>
            </w:r>
            <w:r w:rsidR="00F8704C" w:rsidRPr="00F8704C">
              <w:rPr>
                <w:rFonts w:ascii="Arial" w:hAnsi="Arial" w:cs="Arial"/>
              </w:rPr>
              <w:t xml:space="preserve"> nécessaire pour la réalisation de </w:t>
            </w:r>
            <w:r w:rsidR="00BA1C40">
              <w:rPr>
                <w:rFonts w:ascii="Arial" w:hAnsi="Arial" w:cs="Arial"/>
              </w:rPr>
              <w:t>l’Etude</w:t>
            </w:r>
            <w:r w:rsidR="00F8704C" w:rsidRPr="00F8704C">
              <w:rPr>
                <w:rFonts w:ascii="Arial" w:hAnsi="Arial" w:cs="Arial"/>
              </w:rPr>
              <w:t xml:space="preserve">. </w:t>
            </w:r>
          </w:p>
          <w:p w14:paraId="460AD7C2" w14:textId="383DD21C" w:rsidR="00FF2951" w:rsidRDefault="00FF2951" w:rsidP="00D66DE1">
            <w:pPr>
              <w:rPr>
                <w:rFonts w:ascii="Arial" w:hAnsi="Arial" w:cs="Arial"/>
              </w:rPr>
            </w:pPr>
          </w:p>
          <w:p w14:paraId="36B25AF5" w14:textId="48D7CEB4" w:rsidR="00B8082C" w:rsidRDefault="00B8082C" w:rsidP="00B8082C">
            <w:pPr>
              <w:jc w:val="both"/>
              <w:rPr>
                <w:rFonts w:ascii="Arial" w:hAnsi="Arial" w:cs="Arial"/>
              </w:rPr>
            </w:pPr>
            <w:r>
              <w:rPr>
                <w:rFonts w:ascii="Arial" w:hAnsi="Arial" w:cs="Arial"/>
              </w:rPr>
              <w:t xml:space="preserve">D’un commun accord, les Parties reconnaissent que les Résultats issus de l’Etude appartiennent conjointement à </w:t>
            </w:r>
            <w:r w:rsidR="007F5EF5">
              <w:rPr>
                <w:rFonts w:ascii="Arial" w:hAnsi="Arial" w:cs="Arial"/>
              </w:rPr>
              <w:t>l’</w:t>
            </w:r>
            <w:del w:id="64" w:author="Fabio Cruz Sanchez" w:date="2026-08-18T08:42:00Z" w16du:dateUtc="2026-08-18T06:42:00Z">
              <w:r w:rsidR="007F5EF5" w:rsidDel="00521CAB">
                <w:rPr>
                  <w:rFonts w:ascii="Arial" w:hAnsi="Arial" w:cs="Arial"/>
                </w:rPr>
                <w:delText>UNAL</w:delText>
              </w:r>
            </w:del>
            <w:ins w:id="65" w:author="Fabio Cruz Sanchez" w:date="2026-08-18T08:42:00Z" w16du:dateUtc="2026-08-18T06:42:00Z">
              <w:r w:rsidR="00521CAB">
                <w:rPr>
                  <w:rFonts w:ascii="Arial" w:hAnsi="Arial" w:cs="Arial"/>
                </w:rPr>
                <w:t>UWO</w:t>
              </w:r>
            </w:ins>
            <w:r>
              <w:rPr>
                <w:rFonts w:ascii="Arial" w:hAnsi="Arial" w:cs="Arial"/>
              </w:rPr>
              <w:t xml:space="preserve"> et à l’UL en fonction de leurs apports intellectuels</w:t>
            </w:r>
            <w:r w:rsidR="0082010B">
              <w:rPr>
                <w:rFonts w:ascii="Arial" w:hAnsi="Arial" w:cs="Arial"/>
              </w:rPr>
              <w:t xml:space="preserve"> et financiers</w:t>
            </w:r>
            <w:r>
              <w:rPr>
                <w:rFonts w:ascii="Arial" w:hAnsi="Arial" w:cs="Arial"/>
              </w:rPr>
              <w:t xml:space="preserve"> respectifs dans lesdits Résultats. </w:t>
            </w:r>
          </w:p>
          <w:p w14:paraId="70BCF724" w14:textId="1C622288" w:rsidR="00B8082C" w:rsidRDefault="00B8082C" w:rsidP="00B8082C">
            <w:pPr>
              <w:jc w:val="both"/>
              <w:rPr>
                <w:rFonts w:ascii="Arial" w:hAnsi="Arial" w:cs="Arial"/>
              </w:rPr>
            </w:pPr>
          </w:p>
          <w:p w14:paraId="7BD37805" w14:textId="7E3E384C" w:rsidR="00B8082C" w:rsidRDefault="00B8082C" w:rsidP="00B8082C">
            <w:pPr>
              <w:jc w:val="both"/>
              <w:rPr>
                <w:rFonts w:ascii="Arial" w:hAnsi="Arial" w:cs="Arial"/>
              </w:rPr>
            </w:pPr>
            <w:r>
              <w:rPr>
                <w:rFonts w:ascii="Arial" w:hAnsi="Arial" w:cs="Arial"/>
              </w:rPr>
              <w:t xml:space="preserve">La Personne Accueillie s’engage à informer immédiatement les responsables scientifiques du Laboratoire et de </w:t>
            </w:r>
            <w:r w:rsidR="005C01D2">
              <w:rPr>
                <w:rFonts w:ascii="Arial" w:hAnsi="Arial" w:cs="Arial"/>
              </w:rPr>
              <w:t>l’</w:t>
            </w:r>
            <w:del w:id="66" w:author="Fabio Cruz Sanchez" w:date="2026-08-18T08:42:00Z" w16du:dateUtc="2026-08-18T06:42:00Z">
              <w:r w:rsidR="005C01D2" w:rsidDel="00521CAB">
                <w:rPr>
                  <w:rFonts w:ascii="Arial" w:hAnsi="Arial" w:cs="Arial"/>
                </w:rPr>
                <w:delText>UNAL</w:delText>
              </w:r>
            </w:del>
            <w:ins w:id="67" w:author="Fabio Cruz Sanchez" w:date="2026-08-18T08:42:00Z" w16du:dateUtc="2026-08-18T06:42:00Z">
              <w:r w:rsidR="00521CAB">
                <w:rPr>
                  <w:rFonts w:ascii="Arial" w:hAnsi="Arial" w:cs="Arial"/>
                </w:rPr>
                <w:t>UWO</w:t>
              </w:r>
            </w:ins>
            <w:r>
              <w:rPr>
                <w:rFonts w:ascii="Arial" w:hAnsi="Arial" w:cs="Arial"/>
              </w:rPr>
              <w:t xml:space="preserve"> </w:t>
            </w:r>
            <w:r w:rsidR="00735F43">
              <w:rPr>
                <w:rFonts w:ascii="Arial" w:hAnsi="Arial" w:cs="Arial"/>
              </w:rPr>
              <w:t xml:space="preserve">des Résultats </w:t>
            </w:r>
            <w:r>
              <w:rPr>
                <w:rFonts w:ascii="Arial" w:hAnsi="Arial" w:cs="Arial"/>
              </w:rPr>
              <w:t>qu’</w:t>
            </w:r>
            <w:r w:rsidR="005C01D2">
              <w:rPr>
                <w:rFonts w:ascii="Arial" w:hAnsi="Arial" w:cs="Arial"/>
              </w:rPr>
              <w:t>il</w:t>
            </w:r>
            <w:r>
              <w:rPr>
                <w:rFonts w:ascii="Arial" w:hAnsi="Arial" w:cs="Arial"/>
              </w:rPr>
              <w:t xml:space="preserve"> obtient ou contribue à obtenir pendant son séjour au sein du Laboratoire</w:t>
            </w:r>
            <w:r w:rsidR="00D2478B">
              <w:rPr>
                <w:rFonts w:ascii="Arial" w:hAnsi="Arial" w:cs="Arial"/>
              </w:rPr>
              <w:t xml:space="preserve"> (description de l’invention ou de la création et circonstances de la réalisation).</w:t>
            </w:r>
          </w:p>
          <w:p w14:paraId="72E647E6" w14:textId="146AE808" w:rsidR="00D2478B" w:rsidRDefault="00D2478B" w:rsidP="00B8082C">
            <w:pPr>
              <w:jc w:val="both"/>
              <w:rPr>
                <w:rFonts w:ascii="ArialMT" w:hAnsi="ArialMT" w:cs="ArialMT"/>
              </w:rPr>
            </w:pPr>
          </w:p>
          <w:p w14:paraId="6A636318" w14:textId="0AD5A569" w:rsidR="00735F43" w:rsidRDefault="00735F43" w:rsidP="00B8082C">
            <w:pPr>
              <w:jc w:val="both"/>
              <w:rPr>
                <w:rFonts w:ascii="Arial" w:hAnsi="Arial" w:cs="Arial"/>
              </w:rPr>
            </w:pPr>
            <w:r>
              <w:rPr>
                <w:rFonts w:ascii="Arial" w:hAnsi="Arial" w:cs="Arial"/>
              </w:rPr>
              <w:t xml:space="preserve">A l’issue de la présente convention, les Parties conviennent de se réunir pour dresser une liste de résultats obtenus dans le cadre de l’Etude. Un accord de copropriété définissant notamment les modalités de gestion de la copropriété sera signé entre les Parties dans les meilleurs délais, avant toute exploitation industrielle et/ou commerciale indirecte. </w:t>
            </w:r>
          </w:p>
          <w:p w14:paraId="7474AE0B" w14:textId="77777777" w:rsidR="00C95506" w:rsidRPr="001715FD" w:rsidRDefault="00C95506" w:rsidP="00D66DE1">
            <w:pPr>
              <w:rPr>
                <w:rFonts w:ascii="Arial" w:hAnsi="Arial" w:cs="Arial"/>
              </w:rPr>
            </w:pPr>
          </w:p>
          <w:p w14:paraId="3B45DEAC" w14:textId="77777777" w:rsidR="00C95506" w:rsidRPr="001715FD" w:rsidRDefault="00C95506" w:rsidP="00D66DE1">
            <w:pPr>
              <w:jc w:val="both"/>
              <w:rPr>
                <w:rFonts w:ascii="Arial" w:hAnsi="Arial" w:cs="Arial"/>
              </w:rPr>
            </w:pPr>
          </w:p>
          <w:p w14:paraId="027C3DEF" w14:textId="060F9FFA" w:rsidR="00C95506" w:rsidRPr="001715FD" w:rsidRDefault="00FF2951" w:rsidP="00D66DE1">
            <w:pPr>
              <w:jc w:val="both"/>
              <w:rPr>
                <w:rFonts w:ascii="Arial" w:hAnsi="Arial" w:cs="Arial"/>
                <w:b/>
                <w:bCs/>
                <w:caps/>
              </w:rPr>
            </w:pPr>
            <w:r w:rsidRPr="001715FD">
              <w:rPr>
                <w:rFonts w:ascii="Arial" w:hAnsi="Arial" w:cs="Arial"/>
                <w:b/>
                <w:bCs/>
                <w:caps/>
              </w:rPr>
              <w:t xml:space="preserve">Article </w:t>
            </w:r>
            <w:r w:rsidR="00E15846">
              <w:rPr>
                <w:rFonts w:ascii="Arial" w:hAnsi="Arial" w:cs="Arial"/>
                <w:b/>
                <w:bCs/>
                <w:caps/>
              </w:rPr>
              <w:t xml:space="preserve">5 </w:t>
            </w:r>
            <w:r w:rsidR="00C95506" w:rsidRPr="001715FD">
              <w:rPr>
                <w:rFonts w:ascii="Arial" w:hAnsi="Arial" w:cs="Arial"/>
                <w:b/>
                <w:bCs/>
                <w:caps/>
              </w:rPr>
              <w:t xml:space="preserve">– Secret – PUBLICATIONS </w:t>
            </w:r>
          </w:p>
          <w:p w14:paraId="7360BE4E" w14:textId="77777777" w:rsidR="00C95506" w:rsidRPr="001715FD" w:rsidRDefault="00C95506" w:rsidP="00D66DE1">
            <w:pPr>
              <w:jc w:val="both"/>
              <w:rPr>
                <w:rFonts w:ascii="Arial" w:hAnsi="Arial" w:cs="Arial"/>
              </w:rPr>
            </w:pPr>
          </w:p>
          <w:p w14:paraId="6171B74A" w14:textId="5BC3DC4E" w:rsidR="00FF2951" w:rsidRPr="001715FD" w:rsidRDefault="00E15846" w:rsidP="00D66DE1">
            <w:pPr>
              <w:jc w:val="both"/>
              <w:rPr>
                <w:rFonts w:ascii="Arial" w:hAnsi="Arial" w:cs="Arial"/>
                <w:b/>
                <w:bCs/>
              </w:rPr>
            </w:pPr>
            <w:r>
              <w:rPr>
                <w:rFonts w:ascii="Arial" w:hAnsi="Arial" w:cs="Arial"/>
                <w:b/>
                <w:bCs/>
              </w:rPr>
              <w:t>5</w:t>
            </w:r>
            <w:r w:rsidR="00FF2951" w:rsidRPr="001715FD">
              <w:rPr>
                <w:rFonts w:ascii="Arial" w:hAnsi="Arial" w:cs="Arial"/>
                <w:b/>
                <w:bCs/>
              </w:rPr>
              <w:t xml:space="preserve">.1. Connaissances non issues de </w:t>
            </w:r>
            <w:r w:rsidR="00BA1C40">
              <w:rPr>
                <w:rFonts w:ascii="Arial" w:hAnsi="Arial" w:cs="Arial"/>
                <w:b/>
                <w:bCs/>
              </w:rPr>
              <w:t>l’Etude</w:t>
            </w:r>
          </w:p>
          <w:p w14:paraId="62917383" w14:textId="215A596B" w:rsidR="00FF2951" w:rsidRPr="001715FD" w:rsidRDefault="00FF2951" w:rsidP="00D66DE1">
            <w:pPr>
              <w:jc w:val="both"/>
              <w:rPr>
                <w:rFonts w:ascii="Arial" w:hAnsi="Arial" w:cs="Arial"/>
                <w:bCs/>
              </w:rPr>
            </w:pPr>
            <w:r w:rsidRPr="001715FD">
              <w:rPr>
                <w:rFonts w:ascii="Arial" w:hAnsi="Arial" w:cs="Arial"/>
                <w:bCs/>
              </w:rPr>
              <w:t xml:space="preserve">Chaque </w:t>
            </w:r>
            <w:r w:rsidR="00735F43">
              <w:rPr>
                <w:rFonts w:ascii="Arial" w:hAnsi="Arial" w:cs="Arial"/>
                <w:bCs/>
              </w:rPr>
              <w:t>Partie</w:t>
            </w:r>
            <w:r w:rsidRPr="001715FD">
              <w:rPr>
                <w:rFonts w:ascii="Arial" w:hAnsi="Arial" w:cs="Arial"/>
                <w:bCs/>
              </w:rPr>
              <w:t xml:space="preserve"> s'engage à ne pas publier ni divulguer de quelque façon que ce soit les informations ou les données scientifiques, techniques ou commerciales autres que celles issues de </w:t>
            </w:r>
            <w:r w:rsidR="00735F43">
              <w:rPr>
                <w:rFonts w:ascii="Arial" w:hAnsi="Arial" w:cs="Arial"/>
                <w:bCs/>
              </w:rPr>
              <w:t>l’Etude</w:t>
            </w:r>
            <w:r w:rsidRPr="001715FD">
              <w:rPr>
                <w:rFonts w:ascii="Arial" w:hAnsi="Arial" w:cs="Arial"/>
                <w:bCs/>
              </w:rPr>
              <w:t xml:space="preserve"> et en particulier celles appartenant à l'autre </w:t>
            </w:r>
            <w:r w:rsidR="00735F43">
              <w:rPr>
                <w:rFonts w:ascii="Arial" w:hAnsi="Arial" w:cs="Arial"/>
                <w:bCs/>
              </w:rPr>
              <w:t>P</w:t>
            </w:r>
            <w:r w:rsidRPr="001715FD">
              <w:rPr>
                <w:rFonts w:ascii="Arial" w:hAnsi="Arial" w:cs="Arial"/>
                <w:bCs/>
              </w:rPr>
              <w:t>artie et dont elle pourrait avoir connaissance à l'occasion de l'exécution d</w:t>
            </w:r>
            <w:r w:rsidR="00735F43">
              <w:rPr>
                <w:rFonts w:ascii="Arial" w:hAnsi="Arial" w:cs="Arial"/>
                <w:bCs/>
              </w:rPr>
              <w:t xml:space="preserve">e la présente convention </w:t>
            </w:r>
            <w:r w:rsidRPr="001715FD">
              <w:rPr>
                <w:rFonts w:ascii="Arial" w:hAnsi="Arial" w:cs="Arial"/>
                <w:bCs/>
              </w:rPr>
              <w:t xml:space="preserve">et ce, tant que ces informations ne seront pas du domaine public. Cet engagement restera en vigueur pendant 10 ans à compter de la date de signature </w:t>
            </w:r>
            <w:r w:rsidR="00735F43">
              <w:rPr>
                <w:rFonts w:ascii="Arial" w:hAnsi="Arial" w:cs="Arial"/>
                <w:bCs/>
              </w:rPr>
              <w:t>de la présente convention</w:t>
            </w:r>
            <w:r w:rsidRPr="001715FD">
              <w:rPr>
                <w:rFonts w:ascii="Arial" w:hAnsi="Arial" w:cs="Arial"/>
                <w:bCs/>
              </w:rPr>
              <w:t>, nonobstant la résiliation ou l'arrivée à échéance de ce dernier.</w:t>
            </w:r>
          </w:p>
          <w:p w14:paraId="01095C6F" w14:textId="77777777" w:rsidR="00FF2951" w:rsidRPr="001715FD" w:rsidRDefault="00FF2951" w:rsidP="00D66DE1">
            <w:pPr>
              <w:jc w:val="both"/>
              <w:rPr>
                <w:rFonts w:ascii="Arial" w:hAnsi="Arial" w:cs="Arial"/>
                <w:b/>
                <w:bCs/>
              </w:rPr>
            </w:pPr>
          </w:p>
          <w:p w14:paraId="5F2BBAC1" w14:textId="6200CA44" w:rsidR="00FF2951" w:rsidRPr="001715FD" w:rsidRDefault="00E15846" w:rsidP="00D66DE1">
            <w:pPr>
              <w:jc w:val="both"/>
              <w:rPr>
                <w:rFonts w:ascii="Arial" w:hAnsi="Arial" w:cs="Arial"/>
                <w:b/>
                <w:bCs/>
              </w:rPr>
            </w:pPr>
            <w:r>
              <w:rPr>
                <w:rFonts w:ascii="Arial" w:hAnsi="Arial" w:cs="Arial"/>
                <w:b/>
                <w:bCs/>
              </w:rPr>
              <w:t>5</w:t>
            </w:r>
            <w:r w:rsidR="00FF2951" w:rsidRPr="001715FD">
              <w:rPr>
                <w:rFonts w:ascii="Arial" w:hAnsi="Arial" w:cs="Arial"/>
                <w:b/>
                <w:bCs/>
              </w:rPr>
              <w:t xml:space="preserve">.2. Connaissances issues de </w:t>
            </w:r>
            <w:r w:rsidR="00BA1C40">
              <w:rPr>
                <w:rFonts w:ascii="Arial" w:hAnsi="Arial" w:cs="Arial"/>
                <w:b/>
                <w:bCs/>
              </w:rPr>
              <w:t>l’Etude</w:t>
            </w:r>
          </w:p>
          <w:p w14:paraId="309B9CC4" w14:textId="407AA108" w:rsidR="00367AC6" w:rsidRDefault="00FF2951" w:rsidP="00D66DE1">
            <w:pPr>
              <w:jc w:val="both"/>
              <w:rPr>
                <w:rFonts w:ascii="Arial" w:hAnsi="Arial" w:cs="Arial"/>
                <w:bCs/>
              </w:rPr>
            </w:pPr>
            <w:r w:rsidRPr="001715FD">
              <w:rPr>
                <w:rFonts w:ascii="Arial" w:hAnsi="Arial" w:cs="Arial"/>
                <w:bCs/>
              </w:rPr>
              <w:t xml:space="preserve">Toute publication ou communication </w:t>
            </w:r>
            <w:r w:rsidR="002D391D" w:rsidRPr="001715FD">
              <w:rPr>
                <w:rFonts w:ascii="Arial" w:hAnsi="Arial" w:cs="Arial"/>
                <w:bCs/>
              </w:rPr>
              <w:t xml:space="preserve">orale ou écrite </w:t>
            </w:r>
            <w:r w:rsidRPr="001715FD">
              <w:rPr>
                <w:rFonts w:ascii="Arial" w:hAnsi="Arial" w:cs="Arial"/>
                <w:bCs/>
              </w:rPr>
              <w:t>d'informations</w:t>
            </w:r>
            <w:r w:rsidRPr="001715FD">
              <w:rPr>
                <w:rFonts w:ascii="Arial" w:hAnsi="Arial" w:cs="Arial"/>
                <w:b/>
                <w:bCs/>
              </w:rPr>
              <w:t xml:space="preserve"> </w:t>
            </w:r>
            <w:r w:rsidRPr="001715FD">
              <w:rPr>
                <w:rFonts w:ascii="Arial" w:hAnsi="Arial" w:cs="Arial"/>
                <w:bCs/>
              </w:rPr>
              <w:t xml:space="preserve">relatives à </w:t>
            </w:r>
            <w:r w:rsidR="00735F43">
              <w:rPr>
                <w:rFonts w:ascii="Arial" w:hAnsi="Arial" w:cs="Arial"/>
                <w:bCs/>
              </w:rPr>
              <w:t>l’Etude</w:t>
            </w:r>
            <w:r w:rsidRPr="001715FD">
              <w:rPr>
                <w:rFonts w:ascii="Arial" w:hAnsi="Arial" w:cs="Arial"/>
                <w:bCs/>
              </w:rPr>
              <w:t xml:space="preserve">, par l'une ou l'autre des </w:t>
            </w:r>
            <w:r w:rsidR="00494F34" w:rsidRPr="001715FD">
              <w:rPr>
                <w:rFonts w:ascii="Arial" w:hAnsi="Arial" w:cs="Arial"/>
                <w:bCs/>
              </w:rPr>
              <w:t>Parties</w:t>
            </w:r>
            <w:r w:rsidRPr="001715FD">
              <w:rPr>
                <w:rFonts w:ascii="Arial" w:hAnsi="Arial" w:cs="Arial"/>
                <w:bCs/>
              </w:rPr>
              <w:t xml:space="preserve">, à un tiers ou au public, devra recevoir, pendant la durée du présent contrat et les </w:t>
            </w:r>
            <w:r w:rsidR="00F757F8" w:rsidRPr="001715FD">
              <w:rPr>
                <w:rFonts w:ascii="Arial" w:hAnsi="Arial" w:cs="Arial"/>
                <w:bCs/>
              </w:rPr>
              <w:t>cinq</w:t>
            </w:r>
            <w:r w:rsidR="002D391D" w:rsidRPr="001715FD">
              <w:rPr>
                <w:rFonts w:ascii="Arial" w:hAnsi="Arial" w:cs="Arial"/>
                <w:bCs/>
              </w:rPr>
              <w:t xml:space="preserve"> (</w:t>
            </w:r>
            <w:r w:rsidR="00AA1B33" w:rsidRPr="001715FD">
              <w:rPr>
                <w:rFonts w:ascii="Arial" w:hAnsi="Arial" w:cs="Arial"/>
                <w:bCs/>
              </w:rPr>
              <w:t>5</w:t>
            </w:r>
            <w:r w:rsidR="002D391D" w:rsidRPr="001715FD">
              <w:rPr>
                <w:rFonts w:ascii="Arial" w:hAnsi="Arial" w:cs="Arial"/>
                <w:bCs/>
              </w:rPr>
              <w:t>) ans</w:t>
            </w:r>
            <w:r w:rsidRPr="001715FD">
              <w:rPr>
                <w:rFonts w:ascii="Arial" w:hAnsi="Arial" w:cs="Arial"/>
                <w:bCs/>
              </w:rPr>
              <w:t xml:space="preserve"> qui suivent son expiration, l'accord écrit préalable de l'autre </w:t>
            </w:r>
            <w:r w:rsidR="00735F43">
              <w:rPr>
                <w:rFonts w:ascii="Arial" w:hAnsi="Arial" w:cs="Arial"/>
                <w:bCs/>
              </w:rPr>
              <w:t>P</w:t>
            </w:r>
            <w:r w:rsidRPr="001715FD">
              <w:rPr>
                <w:rFonts w:ascii="Arial" w:hAnsi="Arial" w:cs="Arial"/>
                <w:bCs/>
              </w:rPr>
              <w:t>artie qui fera connaître sa décision dans un délai maximum de deux (2) mois à compter de la demande : passé ce délai et faute de réponse, l'accord sera réputé acquis.</w:t>
            </w:r>
          </w:p>
          <w:p w14:paraId="3B8080D4" w14:textId="4BDB2573" w:rsidR="0005268F" w:rsidRDefault="0005268F" w:rsidP="00D66DE1">
            <w:pPr>
              <w:jc w:val="both"/>
              <w:rPr>
                <w:rFonts w:ascii="Arial" w:hAnsi="Arial" w:cs="Arial"/>
                <w:bCs/>
              </w:rPr>
            </w:pPr>
          </w:p>
          <w:p w14:paraId="31387DDA" w14:textId="5F40DC33" w:rsidR="0005268F" w:rsidRDefault="0005268F" w:rsidP="00D66DE1">
            <w:pPr>
              <w:jc w:val="both"/>
              <w:rPr>
                <w:rFonts w:ascii="Arial" w:hAnsi="Arial" w:cs="Arial"/>
                <w:bCs/>
              </w:rPr>
            </w:pPr>
          </w:p>
          <w:p w14:paraId="564C7FB8" w14:textId="4FCCA4F6" w:rsidR="0005268F" w:rsidRDefault="0005268F" w:rsidP="00D66DE1">
            <w:pPr>
              <w:jc w:val="both"/>
              <w:rPr>
                <w:rFonts w:ascii="Arial" w:hAnsi="Arial" w:cs="Arial"/>
                <w:bCs/>
              </w:rPr>
            </w:pPr>
          </w:p>
          <w:p w14:paraId="78E15984" w14:textId="77777777" w:rsidR="0005268F" w:rsidRPr="00E15846" w:rsidRDefault="0005268F" w:rsidP="00D66DE1">
            <w:pPr>
              <w:jc w:val="both"/>
              <w:rPr>
                <w:rFonts w:ascii="Arial" w:hAnsi="Arial" w:cs="Arial"/>
                <w:b/>
                <w:bCs/>
              </w:rPr>
            </w:pPr>
          </w:p>
          <w:p w14:paraId="78E38AFD" w14:textId="77777777" w:rsidR="00367AC6" w:rsidRPr="001715FD" w:rsidRDefault="00367AC6" w:rsidP="00D66DE1">
            <w:pPr>
              <w:jc w:val="both"/>
              <w:rPr>
                <w:rFonts w:ascii="Arial" w:hAnsi="Arial" w:cs="Arial"/>
                <w:bCs/>
              </w:rPr>
            </w:pPr>
          </w:p>
          <w:p w14:paraId="051985C3" w14:textId="7F5D13A6" w:rsidR="00FF2951" w:rsidRPr="001715FD" w:rsidRDefault="00FF2951" w:rsidP="00D66DE1">
            <w:pPr>
              <w:jc w:val="both"/>
              <w:rPr>
                <w:rFonts w:ascii="Arial" w:hAnsi="Arial" w:cs="Arial"/>
                <w:bCs/>
              </w:rPr>
            </w:pPr>
            <w:r w:rsidRPr="001715FD">
              <w:rPr>
                <w:rFonts w:ascii="Arial" w:hAnsi="Arial" w:cs="Arial"/>
                <w:bCs/>
              </w:rPr>
              <w:t xml:space="preserve">En conséquence, tout projet de publication ou communication sera soumis à l'avis de l'autre </w:t>
            </w:r>
            <w:r w:rsidR="00735F43" w:rsidRPr="001715FD">
              <w:rPr>
                <w:rFonts w:ascii="Arial" w:hAnsi="Arial" w:cs="Arial"/>
                <w:bCs/>
              </w:rPr>
              <w:t xml:space="preserve">Partie </w:t>
            </w:r>
            <w:r w:rsidRPr="001715FD">
              <w:rPr>
                <w:rFonts w:ascii="Arial" w:hAnsi="Arial" w:cs="Arial"/>
                <w:bCs/>
              </w:rPr>
              <w:t xml:space="preserve">qui pourra supprimer ou modifier certaines précisions dont la divulgation serait de nature à porter préjudice à l'exploitation </w:t>
            </w:r>
            <w:r w:rsidRPr="001715FD">
              <w:rPr>
                <w:rFonts w:ascii="Arial" w:hAnsi="Arial" w:cs="Arial"/>
                <w:bCs/>
              </w:rPr>
              <w:lastRenderedPageBreak/>
              <w:t xml:space="preserve">industrielle et commerciale, dans de bonnes conditions, des </w:t>
            </w:r>
            <w:r w:rsidR="008E47B8" w:rsidRPr="001715FD">
              <w:rPr>
                <w:rFonts w:ascii="Arial" w:hAnsi="Arial" w:cs="Arial"/>
                <w:bCs/>
              </w:rPr>
              <w:t>R</w:t>
            </w:r>
            <w:r w:rsidRPr="001715FD">
              <w:rPr>
                <w:rFonts w:ascii="Arial" w:hAnsi="Arial" w:cs="Arial"/>
                <w:bCs/>
              </w:rPr>
              <w:t xml:space="preserve">ésultats de </w:t>
            </w:r>
            <w:r w:rsidR="00735F43">
              <w:rPr>
                <w:rFonts w:ascii="Arial" w:hAnsi="Arial" w:cs="Arial"/>
                <w:bCs/>
              </w:rPr>
              <w:t>l’Etude</w:t>
            </w:r>
            <w:r w:rsidRPr="001715FD">
              <w:rPr>
                <w:rFonts w:ascii="Arial" w:hAnsi="Arial" w:cs="Arial"/>
                <w:bCs/>
              </w:rPr>
              <w:t>. De telles suppressions ou modifications ne porteront pas atteinte à la valeur scientifique de la publication.</w:t>
            </w:r>
          </w:p>
          <w:p w14:paraId="3F2D36B9" w14:textId="77777777" w:rsidR="008E47B8" w:rsidRPr="001715FD" w:rsidRDefault="008E47B8" w:rsidP="00D66DE1">
            <w:pPr>
              <w:jc w:val="both"/>
              <w:rPr>
                <w:rFonts w:ascii="Arial" w:hAnsi="Arial" w:cs="Arial"/>
                <w:bCs/>
              </w:rPr>
            </w:pPr>
          </w:p>
          <w:p w14:paraId="4499297A" w14:textId="7D4300B1" w:rsidR="00FF2951" w:rsidRPr="001715FD" w:rsidRDefault="00FF2951" w:rsidP="00D66DE1">
            <w:pPr>
              <w:jc w:val="both"/>
              <w:rPr>
                <w:rFonts w:ascii="Arial" w:hAnsi="Arial" w:cs="Arial"/>
                <w:bCs/>
              </w:rPr>
            </w:pPr>
            <w:r w:rsidRPr="001715FD">
              <w:rPr>
                <w:rFonts w:ascii="Arial" w:hAnsi="Arial" w:cs="Arial"/>
                <w:bCs/>
              </w:rPr>
              <w:t xml:space="preserve">De plus, l'autre </w:t>
            </w:r>
            <w:r w:rsidR="00735F43" w:rsidRPr="001715FD">
              <w:rPr>
                <w:rFonts w:ascii="Arial" w:hAnsi="Arial" w:cs="Arial"/>
                <w:bCs/>
              </w:rPr>
              <w:t xml:space="preserve">Partie </w:t>
            </w:r>
            <w:r w:rsidRPr="001715FD">
              <w:rPr>
                <w:rFonts w:ascii="Arial" w:hAnsi="Arial" w:cs="Arial"/>
                <w:bCs/>
              </w:rPr>
              <w:t>pourra retarder la publication ou la communication d'une période maximale de 18 mois à compter de la demande si des informations contenues dans la publication ou communication doivent faire l'objet d'une protection au titre de la propriété industrielle.</w:t>
            </w:r>
          </w:p>
          <w:p w14:paraId="42D91818" w14:textId="0BCC80DA" w:rsidR="00FF2951" w:rsidRPr="001715FD" w:rsidRDefault="00FF2951" w:rsidP="00D66DE1">
            <w:pPr>
              <w:jc w:val="both"/>
              <w:rPr>
                <w:rFonts w:ascii="Arial" w:hAnsi="Arial" w:cs="Arial"/>
                <w:bCs/>
              </w:rPr>
            </w:pPr>
            <w:r w:rsidRPr="001715FD">
              <w:rPr>
                <w:rFonts w:ascii="Arial" w:hAnsi="Arial" w:cs="Arial"/>
                <w:bCs/>
              </w:rPr>
              <w:t xml:space="preserve">Ces publications et communications devront mentionner le concours apporté par chacune des </w:t>
            </w:r>
            <w:r w:rsidR="00494F34" w:rsidRPr="001715FD">
              <w:rPr>
                <w:rFonts w:ascii="Arial" w:hAnsi="Arial" w:cs="Arial"/>
                <w:bCs/>
              </w:rPr>
              <w:t>Parties</w:t>
            </w:r>
            <w:r w:rsidRPr="001715FD">
              <w:rPr>
                <w:rFonts w:ascii="Arial" w:hAnsi="Arial" w:cs="Arial"/>
                <w:bCs/>
              </w:rPr>
              <w:t xml:space="preserve"> à la réalisation de </w:t>
            </w:r>
            <w:r w:rsidR="00735F43">
              <w:rPr>
                <w:rFonts w:ascii="Arial" w:hAnsi="Arial" w:cs="Arial"/>
                <w:bCs/>
              </w:rPr>
              <w:t>l’Etude</w:t>
            </w:r>
            <w:r w:rsidRPr="001715FD">
              <w:rPr>
                <w:rFonts w:ascii="Arial" w:hAnsi="Arial" w:cs="Arial"/>
                <w:bCs/>
              </w:rPr>
              <w:t>.</w:t>
            </w:r>
          </w:p>
          <w:p w14:paraId="1D7E2457" w14:textId="77777777" w:rsidR="00FF2951" w:rsidRPr="001715FD" w:rsidRDefault="00FF2951" w:rsidP="00D66DE1">
            <w:pPr>
              <w:jc w:val="both"/>
              <w:rPr>
                <w:rFonts w:ascii="Arial" w:hAnsi="Arial" w:cs="Arial"/>
                <w:bCs/>
              </w:rPr>
            </w:pPr>
          </w:p>
          <w:p w14:paraId="0B44EC5C" w14:textId="5C858828" w:rsidR="00FF2951" w:rsidRPr="001715FD" w:rsidRDefault="00FF2951" w:rsidP="00D66DE1">
            <w:pPr>
              <w:jc w:val="both"/>
              <w:rPr>
                <w:rFonts w:ascii="Arial" w:hAnsi="Arial" w:cs="Arial"/>
                <w:bCs/>
              </w:rPr>
            </w:pPr>
            <w:r w:rsidRPr="001715FD">
              <w:rPr>
                <w:rFonts w:ascii="Arial" w:hAnsi="Arial" w:cs="Arial"/>
                <w:bCs/>
              </w:rPr>
              <w:t xml:space="preserve">Toutefois, les </w:t>
            </w:r>
            <w:r w:rsidR="005C01D2">
              <w:rPr>
                <w:rFonts w:ascii="Arial" w:hAnsi="Arial" w:cs="Arial"/>
                <w:bCs/>
              </w:rPr>
              <w:t>stipulations</w:t>
            </w:r>
            <w:r w:rsidRPr="001715FD">
              <w:rPr>
                <w:rFonts w:ascii="Arial" w:hAnsi="Arial" w:cs="Arial"/>
                <w:bCs/>
              </w:rPr>
              <w:t xml:space="preserve"> de l'article </w:t>
            </w:r>
            <w:r w:rsidR="00F54E2A" w:rsidRPr="001715FD">
              <w:rPr>
                <w:rFonts w:ascii="Arial" w:hAnsi="Arial" w:cs="Arial"/>
                <w:bCs/>
              </w:rPr>
              <w:t>5</w:t>
            </w:r>
            <w:r w:rsidRPr="001715FD">
              <w:rPr>
                <w:rFonts w:ascii="Arial" w:hAnsi="Arial" w:cs="Arial"/>
                <w:bCs/>
              </w:rPr>
              <w:t>.2. ne pourront faire obstacle :</w:t>
            </w:r>
          </w:p>
          <w:p w14:paraId="6E2C3539" w14:textId="77777777" w:rsidR="004D27B5" w:rsidRPr="001715FD" w:rsidRDefault="004D27B5" w:rsidP="00D66DE1">
            <w:pPr>
              <w:jc w:val="both"/>
              <w:rPr>
                <w:rFonts w:ascii="Arial" w:hAnsi="Arial" w:cs="Arial"/>
                <w:bCs/>
              </w:rPr>
            </w:pPr>
          </w:p>
          <w:p w14:paraId="3102C791" w14:textId="543DDB6A" w:rsidR="00FF2951" w:rsidRPr="005C01D2" w:rsidRDefault="00FF2951" w:rsidP="005C01D2">
            <w:pPr>
              <w:pStyle w:val="Paragraphedeliste"/>
              <w:numPr>
                <w:ilvl w:val="0"/>
                <w:numId w:val="2"/>
              </w:numPr>
              <w:jc w:val="both"/>
              <w:rPr>
                <w:rFonts w:ascii="Arial" w:hAnsi="Arial" w:cs="Arial"/>
                <w:bCs/>
              </w:rPr>
            </w:pPr>
            <w:r w:rsidRPr="005C01D2">
              <w:rPr>
                <w:rFonts w:ascii="Arial" w:hAnsi="Arial" w:cs="Arial"/>
                <w:bCs/>
              </w:rPr>
              <w:t xml:space="preserve">ni à l'obligation qui incombe à chacune des personnes participant à </w:t>
            </w:r>
            <w:r w:rsidR="00735F43" w:rsidRPr="005C01D2">
              <w:rPr>
                <w:rFonts w:ascii="Arial" w:hAnsi="Arial" w:cs="Arial"/>
                <w:bCs/>
              </w:rPr>
              <w:t xml:space="preserve">l'Etude </w:t>
            </w:r>
            <w:r w:rsidRPr="005C01D2">
              <w:rPr>
                <w:rFonts w:ascii="Arial" w:hAnsi="Arial" w:cs="Arial"/>
                <w:bCs/>
              </w:rPr>
              <w:t>de produire un rapport d'activité à l'organisme dont elle relève, dans la mesure où cette communication ne constitue pas une divulgation au sens des lois sur la propriété industrielle ;</w:t>
            </w:r>
          </w:p>
          <w:p w14:paraId="01514C56" w14:textId="4944EAA7" w:rsidR="00FE6B3D" w:rsidRPr="005C01D2" w:rsidRDefault="00FF2951" w:rsidP="005C01D2">
            <w:pPr>
              <w:pStyle w:val="Paragraphedeliste"/>
              <w:numPr>
                <w:ilvl w:val="0"/>
                <w:numId w:val="2"/>
              </w:numPr>
              <w:jc w:val="both"/>
              <w:rPr>
                <w:rFonts w:ascii="Arial" w:hAnsi="Arial" w:cs="Arial"/>
                <w:bCs/>
              </w:rPr>
            </w:pPr>
            <w:r w:rsidRPr="005C01D2">
              <w:rPr>
                <w:rFonts w:ascii="Arial" w:hAnsi="Arial" w:cs="Arial"/>
                <w:bCs/>
              </w:rPr>
              <w:t xml:space="preserve">ni à la soutenance de thèse des </w:t>
            </w:r>
            <w:r w:rsidR="00BA1C40" w:rsidRPr="005C01D2">
              <w:rPr>
                <w:rFonts w:ascii="Arial" w:hAnsi="Arial" w:cs="Arial"/>
                <w:bCs/>
              </w:rPr>
              <w:t>doctorants</w:t>
            </w:r>
            <w:r w:rsidRPr="005C01D2">
              <w:rPr>
                <w:rFonts w:ascii="Arial" w:hAnsi="Arial" w:cs="Arial"/>
                <w:bCs/>
              </w:rPr>
              <w:t xml:space="preserve"> dont l'activité scientifique est en relation avec l'objet du présent contrat</w:t>
            </w:r>
            <w:r w:rsidR="00367AC6" w:rsidRPr="005C01D2">
              <w:rPr>
                <w:rFonts w:ascii="Arial" w:hAnsi="Arial" w:cs="Arial"/>
                <w:bCs/>
              </w:rPr>
              <w:t xml:space="preserve"> </w:t>
            </w:r>
            <w:r w:rsidRPr="005C01D2">
              <w:rPr>
                <w:rFonts w:ascii="Arial" w:hAnsi="Arial" w:cs="Arial"/>
                <w:bCs/>
              </w:rPr>
              <w:t xml:space="preserve">et </w:t>
            </w:r>
            <w:r w:rsidR="00101203" w:rsidRPr="005C01D2">
              <w:rPr>
                <w:rFonts w:ascii="Arial" w:hAnsi="Arial" w:cs="Arial"/>
                <w:bCs/>
              </w:rPr>
              <w:t>lesdites</w:t>
            </w:r>
            <w:r w:rsidRPr="005C01D2">
              <w:rPr>
                <w:rFonts w:ascii="Arial" w:hAnsi="Arial" w:cs="Arial"/>
                <w:bCs/>
              </w:rPr>
              <w:t xml:space="preserve"> soutenances doivent être organisées de façon à garantir la confidentialité de certains </w:t>
            </w:r>
            <w:r w:rsidR="008E47B8" w:rsidRPr="005C01D2">
              <w:rPr>
                <w:rFonts w:ascii="Arial" w:hAnsi="Arial" w:cs="Arial"/>
                <w:bCs/>
              </w:rPr>
              <w:t>R</w:t>
            </w:r>
            <w:r w:rsidRPr="005C01D2">
              <w:rPr>
                <w:rFonts w:ascii="Arial" w:hAnsi="Arial" w:cs="Arial"/>
                <w:bCs/>
              </w:rPr>
              <w:t xml:space="preserve">ésultats obtenus durant </w:t>
            </w:r>
            <w:r w:rsidR="00735F43" w:rsidRPr="005C01D2">
              <w:rPr>
                <w:rFonts w:ascii="Arial" w:hAnsi="Arial" w:cs="Arial"/>
                <w:bCs/>
              </w:rPr>
              <w:t xml:space="preserve">l’Etude </w:t>
            </w:r>
            <w:r w:rsidRPr="005C01D2">
              <w:rPr>
                <w:rFonts w:ascii="Arial" w:hAnsi="Arial" w:cs="Arial"/>
                <w:bCs/>
              </w:rPr>
              <w:t>et conformément aux règlements d'université.</w:t>
            </w:r>
          </w:p>
          <w:p w14:paraId="0AE6B5CD" w14:textId="77777777" w:rsidR="00367AC6" w:rsidRPr="001715FD" w:rsidRDefault="00367AC6" w:rsidP="00D66DE1">
            <w:pPr>
              <w:jc w:val="both"/>
              <w:rPr>
                <w:rFonts w:ascii="Arial" w:hAnsi="Arial" w:cs="Arial"/>
                <w:bCs/>
              </w:rPr>
            </w:pPr>
          </w:p>
          <w:p w14:paraId="26EA36B1" w14:textId="45304A23" w:rsidR="000275CE" w:rsidRPr="001715FD" w:rsidRDefault="000275CE" w:rsidP="00D66DE1">
            <w:pPr>
              <w:jc w:val="both"/>
              <w:rPr>
                <w:rFonts w:ascii="Arial" w:hAnsi="Arial" w:cs="Arial"/>
                <w:b/>
                <w:bCs/>
              </w:rPr>
            </w:pPr>
            <w:r w:rsidRPr="001715FD">
              <w:rPr>
                <w:rFonts w:ascii="Arial" w:hAnsi="Arial" w:cs="Arial"/>
                <w:b/>
                <w:bCs/>
              </w:rPr>
              <w:t xml:space="preserve">ARTICLE </w:t>
            </w:r>
            <w:r w:rsidR="00E15846">
              <w:rPr>
                <w:rFonts w:ascii="Arial" w:hAnsi="Arial" w:cs="Arial"/>
                <w:b/>
                <w:bCs/>
              </w:rPr>
              <w:t>6</w:t>
            </w:r>
            <w:r w:rsidR="00367AC6" w:rsidRPr="001715FD">
              <w:rPr>
                <w:rFonts w:ascii="Arial" w:hAnsi="Arial" w:cs="Arial"/>
                <w:b/>
                <w:bCs/>
              </w:rPr>
              <w:t xml:space="preserve"> </w:t>
            </w:r>
            <w:r w:rsidRPr="001715FD">
              <w:rPr>
                <w:rFonts w:ascii="Arial" w:hAnsi="Arial" w:cs="Arial"/>
                <w:b/>
                <w:bCs/>
              </w:rPr>
              <w:t>- DUREE</w:t>
            </w:r>
          </w:p>
          <w:p w14:paraId="0240E7AB" w14:textId="77777777" w:rsidR="000275CE" w:rsidRPr="001715FD" w:rsidRDefault="000275CE" w:rsidP="00D66DE1">
            <w:pPr>
              <w:jc w:val="both"/>
              <w:rPr>
                <w:rFonts w:ascii="Arial" w:hAnsi="Arial" w:cs="Arial"/>
                <w:bCs/>
              </w:rPr>
            </w:pPr>
          </w:p>
          <w:p w14:paraId="4D5C72D0" w14:textId="124DB275" w:rsidR="00B448F3" w:rsidRPr="001715FD" w:rsidRDefault="000275CE" w:rsidP="00D66DE1">
            <w:pPr>
              <w:jc w:val="both"/>
              <w:rPr>
                <w:rFonts w:ascii="Arial" w:hAnsi="Arial" w:cs="Arial"/>
                <w:bCs/>
              </w:rPr>
            </w:pPr>
            <w:r w:rsidRPr="001715FD">
              <w:rPr>
                <w:rFonts w:ascii="Arial" w:hAnsi="Arial" w:cs="Arial"/>
                <w:bCs/>
              </w:rPr>
              <w:t>La présente convention prend effet à la date d’arrivée d</w:t>
            </w:r>
            <w:r w:rsidR="00BA1C40">
              <w:rPr>
                <w:rFonts w:ascii="Arial" w:hAnsi="Arial" w:cs="Arial"/>
                <w:bCs/>
              </w:rPr>
              <w:t>e la Personne Accueillie</w:t>
            </w:r>
            <w:r w:rsidRPr="001715FD">
              <w:rPr>
                <w:rFonts w:ascii="Arial" w:hAnsi="Arial" w:cs="Arial"/>
                <w:bCs/>
              </w:rPr>
              <w:t xml:space="preserve"> dans le </w:t>
            </w:r>
            <w:r w:rsidR="000A77B7" w:rsidRPr="001715FD">
              <w:rPr>
                <w:rFonts w:ascii="Arial" w:hAnsi="Arial" w:cs="Arial"/>
                <w:bCs/>
              </w:rPr>
              <w:t xml:space="preserve">Laboratoire </w:t>
            </w:r>
            <w:r w:rsidRPr="001715FD">
              <w:rPr>
                <w:rFonts w:ascii="Arial" w:hAnsi="Arial" w:cs="Arial"/>
                <w:bCs/>
              </w:rPr>
              <w:t>et expire au terme de son séjour</w:t>
            </w:r>
            <w:r w:rsidR="00E70A0F" w:rsidRPr="001715FD">
              <w:rPr>
                <w:rFonts w:ascii="Arial" w:hAnsi="Arial" w:cs="Arial"/>
                <w:bCs/>
              </w:rPr>
              <w:t>.</w:t>
            </w:r>
          </w:p>
          <w:p w14:paraId="6EAD63F9" w14:textId="77777777" w:rsidR="000275CE" w:rsidRPr="001715FD" w:rsidRDefault="000275CE" w:rsidP="00D66DE1">
            <w:pPr>
              <w:jc w:val="both"/>
              <w:rPr>
                <w:rFonts w:ascii="Arial" w:hAnsi="Arial" w:cs="Arial"/>
                <w:bCs/>
              </w:rPr>
            </w:pPr>
          </w:p>
          <w:p w14:paraId="0CE137DA" w14:textId="7E4AAC67" w:rsidR="000275CE" w:rsidRPr="001715FD" w:rsidRDefault="000275CE" w:rsidP="00D66DE1">
            <w:pPr>
              <w:jc w:val="both"/>
              <w:rPr>
                <w:rFonts w:ascii="Arial" w:hAnsi="Arial" w:cs="Arial"/>
                <w:bCs/>
              </w:rPr>
            </w:pPr>
            <w:r w:rsidRPr="001715FD">
              <w:rPr>
                <w:rFonts w:ascii="Arial" w:hAnsi="Arial" w:cs="Arial"/>
                <w:bCs/>
              </w:rPr>
              <w:t xml:space="preserve">Les </w:t>
            </w:r>
            <w:r w:rsidR="005C01D2">
              <w:rPr>
                <w:rFonts w:ascii="Arial" w:hAnsi="Arial" w:cs="Arial"/>
                <w:bCs/>
              </w:rPr>
              <w:t>stipulations</w:t>
            </w:r>
            <w:r w:rsidRPr="001715FD">
              <w:rPr>
                <w:rFonts w:ascii="Arial" w:hAnsi="Arial" w:cs="Arial"/>
                <w:bCs/>
              </w:rPr>
              <w:t xml:space="preserve"> des articles </w:t>
            </w:r>
            <w:r w:rsidR="00E1407E" w:rsidRPr="001715FD">
              <w:rPr>
                <w:rFonts w:ascii="Arial" w:hAnsi="Arial" w:cs="Arial"/>
                <w:bCs/>
              </w:rPr>
              <w:t>4</w:t>
            </w:r>
            <w:r w:rsidR="0005268F">
              <w:rPr>
                <w:rFonts w:ascii="Arial" w:hAnsi="Arial" w:cs="Arial"/>
                <w:bCs/>
              </w:rPr>
              <w:t xml:space="preserve"> et 5</w:t>
            </w:r>
            <w:r w:rsidRPr="001715FD">
              <w:rPr>
                <w:rFonts w:ascii="Arial" w:hAnsi="Arial" w:cs="Arial"/>
                <w:bCs/>
              </w:rPr>
              <w:t xml:space="preserve"> survivront à l’expiration de la présente convention.</w:t>
            </w:r>
          </w:p>
          <w:p w14:paraId="37286B5B" w14:textId="77777777" w:rsidR="00BA2D9B" w:rsidRPr="001715FD" w:rsidRDefault="00BA2D9B" w:rsidP="00D66DE1">
            <w:pPr>
              <w:jc w:val="both"/>
              <w:rPr>
                <w:rFonts w:ascii="Arial" w:hAnsi="Arial" w:cs="Arial"/>
                <w:bCs/>
              </w:rPr>
            </w:pPr>
          </w:p>
          <w:p w14:paraId="24AB4EA3" w14:textId="049B77F6" w:rsidR="000275CE" w:rsidRDefault="000275CE" w:rsidP="00D66DE1">
            <w:pPr>
              <w:jc w:val="both"/>
              <w:rPr>
                <w:rFonts w:ascii="Arial" w:hAnsi="Arial" w:cs="Arial"/>
                <w:bCs/>
              </w:rPr>
            </w:pPr>
          </w:p>
          <w:p w14:paraId="5B55B9C9" w14:textId="77777777" w:rsidR="0005268F" w:rsidRPr="001715FD" w:rsidRDefault="0005268F" w:rsidP="00D66DE1">
            <w:pPr>
              <w:jc w:val="both"/>
              <w:rPr>
                <w:rFonts w:ascii="Arial" w:hAnsi="Arial" w:cs="Arial"/>
                <w:bCs/>
              </w:rPr>
            </w:pPr>
          </w:p>
          <w:p w14:paraId="5AF48F1E" w14:textId="502CE71E" w:rsidR="00BA2D9B" w:rsidRPr="001715FD" w:rsidRDefault="000275CE" w:rsidP="00D66DE1">
            <w:pPr>
              <w:jc w:val="both"/>
              <w:rPr>
                <w:rFonts w:ascii="Arial" w:hAnsi="Arial" w:cs="Arial"/>
                <w:b/>
                <w:bCs/>
              </w:rPr>
            </w:pPr>
            <w:r w:rsidRPr="001715FD">
              <w:rPr>
                <w:rFonts w:ascii="Arial" w:hAnsi="Arial" w:cs="Arial"/>
                <w:b/>
                <w:bCs/>
              </w:rPr>
              <w:t xml:space="preserve">ARTICLE </w:t>
            </w:r>
            <w:r w:rsidR="00E15846">
              <w:rPr>
                <w:rFonts w:ascii="Arial" w:hAnsi="Arial" w:cs="Arial"/>
                <w:b/>
                <w:bCs/>
              </w:rPr>
              <w:t>7</w:t>
            </w:r>
            <w:r w:rsidR="00367AC6" w:rsidRPr="001715FD">
              <w:rPr>
                <w:rFonts w:ascii="Arial" w:hAnsi="Arial" w:cs="Arial"/>
                <w:b/>
                <w:bCs/>
              </w:rPr>
              <w:t xml:space="preserve"> </w:t>
            </w:r>
            <w:r w:rsidR="00BA2D9B" w:rsidRPr="001715FD">
              <w:rPr>
                <w:rFonts w:ascii="Arial" w:hAnsi="Arial" w:cs="Arial"/>
                <w:b/>
                <w:bCs/>
              </w:rPr>
              <w:t>- LANGUE DU CONTRAT</w:t>
            </w:r>
          </w:p>
          <w:p w14:paraId="73234BCF" w14:textId="77777777" w:rsidR="00BA2D9B" w:rsidRPr="001715FD" w:rsidRDefault="00BA2D9B" w:rsidP="00D66DE1">
            <w:pPr>
              <w:jc w:val="both"/>
              <w:rPr>
                <w:rFonts w:ascii="Arial" w:hAnsi="Arial" w:cs="Arial"/>
                <w:bCs/>
              </w:rPr>
            </w:pPr>
          </w:p>
          <w:p w14:paraId="2C204334" w14:textId="77777777" w:rsidR="00BA2D9B" w:rsidRPr="001715FD" w:rsidRDefault="00BA2D9B" w:rsidP="00D66DE1">
            <w:pPr>
              <w:jc w:val="both"/>
              <w:rPr>
                <w:rFonts w:ascii="Arial" w:hAnsi="Arial" w:cs="Arial"/>
                <w:bCs/>
              </w:rPr>
            </w:pPr>
            <w:r w:rsidRPr="001715FD">
              <w:rPr>
                <w:rFonts w:ascii="Arial" w:hAnsi="Arial" w:cs="Arial"/>
                <w:bCs/>
              </w:rPr>
              <w:t>Le présent contrat a été établi en deux versions, à savoir en langue française et en langue anglaise. En cas de difficulté d’interprétation, seule la version française fera foi.</w:t>
            </w:r>
          </w:p>
          <w:p w14:paraId="6CBEF73B" w14:textId="1698BF00" w:rsidR="00BA2D9B" w:rsidRPr="001715FD" w:rsidRDefault="00BA2D9B" w:rsidP="00D66DE1">
            <w:pPr>
              <w:jc w:val="both"/>
              <w:rPr>
                <w:rFonts w:ascii="Arial" w:hAnsi="Arial" w:cs="Arial"/>
                <w:bCs/>
              </w:rPr>
            </w:pPr>
          </w:p>
          <w:p w14:paraId="7CE42F80" w14:textId="77777777" w:rsidR="00BF1D24" w:rsidRPr="001715FD" w:rsidRDefault="00BF1D24" w:rsidP="00D66DE1">
            <w:pPr>
              <w:jc w:val="both"/>
              <w:rPr>
                <w:rFonts w:ascii="Arial" w:hAnsi="Arial" w:cs="Arial"/>
                <w:bCs/>
              </w:rPr>
            </w:pPr>
          </w:p>
          <w:p w14:paraId="751F8E5D" w14:textId="797D16DC" w:rsidR="00494F34" w:rsidRPr="001715FD" w:rsidRDefault="00874690" w:rsidP="00D66DE1">
            <w:pPr>
              <w:jc w:val="both"/>
              <w:rPr>
                <w:rFonts w:ascii="Arial" w:hAnsi="Arial" w:cs="Arial"/>
                <w:b/>
                <w:bCs/>
              </w:rPr>
            </w:pPr>
            <w:r w:rsidRPr="001715FD">
              <w:rPr>
                <w:rFonts w:ascii="Arial" w:hAnsi="Arial" w:cs="Arial"/>
                <w:b/>
                <w:bCs/>
              </w:rPr>
              <w:t xml:space="preserve">ARTICLE </w:t>
            </w:r>
            <w:r w:rsidR="00E15846">
              <w:rPr>
                <w:rFonts w:ascii="Arial" w:hAnsi="Arial" w:cs="Arial"/>
                <w:b/>
                <w:bCs/>
              </w:rPr>
              <w:t>8</w:t>
            </w:r>
            <w:r w:rsidRPr="001715FD">
              <w:rPr>
                <w:rFonts w:ascii="Arial" w:hAnsi="Arial" w:cs="Arial"/>
                <w:b/>
                <w:bCs/>
              </w:rPr>
              <w:t xml:space="preserve"> – RESILIATION</w:t>
            </w:r>
          </w:p>
          <w:p w14:paraId="56A57068" w14:textId="77777777" w:rsidR="00874690" w:rsidRPr="001715FD" w:rsidRDefault="00874690" w:rsidP="00D66DE1">
            <w:pPr>
              <w:jc w:val="both"/>
              <w:rPr>
                <w:rFonts w:ascii="Arial" w:hAnsi="Arial" w:cs="Arial"/>
                <w:b/>
                <w:bCs/>
              </w:rPr>
            </w:pPr>
          </w:p>
          <w:p w14:paraId="23D631E8" w14:textId="77777777" w:rsidR="00874690" w:rsidRPr="001715FD" w:rsidRDefault="00874690" w:rsidP="00D66DE1">
            <w:pPr>
              <w:jc w:val="both"/>
              <w:rPr>
                <w:rFonts w:ascii="Arial" w:hAnsi="Arial" w:cs="Arial"/>
                <w:bCs/>
              </w:rPr>
            </w:pPr>
            <w:r w:rsidRPr="001715FD">
              <w:rPr>
                <w:rFonts w:ascii="Arial" w:hAnsi="Arial" w:cs="Arial"/>
                <w:bCs/>
              </w:rPr>
              <w:t>La présente convention peut être dénoncée de plein droit par l’une ou l’autre des P</w:t>
            </w:r>
            <w:r w:rsidR="008E47B8" w:rsidRPr="001715FD">
              <w:rPr>
                <w:rFonts w:ascii="Arial" w:hAnsi="Arial" w:cs="Arial"/>
                <w:bCs/>
              </w:rPr>
              <w:t>arties</w:t>
            </w:r>
            <w:r w:rsidRPr="001715FD">
              <w:rPr>
                <w:rFonts w:ascii="Arial" w:hAnsi="Arial" w:cs="Arial"/>
                <w:bCs/>
              </w:rPr>
              <w:t>, dans un délai de trente (30) jours à compter de la date de réception d’une lettre recommandée avec accusé de réception.</w:t>
            </w:r>
          </w:p>
          <w:p w14:paraId="5717DDB1" w14:textId="77777777" w:rsidR="00BA1C40" w:rsidRDefault="00BA1C40" w:rsidP="00D66DE1">
            <w:pPr>
              <w:jc w:val="both"/>
              <w:rPr>
                <w:rFonts w:ascii="Arial" w:hAnsi="Arial" w:cs="Arial"/>
                <w:bCs/>
              </w:rPr>
            </w:pPr>
          </w:p>
          <w:p w14:paraId="6B4548E0" w14:textId="1A5C4981" w:rsidR="00874690" w:rsidRPr="001715FD" w:rsidRDefault="00BA1C40" w:rsidP="00D66DE1">
            <w:pPr>
              <w:jc w:val="both"/>
              <w:rPr>
                <w:rFonts w:ascii="Arial" w:hAnsi="Arial" w:cs="Arial"/>
                <w:bCs/>
              </w:rPr>
            </w:pPr>
            <w:r>
              <w:rPr>
                <w:rFonts w:ascii="Arial" w:hAnsi="Arial" w:cs="Arial"/>
                <w:bCs/>
              </w:rPr>
              <w:lastRenderedPageBreak/>
              <w:t>Elle sera résiliée de plein droit en cas de violation des obligations prévues par la présente convention.</w:t>
            </w:r>
          </w:p>
          <w:p w14:paraId="058D3E6A" w14:textId="79A0793B" w:rsidR="00874690" w:rsidRPr="001715FD" w:rsidRDefault="00874690" w:rsidP="00D66DE1">
            <w:pPr>
              <w:jc w:val="both"/>
              <w:rPr>
                <w:rFonts w:ascii="Arial" w:hAnsi="Arial" w:cs="Arial"/>
                <w:bCs/>
                <w:highlight w:val="green"/>
              </w:rPr>
            </w:pPr>
          </w:p>
          <w:p w14:paraId="1C57BB7B" w14:textId="77777777" w:rsidR="000A77B7" w:rsidRPr="001715FD" w:rsidRDefault="000A77B7" w:rsidP="00D66DE1">
            <w:pPr>
              <w:jc w:val="both"/>
              <w:rPr>
                <w:rFonts w:ascii="Arial" w:hAnsi="Arial" w:cs="Arial"/>
                <w:b/>
                <w:bCs/>
              </w:rPr>
            </w:pPr>
          </w:p>
          <w:p w14:paraId="16A02E45" w14:textId="64B7C4ED" w:rsidR="00C95506" w:rsidRPr="001715FD" w:rsidRDefault="00C95506" w:rsidP="00D66DE1">
            <w:pPr>
              <w:jc w:val="both"/>
              <w:rPr>
                <w:rFonts w:ascii="Arial" w:hAnsi="Arial" w:cs="Arial"/>
                <w:b/>
                <w:bCs/>
              </w:rPr>
            </w:pPr>
            <w:r w:rsidRPr="001715FD">
              <w:rPr>
                <w:rFonts w:ascii="Arial" w:hAnsi="Arial" w:cs="Arial"/>
                <w:b/>
                <w:bCs/>
              </w:rPr>
              <w:t xml:space="preserve">ARTICLE </w:t>
            </w:r>
            <w:r w:rsidR="00E15846">
              <w:rPr>
                <w:rFonts w:ascii="Arial" w:hAnsi="Arial" w:cs="Arial"/>
                <w:b/>
                <w:bCs/>
              </w:rPr>
              <w:t>9</w:t>
            </w:r>
            <w:r w:rsidR="008352F5" w:rsidRPr="001715FD">
              <w:rPr>
                <w:rFonts w:ascii="Arial" w:hAnsi="Arial" w:cs="Arial"/>
                <w:b/>
                <w:bCs/>
              </w:rPr>
              <w:t xml:space="preserve"> </w:t>
            </w:r>
            <w:r w:rsidRPr="001715FD">
              <w:rPr>
                <w:rFonts w:ascii="Arial" w:hAnsi="Arial" w:cs="Arial"/>
                <w:b/>
                <w:bCs/>
              </w:rPr>
              <w:t>- LITIGE</w:t>
            </w:r>
            <w:r w:rsidR="000275CE" w:rsidRPr="001715FD">
              <w:rPr>
                <w:rFonts w:ascii="Arial" w:hAnsi="Arial" w:cs="Arial"/>
                <w:b/>
                <w:bCs/>
              </w:rPr>
              <w:t>S</w:t>
            </w:r>
            <w:r w:rsidRPr="001715FD">
              <w:rPr>
                <w:rFonts w:ascii="Arial" w:hAnsi="Arial" w:cs="Arial"/>
                <w:b/>
                <w:bCs/>
              </w:rPr>
              <w:t xml:space="preserve"> </w:t>
            </w:r>
          </w:p>
          <w:p w14:paraId="1A1BC4AA" w14:textId="77777777" w:rsidR="00C95506" w:rsidRPr="001715FD" w:rsidRDefault="00C95506" w:rsidP="00D66DE1">
            <w:pPr>
              <w:jc w:val="both"/>
              <w:rPr>
                <w:rFonts w:ascii="Arial" w:hAnsi="Arial" w:cs="Arial"/>
              </w:rPr>
            </w:pPr>
          </w:p>
          <w:p w14:paraId="36547F0E" w14:textId="77777777" w:rsidR="00AD236C" w:rsidRPr="001715FD" w:rsidRDefault="00AD236C" w:rsidP="00D66DE1">
            <w:pPr>
              <w:jc w:val="both"/>
              <w:rPr>
                <w:rFonts w:ascii="Arial" w:hAnsi="Arial" w:cs="Arial"/>
                <w:bCs/>
              </w:rPr>
            </w:pPr>
            <w:r w:rsidRPr="001715FD">
              <w:rPr>
                <w:rFonts w:ascii="Arial" w:hAnsi="Arial" w:cs="Arial"/>
                <w:bCs/>
              </w:rPr>
              <w:t>La présente convention est soumise aux lois et règlements français.</w:t>
            </w:r>
          </w:p>
          <w:p w14:paraId="629B18FF" w14:textId="77777777" w:rsidR="00AD236C" w:rsidRPr="001715FD" w:rsidRDefault="00AD236C" w:rsidP="00D66DE1">
            <w:pPr>
              <w:jc w:val="both"/>
              <w:rPr>
                <w:rFonts w:ascii="Arial" w:hAnsi="Arial" w:cs="Arial"/>
              </w:rPr>
            </w:pPr>
          </w:p>
          <w:p w14:paraId="731AD177" w14:textId="77777777" w:rsidR="00C95506" w:rsidRPr="001715FD" w:rsidRDefault="00AD236C" w:rsidP="00D66DE1">
            <w:pPr>
              <w:jc w:val="both"/>
              <w:rPr>
                <w:rFonts w:ascii="Arial" w:hAnsi="Arial" w:cs="Arial"/>
              </w:rPr>
            </w:pPr>
            <w:r w:rsidRPr="001715FD">
              <w:rPr>
                <w:rFonts w:ascii="Arial" w:hAnsi="Arial" w:cs="Arial"/>
              </w:rPr>
              <w:br w:type="page"/>
              <w:t>En cas de litige ou de difficulté d’interprétation de la présente convention, et à défaut d’accord amiable, les Parties conviennent de porter leur différend devant les tribunaux français compétents.</w:t>
            </w:r>
          </w:p>
          <w:p w14:paraId="66E2B279" w14:textId="77777777" w:rsidR="00857069" w:rsidRPr="001715FD" w:rsidRDefault="00857069" w:rsidP="00D66DE1">
            <w:pPr>
              <w:jc w:val="both"/>
              <w:rPr>
                <w:rFonts w:ascii="Arial" w:hAnsi="Arial" w:cs="Arial"/>
              </w:rPr>
            </w:pPr>
          </w:p>
          <w:p w14:paraId="21E5A9B2" w14:textId="77777777" w:rsidR="00857069" w:rsidRPr="001715FD" w:rsidRDefault="00857069" w:rsidP="00D66DE1">
            <w:pPr>
              <w:jc w:val="both"/>
              <w:rPr>
                <w:rFonts w:ascii="Arial" w:hAnsi="Arial" w:cs="Arial"/>
              </w:rPr>
            </w:pPr>
          </w:p>
          <w:p w14:paraId="02ABCE0F" w14:textId="1602AE2A" w:rsidR="00857069" w:rsidRDefault="00857069" w:rsidP="00D66DE1">
            <w:pPr>
              <w:jc w:val="both"/>
              <w:rPr>
                <w:rFonts w:ascii="Arial" w:hAnsi="Arial" w:cs="Arial"/>
              </w:rPr>
            </w:pPr>
          </w:p>
          <w:p w14:paraId="7FE02EE3" w14:textId="77777777" w:rsidR="0005268F" w:rsidRPr="001715FD" w:rsidRDefault="0005268F" w:rsidP="00D66DE1">
            <w:pPr>
              <w:jc w:val="both"/>
              <w:rPr>
                <w:rFonts w:ascii="Arial" w:hAnsi="Arial" w:cs="Arial"/>
              </w:rPr>
            </w:pPr>
          </w:p>
          <w:p w14:paraId="140CD85D" w14:textId="28B06E19" w:rsidR="00857069" w:rsidRPr="001715FD" w:rsidRDefault="00857069" w:rsidP="00D66DE1">
            <w:pPr>
              <w:jc w:val="both"/>
              <w:rPr>
                <w:rFonts w:ascii="Arial" w:hAnsi="Arial" w:cs="Arial"/>
                <w:bCs/>
                <w:i/>
                <w:iCs/>
              </w:rPr>
            </w:pPr>
            <w:r w:rsidRPr="001715FD">
              <w:rPr>
                <w:rFonts w:ascii="Arial" w:hAnsi="Arial" w:cs="Arial"/>
                <w:bCs/>
                <w:i/>
                <w:iCs/>
              </w:rPr>
              <w:t xml:space="preserve">Fait à </w:t>
            </w:r>
            <w:r w:rsidR="00E70A0F" w:rsidRPr="001715FD">
              <w:rPr>
                <w:rFonts w:ascii="Arial" w:hAnsi="Arial" w:cs="Arial"/>
              </w:rPr>
              <w:t>_______________</w:t>
            </w:r>
            <w:r w:rsidRPr="001715FD">
              <w:rPr>
                <w:rFonts w:ascii="Arial" w:hAnsi="Arial" w:cs="Arial"/>
                <w:bCs/>
                <w:i/>
                <w:iCs/>
                <w:caps/>
              </w:rPr>
              <w:t xml:space="preserve">, </w:t>
            </w:r>
            <w:r w:rsidRPr="001715FD">
              <w:rPr>
                <w:rFonts w:ascii="Arial" w:hAnsi="Arial" w:cs="Arial"/>
                <w:bCs/>
                <w:i/>
                <w:iCs/>
              </w:rPr>
              <w:t xml:space="preserve">en  </w:t>
            </w:r>
            <w:r w:rsidR="002A034D">
              <w:rPr>
                <w:rFonts w:ascii="Arial" w:hAnsi="Arial" w:cs="Arial"/>
                <w:bCs/>
                <w:i/>
                <w:iCs/>
              </w:rPr>
              <w:t>trois (3)</w:t>
            </w:r>
            <w:r w:rsidR="00E70A0F" w:rsidRPr="001715FD">
              <w:rPr>
                <w:rFonts w:ascii="Arial" w:hAnsi="Arial" w:cs="Arial"/>
                <w:bCs/>
                <w:i/>
                <w:iCs/>
              </w:rPr>
              <w:t xml:space="preserve"> </w:t>
            </w:r>
            <w:r w:rsidRPr="001715FD">
              <w:rPr>
                <w:rFonts w:ascii="Arial" w:hAnsi="Arial" w:cs="Arial"/>
                <w:bCs/>
                <w:i/>
                <w:iCs/>
              </w:rPr>
              <w:t xml:space="preserve"> exemplaires originaux</w:t>
            </w:r>
          </w:p>
          <w:p w14:paraId="4BD52321" w14:textId="77777777" w:rsidR="00C95506" w:rsidRPr="001715FD" w:rsidRDefault="00C95506" w:rsidP="00D66DE1">
            <w:pPr>
              <w:tabs>
                <w:tab w:val="left" w:pos="5529"/>
              </w:tabs>
              <w:jc w:val="both"/>
              <w:rPr>
                <w:rFonts w:ascii="Arial" w:hAnsi="Arial" w:cs="Arial"/>
                <w:b/>
                <w:bCs/>
                <w:i/>
                <w:iCs/>
                <w:caps/>
              </w:rPr>
            </w:pPr>
          </w:p>
        </w:tc>
        <w:tc>
          <w:tcPr>
            <w:tcW w:w="4714" w:type="dxa"/>
            <w:tcBorders>
              <w:top w:val="nil"/>
              <w:left w:val="single" w:sz="4" w:space="0" w:color="auto"/>
              <w:bottom w:val="nil"/>
              <w:right w:val="nil"/>
            </w:tcBorders>
          </w:tcPr>
          <w:p w14:paraId="4AB1946F" w14:textId="77777777" w:rsidR="00C95506" w:rsidRPr="002A034D" w:rsidRDefault="00C95506" w:rsidP="00D66DE1">
            <w:pPr>
              <w:jc w:val="both"/>
              <w:rPr>
                <w:rFonts w:ascii="Arial" w:hAnsi="Arial" w:cs="Arial"/>
                <w:b/>
                <w:bCs/>
                <w:i/>
                <w:iCs/>
                <w:caps/>
              </w:rPr>
            </w:pPr>
          </w:p>
          <w:p w14:paraId="1998524C" w14:textId="77777777" w:rsidR="001D7397" w:rsidRPr="001715FD" w:rsidRDefault="001D7397" w:rsidP="00D66DE1">
            <w:pPr>
              <w:jc w:val="both"/>
              <w:rPr>
                <w:rFonts w:ascii="Arial" w:hAnsi="Arial" w:cs="Arial"/>
                <w:b/>
                <w:bCs/>
                <w:iCs/>
                <w:caps/>
                <w:lang w:val="en-US"/>
              </w:rPr>
            </w:pPr>
            <w:r w:rsidRPr="001715FD">
              <w:rPr>
                <w:rFonts w:ascii="Arial" w:hAnsi="Arial" w:cs="Arial"/>
                <w:b/>
                <w:bCs/>
                <w:iCs/>
                <w:lang w:val="en-US"/>
              </w:rPr>
              <w:t>Between</w:t>
            </w:r>
          </w:p>
          <w:p w14:paraId="0399FDA3" w14:textId="77777777" w:rsidR="001D7397" w:rsidRPr="001715FD" w:rsidRDefault="001D7397" w:rsidP="00D66DE1">
            <w:pPr>
              <w:jc w:val="both"/>
              <w:rPr>
                <w:rFonts w:ascii="Arial" w:hAnsi="Arial" w:cs="Arial"/>
                <w:b/>
                <w:bCs/>
                <w:i/>
                <w:iCs/>
                <w:caps/>
                <w:lang w:val="en-US"/>
              </w:rPr>
            </w:pPr>
          </w:p>
          <w:p w14:paraId="45A40964" w14:textId="51E6B08D" w:rsidR="00144C71" w:rsidRPr="001715FD" w:rsidRDefault="001715FD" w:rsidP="00D66DE1">
            <w:pPr>
              <w:jc w:val="both"/>
              <w:rPr>
                <w:rFonts w:ascii="Arial" w:hAnsi="Arial" w:cs="Arial"/>
                <w:b/>
                <w:lang w:val="en-GB"/>
              </w:rPr>
            </w:pPr>
            <w:r>
              <w:rPr>
                <w:rFonts w:ascii="Arial" w:hAnsi="Arial" w:cs="Arial"/>
                <w:b/>
                <w:lang w:val="en-GB"/>
              </w:rPr>
              <w:t>UNIVERSITE DE LORRAINE,</w:t>
            </w:r>
          </w:p>
          <w:p w14:paraId="62CE4696" w14:textId="2887E376" w:rsidR="001715FD" w:rsidRPr="001715FD" w:rsidRDefault="001715FD" w:rsidP="00D66DE1">
            <w:pPr>
              <w:jc w:val="both"/>
              <w:rPr>
                <w:rFonts w:ascii="Arial" w:hAnsi="Arial" w:cs="Arial"/>
                <w:lang w:val="en-GB"/>
              </w:rPr>
            </w:pPr>
            <w:r w:rsidRPr="001715FD">
              <w:rPr>
                <w:rFonts w:ascii="Arial" w:hAnsi="Arial" w:cs="Arial"/>
                <w:lang w:val="en-GB"/>
              </w:rPr>
              <w:t>Public institution of a Scientific, Cultural and Professional nature, having its registered office at 34 Cours Léopold, BP 25233 - 54052 NANCY CEDEX,</w:t>
            </w:r>
            <w:r w:rsidRPr="001715FD">
              <w:rPr>
                <w:rFonts w:ascii="Arial" w:hAnsi="Arial" w:cs="Arial"/>
                <w:lang w:val="en-US"/>
              </w:rPr>
              <w:t xml:space="preserve"> SIRET n°130 015 506 00012, code APE 85.42Z</w:t>
            </w:r>
            <w:r w:rsidRPr="001715FD">
              <w:rPr>
                <w:rFonts w:ascii="Arial" w:hAnsi="Arial" w:cs="Arial"/>
                <w:lang w:val="en-GB"/>
              </w:rPr>
              <w:t xml:space="preserve"> represented by its President Mr</w:t>
            </w:r>
            <w:r w:rsidR="00B2001C">
              <w:rPr>
                <w:rFonts w:ascii="Arial" w:hAnsi="Arial" w:cs="Arial"/>
                <w:lang w:val="en-GB"/>
              </w:rPr>
              <w:t>s</w:t>
            </w:r>
            <w:r w:rsidRPr="001715FD">
              <w:rPr>
                <w:rFonts w:ascii="Arial" w:hAnsi="Arial" w:cs="Arial"/>
                <w:lang w:val="en-GB"/>
              </w:rPr>
              <w:t xml:space="preserve"> </w:t>
            </w:r>
            <w:r w:rsidR="00B2001C">
              <w:rPr>
                <w:rFonts w:ascii="Arial" w:hAnsi="Arial" w:cs="Arial"/>
                <w:lang w:val="en-GB"/>
              </w:rPr>
              <w:t>Hélène BOULANGER,</w:t>
            </w:r>
          </w:p>
          <w:p w14:paraId="15BD2E49" w14:textId="77777777" w:rsidR="00144C71" w:rsidRPr="001715FD" w:rsidRDefault="00144C71" w:rsidP="00D66DE1">
            <w:pPr>
              <w:jc w:val="both"/>
              <w:rPr>
                <w:rFonts w:ascii="Arial" w:hAnsi="Arial" w:cs="Arial"/>
                <w:lang w:val="en-GB"/>
              </w:rPr>
            </w:pPr>
          </w:p>
          <w:p w14:paraId="15A57340" w14:textId="77777777" w:rsidR="00144C71" w:rsidRPr="001715FD" w:rsidRDefault="00144C71" w:rsidP="00D66DE1">
            <w:pPr>
              <w:jc w:val="both"/>
              <w:rPr>
                <w:rFonts w:ascii="Arial" w:hAnsi="Arial" w:cs="Arial"/>
                <w:lang w:val="en-GB"/>
              </w:rPr>
            </w:pPr>
          </w:p>
          <w:p w14:paraId="074311BB" w14:textId="679F5DAF" w:rsidR="00144C71" w:rsidRPr="001715FD" w:rsidRDefault="00144C71" w:rsidP="00D66DE1">
            <w:pPr>
              <w:rPr>
                <w:rFonts w:ascii="Arial" w:hAnsi="Arial" w:cs="Arial"/>
                <w:lang w:val="en-GB"/>
              </w:rPr>
            </w:pPr>
            <w:r w:rsidRPr="001715FD">
              <w:rPr>
                <w:rFonts w:ascii="Arial" w:hAnsi="Arial" w:cs="Arial"/>
                <w:lang w:val="en-GB"/>
              </w:rPr>
              <w:t xml:space="preserve">hereinafter referred to as </w:t>
            </w:r>
            <w:r w:rsidR="00E15846">
              <w:rPr>
                <w:rFonts w:ascii="Arial" w:hAnsi="Arial" w:cs="Arial"/>
                <w:lang w:val="en-GB"/>
              </w:rPr>
              <w:t>the “</w:t>
            </w:r>
            <w:r w:rsidR="00E15846" w:rsidRPr="00E15846">
              <w:rPr>
                <w:rFonts w:ascii="Arial" w:hAnsi="Arial" w:cs="Arial"/>
                <w:b/>
                <w:bCs/>
                <w:lang w:val="en-GB"/>
              </w:rPr>
              <w:t>UL</w:t>
            </w:r>
            <w:r w:rsidRPr="001715FD">
              <w:rPr>
                <w:rFonts w:ascii="Arial" w:hAnsi="Arial" w:cs="Arial"/>
                <w:lang w:val="en-GB"/>
              </w:rPr>
              <w:t>”</w:t>
            </w:r>
          </w:p>
          <w:p w14:paraId="330BDE3E" w14:textId="77777777" w:rsidR="00144C71" w:rsidRPr="001715FD" w:rsidRDefault="00144C71" w:rsidP="00D66DE1">
            <w:pPr>
              <w:pStyle w:val="Corpsdetexte21"/>
              <w:spacing w:line="240" w:lineRule="auto"/>
              <w:ind w:left="0"/>
              <w:rPr>
                <w:rFonts w:ascii="Arial" w:hAnsi="Arial" w:cs="Arial"/>
                <w:sz w:val="20"/>
                <w:lang w:val="en-GB"/>
              </w:rPr>
            </w:pPr>
          </w:p>
          <w:p w14:paraId="7D691E1F" w14:textId="77777777" w:rsidR="001D7397" w:rsidRPr="001715FD" w:rsidRDefault="001D7397" w:rsidP="00D66DE1">
            <w:pPr>
              <w:jc w:val="both"/>
              <w:rPr>
                <w:rFonts w:ascii="Arial" w:hAnsi="Arial" w:cs="Arial"/>
                <w:lang w:val="en-GB"/>
              </w:rPr>
            </w:pPr>
          </w:p>
          <w:p w14:paraId="44B5913C" w14:textId="77777777" w:rsidR="00101203" w:rsidRPr="001715FD" w:rsidRDefault="00101203" w:rsidP="00D66DE1">
            <w:pPr>
              <w:jc w:val="both"/>
              <w:rPr>
                <w:rFonts w:ascii="Arial" w:hAnsi="Arial" w:cs="Arial"/>
                <w:lang w:val="en-GB"/>
              </w:rPr>
            </w:pPr>
          </w:p>
          <w:p w14:paraId="5A3AAA05" w14:textId="67D9EE78" w:rsidR="00F166A2" w:rsidRDefault="00F166A2" w:rsidP="00D66DE1">
            <w:pPr>
              <w:jc w:val="both"/>
              <w:rPr>
                <w:rFonts w:ascii="Arial" w:hAnsi="Arial" w:cs="Arial"/>
                <w:lang w:val="en-GB"/>
              </w:rPr>
            </w:pPr>
            <w:r w:rsidRPr="00F166A2">
              <w:rPr>
                <w:rFonts w:ascii="Arial" w:hAnsi="Arial" w:cs="Arial"/>
                <w:lang w:val="en-GB"/>
              </w:rPr>
              <w:t>In particular the Equipe de Recherche sur les Processus Innovatifs, a research unit headed by Mr Mauricio CAMARGO PARDO, hereinafter referred to as the ‘</w:t>
            </w:r>
            <w:r w:rsidRPr="00F166A2">
              <w:rPr>
                <w:rFonts w:ascii="Arial" w:hAnsi="Arial" w:cs="Arial"/>
                <w:b/>
                <w:bCs/>
                <w:lang w:val="en-GB"/>
              </w:rPr>
              <w:t>Laboratory’</w:t>
            </w:r>
            <w:r w:rsidRPr="00F166A2">
              <w:rPr>
                <w:rFonts w:ascii="Arial" w:hAnsi="Arial" w:cs="Arial"/>
                <w:lang w:val="en-GB"/>
              </w:rPr>
              <w:t>.</w:t>
            </w:r>
          </w:p>
          <w:p w14:paraId="2E9E6103" w14:textId="77777777" w:rsidR="00E15846" w:rsidRDefault="00E15846" w:rsidP="00D66DE1">
            <w:pPr>
              <w:jc w:val="both"/>
              <w:rPr>
                <w:rFonts w:ascii="Arial" w:hAnsi="Arial" w:cs="Arial"/>
                <w:lang w:val="en-GB"/>
              </w:rPr>
            </w:pPr>
          </w:p>
          <w:p w14:paraId="5C4CC1E3" w14:textId="48DC1A83" w:rsidR="00DE6E6C" w:rsidRPr="001715FD" w:rsidRDefault="00F166A2" w:rsidP="00D66DE1">
            <w:pPr>
              <w:jc w:val="both"/>
              <w:rPr>
                <w:rFonts w:ascii="Arial" w:hAnsi="Arial" w:cs="Arial"/>
                <w:highlight w:val="yellow"/>
                <w:lang w:val="en-GB"/>
              </w:rPr>
            </w:pPr>
            <w:r>
              <w:rPr>
                <w:rFonts w:ascii="Arial" w:hAnsi="Arial" w:cs="Arial"/>
                <w:lang w:val="en-GB"/>
              </w:rPr>
              <w:t xml:space="preserve">The Laboratory </w:t>
            </w:r>
            <w:r w:rsidRPr="00F166A2">
              <w:rPr>
                <w:rFonts w:ascii="Arial" w:hAnsi="Arial" w:cs="Arial"/>
                <w:lang w:val="en-GB"/>
              </w:rPr>
              <w:t>is a member of the Institut Carnot Énergie et Environnement (ICÉEL) accredited by the French ministry of higher education and research since 2007 in recognition of its effective research collaborations with socio-economic partners.</w:t>
            </w:r>
            <w:r w:rsidR="00DE6E6C" w:rsidRPr="001715FD">
              <w:rPr>
                <w:rFonts w:ascii="Arial" w:hAnsi="Arial" w:cs="Arial"/>
                <w:highlight w:val="yellow"/>
                <w:lang w:val="en-GB"/>
              </w:rPr>
              <w:t xml:space="preserve"> </w:t>
            </w:r>
          </w:p>
          <w:p w14:paraId="1468D344" w14:textId="77777777" w:rsidR="00DE6E6C" w:rsidRPr="001715FD" w:rsidRDefault="00DE6E6C" w:rsidP="00D66DE1">
            <w:pPr>
              <w:jc w:val="both"/>
              <w:rPr>
                <w:rFonts w:ascii="Arial" w:hAnsi="Arial" w:cs="Arial"/>
                <w:lang w:val="en-GB"/>
              </w:rPr>
            </w:pPr>
          </w:p>
          <w:p w14:paraId="3F43233F" w14:textId="1BB3E3C5" w:rsidR="00E15846" w:rsidRPr="001715FD" w:rsidRDefault="00E15846" w:rsidP="00D66DE1">
            <w:pPr>
              <w:jc w:val="both"/>
              <w:rPr>
                <w:rFonts w:ascii="Arial" w:hAnsi="Arial" w:cs="Arial"/>
                <w:lang w:val="en-GB"/>
              </w:rPr>
            </w:pPr>
          </w:p>
          <w:p w14:paraId="30EF22C3" w14:textId="77777777" w:rsidR="001D7397" w:rsidRPr="001715FD" w:rsidRDefault="001D7397" w:rsidP="00D66DE1">
            <w:pPr>
              <w:jc w:val="both"/>
              <w:rPr>
                <w:rFonts w:ascii="Arial" w:hAnsi="Arial" w:cs="Arial"/>
                <w:b/>
                <w:lang w:val="en-GB"/>
              </w:rPr>
            </w:pPr>
            <w:r w:rsidRPr="001715FD">
              <w:rPr>
                <w:rFonts w:ascii="Arial" w:hAnsi="Arial" w:cs="Arial"/>
                <w:b/>
                <w:lang w:val="en-GB"/>
              </w:rPr>
              <w:t>And</w:t>
            </w:r>
          </w:p>
          <w:p w14:paraId="61155A3F" w14:textId="77777777" w:rsidR="00E70A0F" w:rsidRPr="001715FD" w:rsidRDefault="00E70A0F" w:rsidP="00D66DE1">
            <w:pPr>
              <w:pBdr>
                <w:bottom w:val="single" w:sz="12" w:space="1" w:color="auto"/>
              </w:pBdr>
              <w:jc w:val="both"/>
              <w:rPr>
                <w:rFonts w:ascii="Arial" w:hAnsi="Arial" w:cs="Arial"/>
                <w:lang w:val="en-US"/>
              </w:rPr>
            </w:pPr>
          </w:p>
          <w:p w14:paraId="32634A91" w14:textId="75BDB7A7" w:rsidR="00E15846" w:rsidRPr="007F5EF5" w:rsidRDefault="00521CAB" w:rsidP="00E15846">
            <w:pPr>
              <w:jc w:val="both"/>
              <w:rPr>
                <w:rFonts w:ascii="Arial" w:hAnsi="Arial" w:cs="Arial"/>
                <w:lang w:val="en-US"/>
              </w:rPr>
            </w:pPr>
            <w:ins w:id="68" w:author="Fabio Cruz Sanchez" w:date="2026-08-18T08:43:00Z" w16du:dateUtc="2026-08-18T06:43:00Z">
              <w:r w:rsidRPr="00521CAB">
                <w:rPr>
                  <w:rFonts w:ascii="Arial" w:hAnsi="Arial" w:cs="Arial"/>
                </w:rPr>
                <w:t>University of Western Ontario</w:t>
              </w:r>
            </w:ins>
            <w:del w:id="69" w:author="Fabio Cruz Sanchez" w:date="2026-08-18T08:37:00Z" w16du:dateUtc="2026-08-18T06:37:00Z">
              <w:r w:rsidR="00E15846" w:rsidRPr="007F5EF5" w:rsidDel="00DB477F">
                <w:rPr>
                  <w:rFonts w:ascii="Arial" w:hAnsi="Arial" w:cs="Arial"/>
                  <w:lang w:val="en-US"/>
                </w:rPr>
                <w:delText>Univers</w:delText>
              </w:r>
              <w:r w:rsidR="00CC68F4" w:rsidRPr="007F5EF5" w:rsidDel="00DB477F">
                <w:rPr>
                  <w:rFonts w:ascii="Arial" w:hAnsi="Arial" w:cs="Arial"/>
                  <w:lang w:val="en-US"/>
                </w:rPr>
                <w:delText>idad Nacional de Colombia</w:delText>
              </w:r>
              <w:r w:rsidR="00E15846" w:rsidRPr="007F5EF5" w:rsidDel="00DB477F">
                <w:rPr>
                  <w:rFonts w:ascii="Arial" w:hAnsi="Arial" w:cs="Arial"/>
                  <w:lang w:val="en-US"/>
                </w:rPr>
                <w:delText xml:space="preserve"> (U</w:delText>
              </w:r>
              <w:r w:rsidR="00CC68F4" w:rsidRPr="007F5EF5" w:rsidDel="00DB477F">
                <w:rPr>
                  <w:rFonts w:ascii="Arial" w:hAnsi="Arial" w:cs="Arial"/>
                  <w:lang w:val="en-US"/>
                </w:rPr>
                <w:delText>NAL</w:delText>
              </w:r>
              <w:r w:rsidR="00E15846" w:rsidRPr="007F5EF5" w:rsidDel="00DB477F">
                <w:rPr>
                  <w:rFonts w:ascii="Arial" w:hAnsi="Arial" w:cs="Arial"/>
                  <w:lang w:val="en-US"/>
                </w:rPr>
                <w:delText>)</w:delText>
              </w:r>
            </w:del>
            <w:r w:rsidR="00E15846" w:rsidRPr="007F5EF5">
              <w:rPr>
                <w:rFonts w:ascii="Arial" w:hAnsi="Arial" w:cs="Arial"/>
                <w:lang w:val="en-US"/>
              </w:rPr>
              <w:t xml:space="preserve">, </w:t>
            </w:r>
            <w:commentRangeStart w:id="70"/>
            <w:r w:rsidR="00CC68F4" w:rsidRPr="007F5EF5">
              <w:rPr>
                <w:rFonts w:ascii="Arial" w:hAnsi="Arial" w:cs="Arial"/>
                <w:lang w:val="en-US"/>
              </w:rPr>
              <w:t>__</w:t>
            </w:r>
            <w:ins w:id="71" w:author="Fabio Cruz Sanchez" w:date="2026-08-18T08:43:00Z" w16du:dateUtc="2026-08-18T06:43:00Z">
              <w:r>
                <w:rPr>
                  <w:rFonts w:ascii="Arial" w:hAnsi="Arial" w:cs="Arial"/>
                  <w:lang w:val="en-US"/>
                </w:rPr>
                <w:t>U</w:t>
              </w:r>
            </w:ins>
            <w:ins w:id="72" w:author="Fabio Cruz Sanchez" w:date="2026-08-18T08:37:00Z" w16du:dateUtc="2026-08-18T06:37:00Z">
              <w:r w:rsidR="00DB477F">
                <w:rPr>
                  <w:rFonts w:ascii="Arial" w:hAnsi="Arial" w:cs="Arial"/>
                  <w:lang w:val="en-US"/>
                </w:rPr>
                <w:t>W</w:t>
              </w:r>
            </w:ins>
            <w:ins w:id="73" w:author="Fabio Cruz Sanchez" w:date="2026-08-18T08:43:00Z" w16du:dateUtc="2026-08-18T06:43:00Z">
              <w:r>
                <w:rPr>
                  <w:rFonts w:ascii="Arial" w:hAnsi="Arial" w:cs="Arial"/>
                  <w:lang w:val="en-US"/>
                </w:rPr>
                <w:t>O</w:t>
              </w:r>
            </w:ins>
            <w:r w:rsidR="00CC68F4" w:rsidRPr="007F5EF5">
              <w:rPr>
                <w:rFonts w:ascii="Arial" w:hAnsi="Arial" w:cs="Arial"/>
                <w:lang w:val="en-US"/>
              </w:rPr>
              <w:t>__</w:t>
            </w:r>
            <w:commentRangeEnd w:id="70"/>
            <w:r w:rsidR="00CC68F4" w:rsidRPr="007F5EF5">
              <w:rPr>
                <w:rStyle w:val="Marquedecommentaire"/>
                <w:rFonts w:ascii="Arial" w:hAnsi="Arial" w:cs="Arial"/>
                <w:sz w:val="20"/>
                <w:szCs w:val="20"/>
                <w:lang w:val="en-US"/>
              </w:rPr>
              <w:commentReference w:id="70"/>
            </w:r>
          </w:p>
          <w:p w14:paraId="62510FE6" w14:textId="77777777" w:rsidR="00E15846" w:rsidRPr="007F5EF5" w:rsidRDefault="00E15846" w:rsidP="00E15846">
            <w:pPr>
              <w:jc w:val="both"/>
              <w:rPr>
                <w:rFonts w:ascii="Arial" w:hAnsi="Arial" w:cs="Arial"/>
                <w:lang w:val="en-US"/>
              </w:rPr>
            </w:pPr>
          </w:p>
          <w:p w14:paraId="623BD797" w14:textId="7F056663" w:rsidR="00E15846" w:rsidRPr="00B121A4" w:rsidRDefault="00B121A4" w:rsidP="00E15846">
            <w:pPr>
              <w:jc w:val="right"/>
              <w:rPr>
                <w:rFonts w:ascii="Arial" w:hAnsi="Arial" w:cs="Arial"/>
                <w:lang w:val="en-US"/>
              </w:rPr>
            </w:pPr>
            <w:r w:rsidRPr="00B121A4">
              <w:rPr>
                <w:rFonts w:ascii="Arial" w:hAnsi="Arial" w:cs="Arial"/>
                <w:lang w:val="en-US"/>
              </w:rPr>
              <w:t>hereinafter referred to as the</w:t>
            </w:r>
            <w:r w:rsidR="00E15846" w:rsidRPr="00B121A4">
              <w:rPr>
                <w:rFonts w:ascii="Arial" w:hAnsi="Arial" w:cs="Arial"/>
                <w:lang w:val="en-US"/>
              </w:rPr>
              <w:t xml:space="preserve"> </w:t>
            </w:r>
            <w:r w:rsidR="007F5EF5">
              <w:rPr>
                <w:rFonts w:ascii="Arial" w:hAnsi="Arial" w:cs="Arial"/>
                <w:lang w:val="en-US"/>
              </w:rPr>
              <w:t>“</w:t>
            </w:r>
            <w:ins w:id="74" w:author="Fabio Cruz Sanchez" w:date="2026-08-18T08:43:00Z" w16du:dateUtc="2026-08-18T06:43:00Z">
              <w:r w:rsidR="00521CAB">
                <w:rPr>
                  <w:rFonts w:ascii="Arial" w:hAnsi="Arial" w:cs="Arial"/>
                  <w:lang w:val="en-US"/>
                </w:rPr>
                <w:t>U</w:t>
              </w:r>
            </w:ins>
            <w:del w:id="75" w:author="Fabio Cruz Sanchez" w:date="2026-08-18T08:37:00Z" w16du:dateUtc="2026-08-18T06:37:00Z">
              <w:r w:rsidR="00CC68F4" w:rsidDel="00DB477F">
                <w:rPr>
                  <w:rFonts w:ascii="Arial" w:hAnsi="Arial" w:cs="Arial"/>
                  <w:b/>
                  <w:bCs/>
                  <w:lang w:val="en-US"/>
                </w:rPr>
                <w:delText>UNAL</w:delText>
              </w:r>
            </w:del>
            <w:ins w:id="76" w:author="Fabio Cruz Sanchez" w:date="2026-08-18T08:37:00Z" w16du:dateUtc="2026-08-18T06:37:00Z">
              <w:r w:rsidR="00DB477F">
                <w:rPr>
                  <w:rFonts w:ascii="Arial" w:hAnsi="Arial" w:cs="Arial"/>
                  <w:b/>
                  <w:bCs/>
                  <w:lang w:val="en-US"/>
                </w:rPr>
                <w:t>W</w:t>
              </w:r>
            </w:ins>
            <w:ins w:id="77" w:author="Fabio Cruz Sanchez" w:date="2026-08-18T08:43:00Z" w16du:dateUtc="2026-08-18T06:43:00Z">
              <w:r w:rsidR="00521CAB">
                <w:rPr>
                  <w:rFonts w:ascii="Arial" w:hAnsi="Arial" w:cs="Arial"/>
                  <w:b/>
                  <w:bCs/>
                  <w:lang w:val="en-US"/>
                </w:rPr>
                <w:t>O</w:t>
              </w:r>
            </w:ins>
            <w:r w:rsidR="00E15846" w:rsidRPr="00B121A4">
              <w:rPr>
                <w:rFonts w:ascii="Arial" w:hAnsi="Arial" w:cs="Arial"/>
                <w:lang w:val="en-US"/>
              </w:rPr>
              <w:t>"</w:t>
            </w:r>
          </w:p>
          <w:p w14:paraId="2B55F4A9" w14:textId="77777777" w:rsidR="00E15846" w:rsidRPr="00B121A4" w:rsidRDefault="00E15846" w:rsidP="00D66DE1">
            <w:pPr>
              <w:jc w:val="both"/>
              <w:rPr>
                <w:rFonts w:ascii="Arial" w:hAnsi="Arial" w:cs="Arial"/>
                <w:lang w:val="en-US"/>
              </w:rPr>
            </w:pPr>
          </w:p>
          <w:p w14:paraId="25A551A0" w14:textId="77777777" w:rsidR="00E15846" w:rsidRPr="00B121A4" w:rsidRDefault="00E15846" w:rsidP="00D66DE1">
            <w:pPr>
              <w:pBdr>
                <w:bottom w:val="single" w:sz="12" w:space="1" w:color="auto"/>
              </w:pBdr>
              <w:jc w:val="both"/>
              <w:rPr>
                <w:rFonts w:ascii="Arial" w:hAnsi="Arial" w:cs="Arial"/>
                <w:lang w:val="en-US"/>
              </w:rPr>
            </w:pPr>
          </w:p>
          <w:p w14:paraId="7295CE08" w14:textId="67810A55" w:rsidR="00E15846" w:rsidRPr="00B121A4" w:rsidRDefault="00E15846" w:rsidP="00D66DE1">
            <w:pPr>
              <w:jc w:val="both"/>
              <w:rPr>
                <w:rFonts w:ascii="Arial" w:hAnsi="Arial" w:cs="Arial"/>
                <w:lang w:val="en-US"/>
              </w:rPr>
            </w:pPr>
            <w:r w:rsidRPr="00B121A4">
              <w:rPr>
                <w:rFonts w:ascii="Arial" w:hAnsi="Arial" w:cs="Arial"/>
                <w:b/>
                <w:bCs/>
                <w:lang w:val="en-US"/>
              </w:rPr>
              <w:t>And</w:t>
            </w:r>
          </w:p>
          <w:p w14:paraId="6AF61C15" w14:textId="7EA03E92" w:rsidR="00E15846" w:rsidRPr="00B121A4" w:rsidRDefault="00E15846" w:rsidP="00D66DE1">
            <w:pPr>
              <w:jc w:val="both"/>
              <w:rPr>
                <w:rFonts w:ascii="Arial" w:hAnsi="Arial" w:cs="Arial"/>
                <w:lang w:val="en-US"/>
              </w:rPr>
            </w:pPr>
          </w:p>
          <w:p w14:paraId="7A4789EB" w14:textId="576E54FD" w:rsidR="00AA0AFC" w:rsidRPr="007F5EF5" w:rsidRDefault="00CC68F4" w:rsidP="00D66DE1">
            <w:pPr>
              <w:jc w:val="both"/>
              <w:rPr>
                <w:rFonts w:ascii="Arial" w:hAnsi="Arial" w:cs="Arial"/>
                <w:lang w:val="en-US"/>
              </w:rPr>
            </w:pPr>
            <w:commentRangeStart w:id="78"/>
            <w:r w:rsidRPr="007F5EF5">
              <w:rPr>
                <w:rFonts w:ascii="Arial" w:hAnsi="Arial" w:cs="Arial"/>
                <w:b/>
                <w:bCs/>
                <w:lang w:val="en-US"/>
              </w:rPr>
              <w:t>Mr</w:t>
            </w:r>
            <w:commentRangeEnd w:id="78"/>
            <w:r w:rsidR="007F5EF5">
              <w:rPr>
                <w:rStyle w:val="Marquedecommentaire"/>
                <w:rFonts w:ascii="Arial" w:hAnsi="Arial" w:cs="Arial"/>
                <w:b/>
                <w:bCs/>
                <w:sz w:val="20"/>
                <w:szCs w:val="20"/>
                <w:lang w:val="en-US"/>
              </w:rPr>
              <w:commentReference w:id="78"/>
            </w:r>
            <w:ins w:id="79" w:author="Fabio Cruz Sanchez" w:date="2026-08-18T08:30:00Z" w16du:dateUtc="2026-08-18T06:30:00Z">
              <w:r w:rsidR="0005422B">
                <w:rPr>
                  <w:rFonts w:ascii="Arial" w:hAnsi="Arial" w:cs="Arial"/>
                  <w:b/>
                  <w:bCs/>
                  <w:lang w:val="en-US"/>
                </w:rPr>
                <w:t>s</w:t>
              </w:r>
            </w:ins>
            <w:r w:rsidRPr="007F5EF5">
              <w:rPr>
                <w:rFonts w:ascii="Arial" w:hAnsi="Arial" w:cs="Arial"/>
                <w:b/>
                <w:bCs/>
                <w:lang w:val="en-US"/>
              </w:rPr>
              <w:t xml:space="preserve">. </w:t>
            </w:r>
            <w:del w:id="80" w:author="Fabio Cruz Sanchez" w:date="2026-08-18T08:30:00Z" w16du:dateUtc="2026-08-18T06:30:00Z">
              <w:r w:rsidRPr="007F5EF5" w:rsidDel="0005422B">
                <w:rPr>
                  <w:rFonts w:ascii="Arial" w:hAnsi="Arial" w:cs="Arial"/>
                  <w:b/>
                  <w:bCs/>
                  <w:lang w:val="en-US"/>
                </w:rPr>
                <w:delText xml:space="preserve">Luis </w:delText>
              </w:r>
            </w:del>
            <w:ins w:id="81" w:author="Fabio Cruz Sanchez" w:date="2026-08-18T08:30:00Z" w16du:dateUtc="2026-08-18T06:30:00Z">
              <w:r w:rsidR="0005422B">
                <w:rPr>
                  <w:rFonts w:ascii="Arial" w:hAnsi="Arial" w:cs="Arial"/>
                  <w:b/>
                  <w:bCs/>
                  <w:lang w:val="en-US"/>
                </w:rPr>
                <w:t>Alessia ROMANI</w:t>
              </w:r>
            </w:ins>
            <w:del w:id="82" w:author="Fabio Cruz Sanchez" w:date="2026-08-18T08:30:00Z" w16du:dateUtc="2026-08-18T06:30:00Z">
              <w:r w:rsidRPr="007F5EF5" w:rsidDel="0005422B">
                <w:rPr>
                  <w:rFonts w:ascii="Arial" w:hAnsi="Arial" w:cs="Arial"/>
                  <w:b/>
                  <w:bCs/>
                  <w:lang w:val="en-US"/>
                </w:rPr>
                <w:delText>Carlos LOPEZ ROJAS</w:delText>
              </w:r>
            </w:del>
            <w:r w:rsidRPr="007F5EF5">
              <w:rPr>
                <w:rFonts w:ascii="Arial" w:hAnsi="Arial" w:cs="Arial"/>
                <w:lang w:val="en-US"/>
              </w:rPr>
              <w:t xml:space="preserve">, born on </w:t>
            </w:r>
            <w:del w:id="83" w:author="Fabio Cruz Sanchez" w:date="2026-08-18T08:30:00Z" w16du:dateUtc="2026-08-18T06:30:00Z">
              <w:r w:rsidRPr="007F5EF5" w:rsidDel="0005422B">
                <w:rPr>
                  <w:rFonts w:ascii="Arial" w:hAnsi="Arial" w:cs="Arial"/>
                  <w:lang w:val="en-US"/>
                </w:rPr>
                <w:delText xml:space="preserve">December </w:delText>
              </w:r>
            </w:del>
            <w:ins w:id="84" w:author="Fabio Cruz Sanchez" w:date="2026-08-18T08:30:00Z" w16du:dateUtc="2026-08-18T06:30:00Z">
              <w:r w:rsidR="0005422B">
                <w:rPr>
                  <w:rFonts w:ascii="Arial" w:hAnsi="Arial" w:cs="Arial"/>
                  <w:lang w:val="en-US"/>
                </w:rPr>
                <w:t>August</w:t>
              </w:r>
              <w:r w:rsidR="0005422B" w:rsidRPr="007F5EF5">
                <w:rPr>
                  <w:rFonts w:ascii="Arial" w:hAnsi="Arial" w:cs="Arial"/>
                  <w:lang w:val="en-US"/>
                </w:rPr>
                <w:t xml:space="preserve"> </w:t>
              </w:r>
            </w:ins>
            <w:del w:id="85" w:author="Fabio Cruz Sanchez" w:date="2026-08-18T08:30:00Z" w16du:dateUtc="2026-08-18T06:30:00Z">
              <w:r w:rsidRPr="007F5EF5" w:rsidDel="0005422B">
                <w:rPr>
                  <w:rFonts w:ascii="Arial" w:hAnsi="Arial" w:cs="Arial"/>
                  <w:lang w:val="en-US"/>
                </w:rPr>
                <w:delText>28</w:delText>
              </w:r>
            </w:del>
            <w:ins w:id="86" w:author="Fabio Cruz Sanchez" w:date="2026-08-18T08:30:00Z" w16du:dateUtc="2026-08-18T06:30:00Z">
              <w:r w:rsidR="0005422B">
                <w:rPr>
                  <w:rFonts w:ascii="Arial" w:hAnsi="Arial" w:cs="Arial"/>
                  <w:lang w:val="en-US"/>
                </w:rPr>
                <w:t>01</w:t>
              </w:r>
            </w:ins>
            <w:r w:rsidRPr="007F5EF5">
              <w:rPr>
                <w:rFonts w:ascii="Arial" w:hAnsi="Arial" w:cs="Arial"/>
                <w:lang w:val="en-US"/>
              </w:rPr>
              <w:t xml:space="preserve">, 1993, in </w:t>
            </w:r>
            <w:ins w:id="87" w:author="Fabio Cruz Sanchez" w:date="2026-08-18T08:32:00Z" w16du:dateUtc="2026-08-18T06:32:00Z">
              <w:r w:rsidR="00DB477F" w:rsidRPr="00DB477F">
                <w:rPr>
                  <w:rFonts w:ascii="Arial" w:hAnsi="Arial" w:cs="Arial"/>
                  <w:lang w:val="en-US"/>
                </w:rPr>
                <w:t>Alzano Lombardo (BG)</w:t>
              </w:r>
            </w:ins>
            <w:del w:id="88" w:author="Fabio Cruz Sanchez" w:date="2026-08-18T08:32:00Z" w16du:dateUtc="2026-08-18T06:32:00Z">
              <w:r w:rsidRPr="007F5EF5" w:rsidDel="00DB477F">
                <w:rPr>
                  <w:rFonts w:ascii="Arial" w:hAnsi="Arial" w:cs="Arial"/>
                  <w:highlight w:val="yellow"/>
                  <w:lang w:val="en-US"/>
                </w:rPr>
                <w:delText>___</w:delText>
              </w:r>
            </w:del>
            <w:r w:rsidR="007F5EF5" w:rsidRPr="007F5EF5">
              <w:rPr>
                <w:rFonts w:ascii="Arial" w:hAnsi="Arial" w:cs="Arial"/>
                <w:lang w:val="en-US"/>
              </w:rPr>
              <w:t xml:space="preserve"> and currently resident in </w:t>
            </w:r>
            <w:ins w:id="89" w:author="Fabio Cruz Sanchez" w:date="2026-08-18T08:32:00Z" w16du:dateUtc="2026-08-18T06:32:00Z">
              <w:r w:rsidR="00DB477F">
                <w:rPr>
                  <w:rFonts w:ascii="Arial" w:hAnsi="Arial" w:cs="Arial"/>
                  <w:lang w:val="en-US"/>
                </w:rPr>
                <w:t xml:space="preserve">London, </w:t>
              </w:r>
            </w:ins>
            <w:del w:id="90" w:author="Fabio Cruz Sanchez" w:date="2026-08-18T08:32:00Z" w16du:dateUtc="2026-08-18T06:32:00Z">
              <w:r w:rsidR="007F5EF5" w:rsidRPr="007F5EF5" w:rsidDel="00DB477F">
                <w:rPr>
                  <w:rFonts w:ascii="Arial" w:hAnsi="Arial" w:cs="Arial"/>
                  <w:highlight w:val="yellow"/>
                  <w:lang w:val="en-US"/>
                </w:rPr>
                <w:delText>___</w:delText>
              </w:r>
              <w:r w:rsidRPr="007F5EF5" w:rsidDel="00DB477F">
                <w:rPr>
                  <w:rFonts w:ascii="Arial" w:hAnsi="Arial" w:cs="Arial"/>
                  <w:highlight w:val="yellow"/>
                  <w:lang w:val="en-US"/>
                </w:rPr>
                <w:delText>,</w:delText>
              </w:r>
              <w:r w:rsidRPr="007F5EF5" w:rsidDel="00DB477F">
                <w:rPr>
                  <w:rFonts w:ascii="Arial" w:hAnsi="Arial" w:cs="Arial"/>
                  <w:lang w:val="en-US"/>
                </w:rPr>
                <w:delText xml:space="preserve"> </w:delText>
              </w:r>
            </w:del>
            <w:ins w:id="91" w:author="Fabio Cruz Sanchez" w:date="2026-08-18T08:32:00Z" w16du:dateUtc="2026-08-18T06:32:00Z">
              <w:r w:rsidR="00DB477F">
                <w:rPr>
                  <w:rFonts w:ascii="Arial" w:hAnsi="Arial" w:cs="Arial"/>
                  <w:highlight w:val="yellow"/>
                  <w:lang w:val="en-US"/>
                </w:rPr>
                <w:t>Canada</w:t>
              </w:r>
              <w:r w:rsidR="00DB477F" w:rsidRPr="007F5EF5">
                <w:rPr>
                  <w:rFonts w:ascii="Arial" w:hAnsi="Arial" w:cs="Arial"/>
                  <w:highlight w:val="yellow"/>
                  <w:lang w:val="en-US"/>
                </w:rPr>
                <w:t>,</w:t>
              </w:r>
              <w:r w:rsidR="00DB477F" w:rsidRPr="007F5EF5">
                <w:rPr>
                  <w:rFonts w:ascii="Arial" w:hAnsi="Arial" w:cs="Arial"/>
                  <w:lang w:val="en-US"/>
                </w:rPr>
                <w:t xml:space="preserve"> </w:t>
              </w:r>
            </w:ins>
            <w:ins w:id="92" w:author="Fabio Cruz Sanchez" w:date="2026-08-18T08:33:00Z" w16du:dateUtc="2026-08-18T06:33:00Z">
              <w:r w:rsidR="00DB477F" w:rsidRPr="00DB477F">
                <w:rPr>
                  <w:rFonts w:ascii="Arial" w:hAnsi="Arial" w:cs="Arial"/>
                  <w:lang w:val="en-US"/>
                </w:rPr>
                <w:t>Postdoctoral Associate</w:t>
              </w:r>
            </w:ins>
            <w:del w:id="93" w:author="Fabio Cruz Sanchez" w:date="2026-08-18T08:32:00Z" w16du:dateUtc="2026-08-18T06:32:00Z">
              <w:r w:rsidRPr="007F5EF5" w:rsidDel="00DB477F">
                <w:rPr>
                  <w:rFonts w:ascii="Arial" w:hAnsi="Arial" w:cs="Arial"/>
                  <w:lang w:val="en-US"/>
                </w:rPr>
                <w:delText xml:space="preserve">PhD </w:delText>
              </w:r>
            </w:del>
            <w:ins w:id="94" w:author="Fabio Cruz Sanchez" w:date="2026-08-18T08:32:00Z" w16du:dateUtc="2026-08-18T06:32:00Z">
              <w:r w:rsidR="00DB477F" w:rsidRPr="007F5EF5">
                <w:rPr>
                  <w:rFonts w:ascii="Arial" w:hAnsi="Arial" w:cs="Arial"/>
                  <w:lang w:val="en-US"/>
                </w:rPr>
                <w:t xml:space="preserve"> </w:t>
              </w:r>
            </w:ins>
            <w:del w:id="95" w:author="Fabio Cruz Sanchez" w:date="2026-08-18T08:33:00Z" w16du:dateUtc="2026-08-18T06:33:00Z">
              <w:r w:rsidR="007F5EF5" w:rsidDel="00DB477F">
                <w:rPr>
                  <w:rFonts w:ascii="Arial" w:hAnsi="Arial" w:cs="Arial"/>
                  <w:lang w:val="en-US"/>
                </w:rPr>
                <w:delText>student</w:delText>
              </w:r>
              <w:r w:rsidRPr="007F5EF5" w:rsidDel="00DB477F">
                <w:rPr>
                  <w:rFonts w:ascii="Arial" w:hAnsi="Arial" w:cs="Arial"/>
                  <w:lang w:val="en-US"/>
                </w:rPr>
                <w:delText xml:space="preserve"> </w:delText>
              </w:r>
            </w:del>
            <w:r w:rsidRPr="007F5EF5">
              <w:rPr>
                <w:rFonts w:ascii="Arial" w:hAnsi="Arial" w:cs="Arial"/>
                <w:lang w:val="en-US"/>
              </w:rPr>
              <w:t xml:space="preserve">in the </w:t>
            </w:r>
            <w:ins w:id="96" w:author="Fabio Cruz Sanchez" w:date="2026-08-18T08:33:00Z" w16du:dateUtc="2026-08-18T06:33:00Z">
              <w:r w:rsidR="00DB477F" w:rsidRPr="00DB477F">
                <w:rPr>
                  <w:rFonts w:ascii="Arial" w:hAnsi="Arial" w:cs="Arial"/>
                  <w:lang w:val="en-US"/>
                </w:rPr>
                <w:t>Department of Electrical and Computer Engineering</w:t>
              </w:r>
              <w:r w:rsidR="00DB477F">
                <w:rPr>
                  <w:rFonts w:ascii="Arial" w:hAnsi="Arial" w:cs="Arial"/>
                  <w:lang w:val="en-US"/>
                </w:rPr>
                <w:t xml:space="preserve"> at</w:t>
              </w:r>
              <w:r w:rsidR="00DB477F" w:rsidRPr="00DB477F">
                <w:rPr>
                  <w:rFonts w:ascii="Arial" w:hAnsi="Arial" w:cs="Arial"/>
                  <w:lang w:val="en-US"/>
                </w:rPr>
                <w:t xml:space="preserve"> Western University</w:t>
              </w:r>
            </w:ins>
            <w:del w:id="97" w:author="Fabio Cruz Sanchez" w:date="2026-08-18T08:33:00Z" w16du:dateUtc="2026-08-18T06:33:00Z">
              <w:r w:rsidRPr="007F5EF5" w:rsidDel="00DB477F">
                <w:rPr>
                  <w:rFonts w:ascii="Arial" w:hAnsi="Arial" w:cs="Arial"/>
                  <w:lang w:val="en-US"/>
                </w:rPr>
                <w:delText>Department of Chemical and Environmental Engineering at UNAD</w:delText>
              </w:r>
            </w:del>
            <w:r w:rsidRPr="007F5EF5">
              <w:rPr>
                <w:rFonts w:ascii="Arial" w:hAnsi="Arial" w:cs="Arial"/>
                <w:lang w:val="en-US"/>
              </w:rPr>
              <w:t>.</w:t>
            </w:r>
          </w:p>
          <w:p w14:paraId="1C1F3A28" w14:textId="77777777" w:rsidR="007F5EF5" w:rsidRDefault="007F5EF5" w:rsidP="00B121A4">
            <w:pPr>
              <w:jc w:val="right"/>
              <w:rPr>
                <w:rFonts w:ascii="Arial" w:hAnsi="Arial" w:cs="Arial"/>
                <w:lang w:val="en-GB"/>
              </w:rPr>
            </w:pPr>
          </w:p>
          <w:p w14:paraId="2ED478B6" w14:textId="77777777" w:rsidR="007F5EF5" w:rsidRDefault="007F5EF5" w:rsidP="00B121A4">
            <w:pPr>
              <w:jc w:val="right"/>
              <w:rPr>
                <w:rFonts w:ascii="Arial" w:hAnsi="Arial" w:cs="Arial"/>
                <w:lang w:val="en-GB"/>
              </w:rPr>
            </w:pPr>
          </w:p>
          <w:p w14:paraId="0895391F" w14:textId="2077CBDC" w:rsidR="001D7397" w:rsidRPr="001715FD" w:rsidRDefault="00AD236C" w:rsidP="00B121A4">
            <w:pPr>
              <w:jc w:val="right"/>
              <w:rPr>
                <w:rFonts w:ascii="Arial" w:hAnsi="Arial" w:cs="Arial"/>
                <w:lang w:val="en-GB"/>
              </w:rPr>
            </w:pPr>
            <w:r w:rsidRPr="001715FD">
              <w:rPr>
                <w:rFonts w:ascii="Arial" w:hAnsi="Arial" w:cs="Arial"/>
                <w:lang w:val="en-GB"/>
              </w:rPr>
              <w:t>hereinafter referred to as “</w:t>
            </w:r>
            <w:r w:rsidR="00E15846" w:rsidRPr="007F5EF5">
              <w:rPr>
                <w:rFonts w:ascii="Arial" w:hAnsi="Arial" w:cs="Arial"/>
                <w:b/>
                <w:bCs/>
                <w:lang w:val="en-GB"/>
              </w:rPr>
              <w:t>the Host PhD</w:t>
            </w:r>
            <w:r w:rsidRPr="001715FD">
              <w:rPr>
                <w:rFonts w:ascii="Arial" w:hAnsi="Arial" w:cs="Arial"/>
                <w:lang w:val="en-GB"/>
              </w:rPr>
              <w:t>”</w:t>
            </w:r>
          </w:p>
          <w:p w14:paraId="5FBD15FA" w14:textId="77777777" w:rsidR="00AD236C" w:rsidRPr="001715FD" w:rsidRDefault="00AD236C" w:rsidP="00D66DE1">
            <w:pPr>
              <w:jc w:val="both"/>
              <w:rPr>
                <w:rFonts w:ascii="Arial" w:hAnsi="Arial" w:cs="Arial"/>
                <w:lang w:val="en-GB"/>
              </w:rPr>
            </w:pPr>
          </w:p>
          <w:p w14:paraId="74010F1A" w14:textId="2CFE32FB" w:rsidR="00494F34" w:rsidRPr="001715FD" w:rsidRDefault="00B121A4" w:rsidP="00D66DE1">
            <w:pPr>
              <w:jc w:val="both"/>
              <w:rPr>
                <w:rFonts w:ascii="Arial" w:hAnsi="Arial" w:cs="Arial"/>
                <w:lang w:val="en-GB"/>
              </w:rPr>
            </w:pPr>
            <w:r>
              <w:rPr>
                <w:rFonts w:ascii="Arial" w:hAnsi="Arial" w:cs="Arial"/>
                <w:lang w:val="en-GB"/>
              </w:rPr>
              <w:t xml:space="preserve">The UL, the </w:t>
            </w:r>
            <w:del w:id="98" w:author="Fabio Cruz Sanchez" w:date="2026-08-18T08:42:00Z" w16du:dateUtc="2026-08-18T06:42:00Z">
              <w:r w:rsidR="007F5EF5" w:rsidDel="00521CAB">
                <w:rPr>
                  <w:rFonts w:ascii="Arial" w:hAnsi="Arial" w:cs="Arial"/>
                  <w:lang w:val="en-GB"/>
                </w:rPr>
                <w:delText>UNAL</w:delText>
              </w:r>
            </w:del>
            <w:ins w:id="99" w:author="Fabio Cruz Sanchez" w:date="2026-08-18T08:42:00Z" w16du:dateUtc="2026-08-18T06:42:00Z">
              <w:r w:rsidR="00521CAB">
                <w:rPr>
                  <w:rFonts w:ascii="Arial" w:hAnsi="Arial" w:cs="Arial"/>
                  <w:lang w:val="en-GB"/>
                </w:rPr>
                <w:t>UWO</w:t>
              </w:r>
            </w:ins>
            <w:r>
              <w:rPr>
                <w:rFonts w:ascii="Arial" w:hAnsi="Arial" w:cs="Arial"/>
                <w:lang w:val="en-GB"/>
              </w:rPr>
              <w:t xml:space="preserve"> and the Host PhD</w:t>
            </w:r>
            <w:r w:rsidR="00FE6B3D" w:rsidRPr="001715FD">
              <w:rPr>
                <w:rFonts w:ascii="Arial" w:hAnsi="Arial" w:cs="Arial"/>
                <w:lang w:val="en-GB"/>
              </w:rPr>
              <w:t xml:space="preserve"> are hereafter </w:t>
            </w:r>
            <w:r w:rsidR="00E64E60" w:rsidRPr="001715FD">
              <w:rPr>
                <w:rFonts w:ascii="Arial" w:hAnsi="Arial" w:cs="Arial"/>
                <w:lang w:val="en-GB"/>
              </w:rPr>
              <w:t>designated as</w:t>
            </w:r>
            <w:r>
              <w:rPr>
                <w:rFonts w:ascii="Arial" w:hAnsi="Arial" w:cs="Arial"/>
                <w:lang w:val="en-GB"/>
              </w:rPr>
              <w:t xml:space="preserve"> “</w:t>
            </w:r>
            <w:r w:rsidR="00494F34" w:rsidRPr="001715FD">
              <w:rPr>
                <w:rFonts w:ascii="Arial" w:hAnsi="Arial" w:cs="Arial"/>
                <w:lang w:val="en-GB"/>
              </w:rPr>
              <w:t>the Part</w:t>
            </w:r>
            <w:r>
              <w:rPr>
                <w:rFonts w:ascii="Arial" w:hAnsi="Arial" w:cs="Arial"/>
                <w:lang w:val="en-GB"/>
              </w:rPr>
              <w:t>y”</w:t>
            </w:r>
            <w:r w:rsidR="00494F34" w:rsidRPr="001715FD">
              <w:rPr>
                <w:rFonts w:ascii="Arial" w:hAnsi="Arial" w:cs="Arial"/>
                <w:lang w:val="en-GB"/>
              </w:rPr>
              <w:t xml:space="preserve"> or </w:t>
            </w:r>
            <w:r>
              <w:rPr>
                <w:rFonts w:ascii="Arial" w:hAnsi="Arial" w:cs="Arial"/>
                <w:lang w:val="en-GB"/>
              </w:rPr>
              <w:t>“</w:t>
            </w:r>
            <w:r w:rsidR="00494F34" w:rsidRPr="001715FD">
              <w:rPr>
                <w:rFonts w:ascii="Arial" w:hAnsi="Arial" w:cs="Arial"/>
                <w:lang w:val="en-GB"/>
              </w:rPr>
              <w:t>the Parties</w:t>
            </w:r>
            <w:r>
              <w:rPr>
                <w:rFonts w:ascii="Arial" w:hAnsi="Arial" w:cs="Arial"/>
                <w:lang w:val="en-GB"/>
              </w:rPr>
              <w:t>”</w:t>
            </w:r>
            <w:r w:rsidR="00494F34" w:rsidRPr="001715FD">
              <w:rPr>
                <w:rFonts w:ascii="Arial" w:hAnsi="Arial" w:cs="Arial"/>
                <w:lang w:val="en-GB"/>
              </w:rPr>
              <w:t>.</w:t>
            </w:r>
          </w:p>
          <w:p w14:paraId="67AD5F3D" w14:textId="3B5A3950" w:rsidR="00494F34" w:rsidRDefault="00494F34" w:rsidP="00D66DE1">
            <w:pPr>
              <w:jc w:val="both"/>
              <w:rPr>
                <w:rFonts w:ascii="Arial" w:hAnsi="Arial" w:cs="Arial"/>
                <w:lang w:val="en-GB"/>
              </w:rPr>
            </w:pPr>
          </w:p>
          <w:p w14:paraId="0F5583D0" w14:textId="77777777" w:rsidR="00B121A4" w:rsidRPr="001715FD" w:rsidRDefault="00B121A4" w:rsidP="00D66DE1">
            <w:pPr>
              <w:jc w:val="both"/>
              <w:rPr>
                <w:rFonts w:ascii="Arial" w:hAnsi="Arial" w:cs="Arial"/>
                <w:lang w:val="en-GB"/>
              </w:rPr>
            </w:pPr>
          </w:p>
          <w:p w14:paraId="012B9EAD" w14:textId="58E6CF6A" w:rsidR="001D7397" w:rsidRDefault="001D7397" w:rsidP="00D66DE1">
            <w:pPr>
              <w:jc w:val="both"/>
              <w:rPr>
                <w:rFonts w:ascii="Arial" w:hAnsi="Arial" w:cs="Arial"/>
                <w:lang w:val="en-GB"/>
              </w:rPr>
            </w:pPr>
            <w:r w:rsidRPr="001715FD">
              <w:rPr>
                <w:rFonts w:ascii="Arial" w:hAnsi="Arial" w:cs="Arial"/>
                <w:lang w:val="en-GB"/>
              </w:rPr>
              <w:t>It is agreed as follows</w:t>
            </w:r>
          </w:p>
          <w:p w14:paraId="29AFE83B" w14:textId="5C6CE74A" w:rsidR="007F5EF5" w:rsidRDefault="007F5EF5" w:rsidP="00D66DE1">
            <w:pPr>
              <w:jc w:val="both"/>
              <w:rPr>
                <w:rFonts w:ascii="Arial" w:hAnsi="Arial" w:cs="Arial"/>
                <w:lang w:val="en-GB"/>
              </w:rPr>
            </w:pPr>
          </w:p>
          <w:p w14:paraId="58F1E323" w14:textId="77777777" w:rsidR="007F5EF5" w:rsidRPr="001715FD" w:rsidRDefault="007F5EF5" w:rsidP="00D66DE1">
            <w:pPr>
              <w:jc w:val="both"/>
              <w:rPr>
                <w:rFonts w:ascii="Arial" w:hAnsi="Arial" w:cs="Arial"/>
                <w:lang w:val="en-GB"/>
              </w:rPr>
            </w:pPr>
          </w:p>
          <w:p w14:paraId="0172FB77" w14:textId="77777777" w:rsidR="001D7397" w:rsidRPr="001715FD" w:rsidRDefault="001D7397" w:rsidP="00D66DE1">
            <w:pPr>
              <w:jc w:val="both"/>
              <w:rPr>
                <w:rFonts w:ascii="Arial" w:hAnsi="Arial" w:cs="Arial"/>
                <w:lang w:val="en-GB"/>
              </w:rPr>
            </w:pPr>
          </w:p>
          <w:p w14:paraId="352BC0BF" w14:textId="77777777" w:rsidR="00A25EE5" w:rsidRPr="001715FD" w:rsidRDefault="00A25EE5" w:rsidP="00D66DE1">
            <w:pPr>
              <w:jc w:val="both"/>
              <w:rPr>
                <w:rFonts w:ascii="Arial" w:hAnsi="Arial" w:cs="Arial"/>
                <w:b/>
                <w:lang w:val="en-GB"/>
              </w:rPr>
            </w:pPr>
          </w:p>
          <w:p w14:paraId="0CB2F00D" w14:textId="77777777" w:rsidR="00A25EE5" w:rsidRPr="001715FD" w:rsidRDefault="00A25EE5" w:rsidP="00D66DE1">
            <w:pPr>
              <w:jc w:val="both"/>
              <w:rPr>
                <w:rFonts w:ascii="Arial" w:hAnsi="Arial" w:cs="Arial"/>
                <w:b/>
                <w:lang w:val="en-GB"/>
              </w:rPr>
            </w:pPr>
          </w:p>
          <w:p w14:paraId="7845EAF6" w14:textId="49F6B27D" w:rsidR="001D7397" w:rsidRPr="001715FD" w:rsidRDefault="00BA2D9B" w:rsidP="00D66DE1">
            <w:pPr>
              <w:jc w:val="both"/>
              <w:rPr>
                <w:rFonts w:ascii="Arial" w:hAnsi="Arial" w:cs="Arial"/>
                <w:b/>
                <w:lang w:val="en-GB"/>
              </w:rPr>
            </w:pPr>
            <w:r w:rsidRPr="001715FD">
              <w:rPr>
                <w:rFonts w:ascii="Arial" w:hAnsi="Arial" w:cs="Arial"/>
                <w:b/>
                <w:lang w:val="en-GB"/>
              </w:rPr>
              <w:lastRenderedPageBreak/>
              <w:t>SECTION</w:t>
            </w:r>
            <w:r w:rsidR="001D7397" w:rsidRPr="001715FD">
              <w:rPr>
                <w:rFonts w:ascii="Arial" w:hAnsi="Arial" w:cs="Arial"/>
                <w:b/>
                <w:lang w:val="en-GB"/>
              </w:rPr>
              <w:t xml:space="preserve"> 1 – PURPOSE OF THIS AGREEMENT</w:t>
            </w:r>
          </w:p>
          <w:p w14:paraId="2D53E6D7" w14:textId="77777777" w:rsidR="001D7397" w:rsidRPr="001715FD" w:rsidRDefault="001D7397" w:rsidP="00D66DE1">
            <w:pPr>
              <w:jc w:val="both"/>
              <w:rPr>
                <w:rFonts w:ascii="Arial" w:hAnsi="Arial" w:cs="Arial"/>
                <w:lang w:val="en-GB"/>
              </w:rPr>
            </w:pPr>
          </w:p>
          <w:p w14:paraId="06CB892C" w14:textId="577DB936" w:rsidR="001D7397" w:rsidRPr="001715FD" w:rsidRDefault="001D7397" w:rsidP="00D66DE1">
            <w:pPr>
              <w:jc w:val="both"/>
              <w:rPr>
                <w:rFonts w:ascii="Arial" w:hAnsi="Arial" w:cs="Arial"/>
                <w:bCs/>
                <w:lang w:val="en-US"/>
              </w:rPr>
            </w:pPr>
            <w:r w:rsidRPr="001715FD">
              <w:rPr>
                <w:rFonts w:ascii="Arial" w:hAnsi="Arial" w:cs="Arial"/>
                <w:lang w:val="en-GB"/>
              </w:rPr>
              <w:t>This agreement defines</w:t>
            </w:r>
            <w:r w:rsidR="007C2EA7" w:rsidRPr="001715FD">
              <w:rPr>
                <w:rFonts w:ascii="Arial" w:hAnsi="Arial" w:cs="Arial"/>
                <w:lang w:val="en-GB"/>
              </w:rPr>
              <w:t xml:space="preserve"> the</w:t>
            </w:r>
            <w:r w:rsidRPr="001715FD">
              <w:rPr>
                <w:rFonts w:ascii="Arial" w:hAnsi="Arial" w:cs="Arial"/>
                <w:lang w:val="en-GB"/>
              </w:rPr>
              <w:t xml:space="preserve"> terms and conditions under which the </w:t>
            </w:r>
            <w:r w:rsidR="00C87C6B" w:rsidRPr="001715FD">
              <w:rPr>
                <w:rFonts w:ascii="Arial" w:hAnsi="Arial" w:cs="Arial"/>
                <w:lang w:val="en-GB"/>
              </w:rPr>
              <w:t>Laboratory</w:t>
            </w:r>
            <w:r w:rsidRPr="001715FD">
              <w:rPr>
                <w:rFonts w:ascii="Arial" w:hAnsi="Arial" w:cs="Arial"/>
                <w:lang w:val="en-GB"/>
              </w:rPr>
              <w:t xml:space="preserve"> </w:t>
            </w:r>
            <w:r w:rsidR="007F5807" w:rsidRPr="001715FD">
              <w:rPr>
                <w:rFonts w:ascii="Arial" w:hAnsi="Arial" w:cs="Arial"/>
                <w:lang w:val="en-GB"/>
              </w:rPr>
              <w:t>welcomes</w:t>
            </w:r>
            <w:r w:rsidR="00936CFA" w:rsidRPr="001715FD">
              <w:rPr>
                <w:rFonts w:ascii="Arial" w:hAnsi="Arial" w:cs="Arial"/>
                <w:lang w:val="en-GB"/>
              </w:rPr>
              <w:t xml:space="preserve"> </w:t>
            </w:r>
            <w:r w:rsidR="007F5EF5">
              <w:rPr>
                <w:rFonts w:ascii="Arial" w:hAnsi="Arial" w:cs="Arial"/>
                <w:lang w:val="en-GB"/>
              </w:rPr>
              <w:t>the Host PhD</w:t>
            </w:r>
            <w:r w:rsidR="00B121A4">
              <w:rPr>
                <w:rFonts w:ascii="Arial" w:hAnsi="Arial" w:cs="Arial"/>
                <w:lang w:val="en-US"/>
              </w:rPr>
              <w:t>,</w:t>
            </w:r>
            <w:r w:rsidRPr="001715FD">
              <w:rPr>
                <w:rFonts w:ascii="Arial" w:hAnsi="Arial" w:cs="Arial"/>
                <w:lang w:val="en-GB"/>
              </w:rPr>
              <w:t xml:space="preserve"> and provides for the intellectual property rights regi</w:t>
            </w:r>
            <w:r w:rsidR="00FF2951" w:rsidRPr="001715FD">
              <w:rPr>
                <w:rFonts w:ascii="Arial" w:hAnsi="Arial" w:cs="Arial"/>
                <w:lang w:val="en-GB"/>
              </w:rPr>
              <w:t xml:space="preserve">me regarding the results that </w:t>
            </w:r>
            <w:r w:rsidR="009F2E3B" w:rsidRPr="001715FD">
              <w:rPr>
                <w:rFonts w:ascii="Arial" w:hAnsi="Arial" w:cs="Arial"/>
                <w:lang w:val="en-GB"/>
              </w:rPr>
              <w:t xml:space="preserve">the </w:t>
            </w:r>
            <w:r w:rsidR="00B121A4">
              <w:rPr>
                <w:rFonts w:ascii="Arial" w:hAnsi="Arial" w:cs="Arial"/>
                <w:lang w:val="en-GB"/>
              </w:rPr>
              <w:t>Host PhD</w:t>
            </w:r>
            <w:r w:rsidR="00FF2951" w:rsidRPr="001715FD">
              <w:rPr>
                <w:rFonts w:ascii="Arial" w:hAnsi="Arial" w:cs="Arial"/>
                <w:lang w:val="en-GB"/>
              </w:rPr>
              <w:t xml:space="preserve"> obtains or contributes to obtain during her stay in the </w:t>
            </w:r>
            <w:r w:rsidR="00C87C6B" w:rsidRPr="00B121A4">
              <w:rPr>
                <w:rFonts w:ascii="Arial" w:hAnsi="Arial" w:cs="Arial"/>
                <w:lang w:val="en-GB"/>
              </w:rPr>
              <w:t>Laboratory</w:t>
            </w:r>
            <w:r w:rsidR="00FF2951" w:rsidRPr="00B121A4">
              <w:rPr>
                <w:rFonts w:ascii="Arial" w:hAnsi="Arial" w:cs="Arial"/>
                <w:lang w:val="en-GB"/>
              </w:rPr>
              <w:t>.</w:t>
            </w:r>
            <w:r w:rsidR="000F32EB" w:rsidRPr="00B121A4">
              <w:rPr>
                <w:rFonts w:ascii="Arial" w:hAnsi="Arial" w:cs="Arial"/>
                <w:lang w:val="en-GB"/>
              </w:rPr>
              <w:t xml:space="preserve"> </w:t>
            </w:r>
            <w:r w:rsidR="007F5EF5" w:rsidRPr="007F5EF5">
              <w:rPr>
                <w:rFonts w:ascii="Arial" w:hAnsi="Arial" w:cs="Arial"/>
                <w:lang w:val="en-US"/>
              </w:rPr>
              <w:t>M</w:t>
            </w:r>
            <w:r w:rsidR="007F5EF5">
              <w:rPr>
                <w:rFonts w:ascii="Arial" w:hAnsi="Arial" w:cs="Arial"/>
                <w:lang w:val="en-US"/>
              </w:rPr>
              <w:t>r</w:t>
            </w:r>
            <w:r w:rsidR="007F5EF5" w:rsidRPr="007F5EF5">
              <w:rPr>
                <w:rFonts w:ascii="Arial" w:hAnsi="Arial" w:cs="Arial"/>
                <w:lang w:val="en-US"/>
              </w:rPr>
              <w:t xml:space="preserve">. Mauricio CAMARGO PARDO </w:t>
            </w:r>
            <w:r w:rsidR="000F32EB" w:rsidRPr="00B121A4">
              <w:rPr>
                <w:rFonts w:ascii="Arial" w:hAnsi="Arial" w:cs="Arial"/>
                <w:bCs/>
                <w:lang w:val="en-US"/>
              </w:rPr>
              <w:t>is the project scientist of the Laboratory.</w:t>
            </w:r>
          </w:p>
          <w:p w14:paraId="4959FFE7" w14:textId="0D372124" w:rsidR="00FF2951" w:rsidRDefault="00FF2951" w:rsidP="00D66DE1">
            <w:pPr>
              <w:jc w:val="both"/>
              <w:rPr>
                <w:rFonts w:ascii="Arial" w:hAnsi="Arial" w:cs="Arial"/>
                <w:lang w:val="en-US"/>
              </w:rPr>
            </w:pPr>
          </w:p>
          <w:p w14:paraId="16FF115C" w14:textId="77777777" w:rsidR="007F5EF5" w:rsidRPr="007F5EF5" w:rsidRDefault="007F5EF5" w:rsidP="00D66DE1">
            <w:pPr>
              <w:jc w:val="both"/>
              <w:rPr>
                <w:rFonts w:ascii="Arial" w:hAnsi="Arial" w:cs="Arial"/>
                <w:lang w:val="en-US"/>
              </w:rPr>
            </w:pPr>
          </w:p>
          <w:p w14:paraId="1875C730" w14:textId="77777777" w:rsidR="00A25EE5" w:rsidRPr="001715FD" w:rsidRDefault="00A25EE5" w:rsidP="00D66DE1">
            <w:pPr>
              <w:jc w:val="both"/>
              <w:rPr>
                <w:rFonts w:ascii="Arial" w:hAnsi="Arial" w:cs="Arial"/>
                <w:b/>
                <w:lang w:val="en-GB"/>
              </w:rPr>
            </w:pPr>
          </w:p>
          <w:p w14:paraId="569A3DAE" w14:textId="77777777" w:rsidR="00A25EE5" w:rsidRPr="001715FD" w:rsidRDefault="00A25EE5" w:rsidP="00D66DE1">
            <w:pPr>
              <w:jc w:val="both"/>
              <w:rPr>
                <w:rFonts w:ascii="Arial" w:hAnsi="Arial" w:cs="Arial"/>
                <w:b/>
                <w:lang w:val="en-GB"/>
              </w:rPr>
            </w:pPr>
          </w:p>
          <w:p w14:paraId="1CBB0D1F" w14:textId="56CECCF9" w:rsidR="00FF2951" w:rsidRPr="001715FD" w:rsidRDefault="00BA2D9B" w:rsidP="00D66DE1">
            <w:pPr>
              <w:jc w:val="both"/>
              <w:rPr>
                <w:rFonts w:ascii="Arial" w:hAnsi="Arial" w:cs="Arial"/>
                <w:b/>
                <w:lang w:val="en-GB"/>
              </w:rPr>
            </w:pPr>
            <w:r w:rsidRPr="001715FD">
              <w:rPr>
                <w:rFonts w:ascii="Arial" w:hAnsi="Arial" w:cs="Arial"/>
                <w:b/>
                <w:lang w:val="en-GB"/>
              </w:rPr>
              <w:t>SECTION 2 -</w:t>
            </w:r>
            <w:r w:rsidR="00FF2951" w:rsidRPr="001715FD">
              <w:rPr>
                <w:rFonts w:ascii="Arial" w:hAnsi="Arial" w:cs="Arial"/>
                <w:b/>
                <w:lang w:val="en-GB"/>
              </w:rPr>
              <w:t xml:space="preserve"> HOSTING CONDITIONS</w:t>
            </w:r>
          </w:p>
          <w:p w14:paraId="4EF32DAF" w14:textId="77777777" w:rsidR="00FF2951" w:rsidRPr="001715FD" w:rsidRDefault="00FF2951" w:rsidP="00D66DE1">
            <w:pPr>
              <w:jc w:val="both"/>
              <w:rPr>
                <w:rFonts w:ascii="Arial" w:hAnsi="Arial" w:cs="Arial"/>
                <w:lang w:val="en-GB"/>
              </w:rPr>
            </w:pPr>
          </w:p>
          <w:p w14:paraId="60614C7C" w14:textId="7B499F0E" w:rsidR="000E526E" w:rsidRDefault="00B121A4" w:rsidP="00521CAB">
            <w:pPr>
              <w:jc w:val="both"/>
              <w:rPr>
                <w:rFonts w:ascii="Arial" w:hAnsi="Arial" w:cs="Arial"/>
                <w:lang w:val="en-GB"/>
              </w:rPr>
            </w:pPr>
            <w:r w:rsidRPr="00B121A4">
              <w:rPr>
                <w:rFonts w:ascii="Arial" w:hAnsi="Arial" w:cs="Arial"/>
                <w:lang w:val="en-GB"/>
              </w:rPr>
              <w:t>The Host</w:t>
            </w:r>
            <w:r>
              <w:rPr>
                <w:rFonts w:ascii="Arial" w:hAnsi="Arial" w:cs="Arial"/>
                <w:lang w:val="en-GB"/>
              </w:rPr>
              <w:t xml:space="preserve"> </w:t>
            </w:r>
            <w:ins w:id="100" w:author="Fabio Cruz Sanchez" w:date="2026-08-18T08:46:00Z" w16du:dateUtc="2026-08-18T06:46:00Z">
              <w:r w:rsidR="00521CAB">
                <w:rPr>
                  <w:rFonts w:ascii="Arial" w:hAnsi="Arial" w:cs="Arial"/>
                  <w:lang w:val="en-GB"/>
                </w:rPr>
                <w:t>Post-doc</w:t>
              </w:r>
            </w:ins>
            <w:del w:id="101" w:author="Fabio Cruz Sanchez" w:date="2026-08-18T08:46:00Z" w16du:dateUtc="2026-08-18T06:46:00Z">
              <w:r w:rsidDel="00521CAB">
                <w:rPr>
                  <w:rFonts w:ascii="Arial" w:hAnsi="Arial" w:cs="Arial"/>
                  <w:lang w:val="en-GB"/>
                </w:rPr>
                <w:delText>PhD</w:delText>
              </w:r>
            </w:del>
            <w:r w:rsidRPr="00B121A4">
              <w:rPr>
                <w:rFonts w:ascii="Arial" w:hAnsi="Arial" w:cs="Arial"/>
                <w:lang w:val="en-GB"/>
              </w:rPr>
              <w:t xml:space="preserve">, a </w:t>
            </w:r>
            <w:ins w:id="102" w:author="Fabio Cruz Sanchez" w:date="2026-08-18T08:46:00Z" w16du:dateUtc="2026-08-18T06:46:00Z">
              <w:r w:rsidR="00521CAB">
                <w:rPr>
                  <w:rFonts w:ascii="Arial" w:hAnsi="Arial" w:cs="Arial"/>
                  <w:lang w:val="en-GB"/>
                </w:rPr>
                <w:t>Post-</w:t>
              </w:r>
            </w:ins>
            <w:del w:id="103" w:author="Fabio Cruz Sanchez" w:date="2026-08-18T08:46:00Z" w16du:dateUtc="2026-08-18T06:46:00Z">
              <w:r w:rsidR="007F5EF5" w:rsidDel="00521CAB">
                <w:rPr>
                  <w:rFonts w:ascii="Arial" w:hAnsi="Arial" w:cs="Arial"/>
                  <w:lang w:val="en-GB"/>
                </w:rPr>
                <w:delText>PhD</w:delText>
              </w:r>
              <w:r w:rsidRPr="00B121A4" w:rsidDel="00521CAB">
                <w:rPr>
                  <w:rFonts w:ascii="Arial" w:hAnsi="Arial" w:cs="Arial"/>
                  <w:lang w:val="en-GB"/>
                </w:rPr>
                <w:delText xml:space="preserve"> </w:delText>
              </w:r>
            </w:del>
            <w:ins w:id="104" w:author="Fabio Cruz Sanchez" w:date="2026-08-18T08:46:00Z" w16du:dateUtc="2026-08-18T06:46:00Z">
              <w:r w:rsidR="00521CAB">
                <w:rPr>
                  <w:rFonts w:ascii="Arial" w:hAnsi="Arial" w:cs="Arial"/>
                  <w:lang w:val="en-GB"/>
                </w:rPr>
                <w:t>Doc</w:t>
              </w:r>
              <w:r w:rsidR="00521CAB" w:rsidRPr="00B121A4">
                <w:rPr>
                  <w:rFonts w:ascii="Arial" w:hAnsi="Arial" w:cs="Arial"/>
                  <w:lang w:val="en-GB"/>
                </w:rPr>
                <w:t xml:space="preserve"> </w:t>
              </w:r>
            </w:ins>
            <w:del w:id="105" w:author="Fabio Cruz Sanchez" w:date="2026-08-18T08:46:00Z" w16du:dateUtc="2026-08-18T06:46:00Z">
              <w:r w:rsidRPr="00B121A4" w:rsidDel="00521CAB">
                <w:rPr>
                  <w:rFonts w:ascii="Arial" w:hAnsi="Arial" w:cs="Arial"/>
                  <w:lang w:val="en-GB"/>
                </w:rPr>
                <w:delText xml:space="preserve">student </w:delText>
              </w:r>
            </w:del>
            <w:ins w:id="106" w:author="Fabio Cruz Sanchez" w:date="2026-08-18T08:46:00Z" w16du:dateUtc="2026-08-18T06:46:00Z">
              <w:r w:rsidR="00521CAB">
                <w:rPr>
                  <w:rFonts w:ascii="Arial" w:hAnsi="Arial" w:cs="Arial"/>
                  <w:lang w:val="en-GB"/>
                </w:rPr>
                <w:t>associate</w:t>
              </w:r>
              <w:r w:rsidR="00521CAB" w:rsidRPr="00B121A4">
                <w:rPr>
                  <w:rFonts w:ascii="Arial" w:hAnsi="Arial" w:cs="Arial"/>
                  <w:lang w:val="en-GB"/>
                </w:rPr>
                <w:t xml:space="preserve"> </w:t>
              </w:r>
            </w:ins>
            <w:r w:rsidRPr="00B121A4">
              <w:rPr>
                <w:rFonts w:ascii="Arial" w:hAnsi="Arial" w:cs="Arial"/>
                <w:lang w:val="en-GB"/>
              </w:rPr>
              <w:t xml:space="preserve">at </w:t>
            </w:r>
            <w:del w:id="107" w:author="Fabio Cruz Sanchez" w:date="2026-08-18T08:42:00Z" w16du:dateUtc="2026-08-18T06:42:00Z">
              <w:r w:rsidR="007F5EF5" w:rsidDel="00521CAB">
                <w:rPr>
                  <w:rFonts w:ascii="Arial" w:hAnsi="Arial" w:cs="Arial"/>
                  <w:lang w:val="en-GB"/>
                </w:rPr>
                <w:delText>UNAL</w:delText>
              </w:r>
            </w:del>
            <w:ins w:id="108" w:author="Fabio Cruz Sanchez" w:date="2026-08-18T08:42:00Z" w16du:dateUtc="2026-08-18T06:42:00Z">
              <w:r w:rsidR="00521CAB">
                <w:rPr>
                  <w:rFonts w:ascii="Arial" w:hAnsi="Arial" w:cs="Arial"/>
                  <w:lang w:val="en-GB"/>
                </w:rPr>
                <w:t>UWO</w:t>
              </w:r>
            </w:ins>
            <w:r w:rsidRPr="00B121A4">
              <w:rPr>
                <w:rFonts w:ascii="Arial" w:hAnsi="Arial" w:cs="Arial"/>
                <w:lang w:val="en-GB"/>
              </w:rPr>
              <w:t xml:space="preserve">, has been invited by the Laboratory from </w:t>
            </w:r>
            <w:del w:id="109" w:author="Fabio Cruz Sanchez" w:date="2026-08-18T08:46:00Z" w16du:dateUtc="2026-08-18T06:46:00Z">
              <w:r w:rsidRPr="00B121A4" w:rsidDel="00521CAB">
                <w:rPr>
                  <w:rFonts w:ascii="Arial" w:hAnsi="Arial" w:cs="Arial"/>
                  <w:lang w:val="en-GB"/>
                </w:rPr>
                <w:delText>09</w:delText>
              </w:r>
            </w:del>
            <w:ins w:id="110" w:author="Fabio Cruz Sanchez" w:date="2026-08-18T08:46:00Z" w16du:dateUtc="2026-08-18T06:46:00Z">
              <w:r w:rsidR="00521CAB">
                <w:rPr>
                  <w:rFonts w:ascii="Arial" w:hAnsi="Arial" w:cs="Arial"/>
                  <w:lang w:val="en-GB"/>
                </w:rPr>
                <w:t>01</w:t>
              </w:r>
            </w:ins>
            <w:r w:rsidRPr="00B121A4">
              <w:rPr>
                <w:rFonts w:ascii="Arial" w:hAnsi="Arial" w:cs="Arial"/>
                <w:lang w:val="en-GB"/>
              </w:rPr>
              <w:t>/</w:t>
            </w:r>
            <w:del w:id="111" w:author="Fabio Cruz Sanchez" w:date="2026-08-18T08:46:00Z" w16du:dateUtc="2026-08-18T06:46:00Z">
              <w:r w:rsidRPr="00B121A4" w:rsidDel="00521CAB">
                <w:rPr>
                  <w:rFonts w:ascii="Arial" w:hAnsi="Arial" w:cs="Arial"/>
                  <w:lang w:val="en-GB"/>
                </w:rPr>
                <w:delText>0</w:delText>
              </w:r>
              <w:r w:rsidR="007F5EF5" w:rsidDel="00521CAB">
                <w:rPr>
                  <w:rFonts w:ascii="Arial" w:hAnsi="Arial" w:cs="Arial"/>
                  <w:lang w:val="en-GB"/>
                </w:rPr>
                <w:delText>1</w:delText>
              </w:r>
            </w:del>
            <w:ins w:id="112" w:author="Fabio Cruz Sanchez" w:date="2026-08-18T08:46:00Z" w16du:dateUtc="2026-08-18T06:46:00Z">
              <w:r w:rsidR="00521CAB">
                <w:rPr>
                  <w:rFonts w:ascii="Arial" w:hAnsi="Arial" w:cs="Arial"/>
                  <w:lang w:val="en-GB"/>
                </w:rPr>
                <w:t>10</w:t>
              </w:r>
            </w:ins>
            <w:r w:rsidRPr="00B121A4">
              <w:rPr>
                <w:rFonts w:ascii="Arial" w:hAnsi="Arial" w:cs="Arial"/>
                <w:lang w:val="en-GB"/>
              </w:rPr>
              <w:t>/202</w:t>
            </w:r>
            <w:r w:rsidR="007F5EF5">
              <w:rPr>
                <w:rFonts w:ascii="Arial" w:hAnsi="Arial" w:cs="Arial"/>
                <w:lang w:val="en-GB"/>
              </w:rPr>
              <w:t>6</w:t>
            </w:r>
            <w:r w:rsidRPr="00B121A4">
              <w:rPr>
                <w:rFonts w:ascii="Arial" w:hAnsi="Arial" w:cs="Arial"/>
                <w:lang w:val="en-GB"/>
              </w:rPr>
              <w:t xml:space="preserve"> to </w:t>
            </w:r>
            <w:del w:id="113" w:author="Fabio Cruz Sanchez" w:date="2026-08-18T08:46:00Z" w16du:dateUtc="2026-08-18T06:46:00Z">
              <w:r w:rsidRPr="00B121A4" w:rsidDel="00521CAB">
                <w:rPr>
                  <w:rFonts w:ascii="Arial" w:hAnsi="Arial" w:cs="Arial"/>
                  <w:lang w:val="en-GB"/>
                </w:rPr>
                <w:delText>0</w:delText>
              </w:r>
              <w:r w:rsidR="007F5EF5" w:rsidDel="00521CAB">
                <w:rPr>
                  <w:rFonts w:ascii="Arial" w:hAnsi="Arial" w:cs="Arial"/>
                  <w:lang w:val="en-GB"/>
                </w:rPr>
                <w:delText>1</w:delText>
              </w:r>
            </w:del>
            <w:ins w:id="114" w:author="Fabio Cruz Sanchez" w:date="2026-08-18T08:46:00Z" w16du:dateUtc="2026-08-18T06:46:00Z">
              <w:r w:rsidR="00521CAB">
                <w:rPr>
                  <w:rFonts w:ascii="Arial" w:hAnsi="Arial" w:cs="Arial"/>
                  <w:lang w:val="en-GB"/>
                </w:rPr>
                <w:t>30</w:t>
              </w:r>
            </w:ins>
            <w:r w:rsidRPr="00B121A4">
              <w:rPr>
                <w:rFonts w:ascii="Arial" w:hAnsi="Arial" w:cs="Arial"/>
                <w:lang w:val="en-GB"/>
              </w:rPr>
              <w:t>/</w:t>
            </w:r>
            <w:del w:id="115" w:author="Fabio Cruz Sanchez" w:date="2026-08-18T08:46:00Z" w16du:dateUtc="2026-08-18T06:46:00Z">
              <w:r w:rsidR="007F5EF5" w:rsidDel="00521CAB">
                <w:rPr>
                  <w:rFonts w:ascii="Arial" w:hAnsi="Arial" w:cs="Arial"/>
                  <w:lang w:val="en-GB"/>
                </w:rPr>
                <w:delText>31</w:delText>
              </w:r>
            </w:del>
            <w:ins w:id="116" w:author="Fabio Cruz Sanchez" w:date="2026-08-18T08:46:00Z" w16du:dateUtc="2026-08-18T06:46:00Z">
              <w:r w:rsidR="00521CAB">
                <w:rPr>
                  <w:rFonts w:ascii="Arial" w:hAnsi="Arial" w:cs="Arial"/>
                  <w:lang w:val="en-GB"/>
                </w:rPr>
                <w:t>11</w:t>
              </w:r>
            </w:ins>
            <w:r w:rsidRPr="00B121A4">
              <w:rPr>
                <w:rFonts w:ascii="Arial" w:hAnsi="Arial" w:cs="Arial"/>
                <w:lang w:val="en-GB"/>
              </w:rPr>
              <w:t>/</w:t>
            </w:r>
            <w:del w:id="117" w:author="Fabio Cruz Sanchez" w:date="2026-08-18T08:46:00Z" w16du:dateUtc="2026-08-18T06:46:00Z">
              <w:r w:rsidRPr="00B121A4" w:rsidDel="00521CAB">
                <w:rPr>
                  <w:rFonts w:ascii="Arial" w:hAnsi="Arial" w:cs="Arial"/>
                  <w:lang w:val="en-GB"/>
                </w:rPr>
                <w:delText>202</w:delText>
              </w:r>
              <w:r w:rsidR="007F5EF5" w:rsidDel="00521CAB">
                <w:rPr>
                  <w:rFonts w:ascii="Arial" w:hAnsi="Arial" w:cs="Arial"/>
                  <w:lang w:val="en-GB"/>
                </w:rPr>
                <w:delText>7</w:delText>
              </w:r>
            </w:del>
            <w:ins w:id="118" w:author="Fabio Cruz Sanchez" w:date="2026-08-18T08:46:00Z" w16du:dateUtc="2026-08-18T06:46:00Z">
              <w:r w:rsidR="00521CAB" w:rsidRPr="00B121A4">
                <w:rPr>
                  <w:rFonts w:ascii="Arial" w:hAnsi="Arial" w:cs="Arial"/>
                  <w:lang w:val="en-GB"/>
                </w:rPr>
                <w:t>202</w:t>
              </w:r>
              <w:r w:rsidR="00521CAB">
                <w:rPr>
                  <w:rFonts w:ascii="Arial" w:hAnsi="Arial" w:cs="Arial"/>
                  <w:lang w:val="en-GB"/>
                </w:rPr>
                <w:t>6</w:t>
              </w:r>
            </w:ins>
            <w:r w:rsidRPr="00B121A4">
              <w:rPr>
                <w:rFonts w:ascii="Arial" w:hAnsi="Arial" w:cs="Arial"/>
                <w:lang w:val="en-GB"/>
              </w:rPr>
              <w:t xml:space="preserve">, i.e. for a period of </w:t>
            </w:r>
            <w:del w:id="119" w:author="Fabio Cruz Sanchez" w:date="2026-08-18T08:46:00Z" w16du:dateUtc="2026-08-18T06:46:00Z">
              <w:r w:rsidR="007F5EF5" w:rsidDel="00521CAB">
                <w:rPr>
                  <w:rFonts w:ascii="Arial" w:hAnsi="Arial" w:cs="Arial"/>
                  <w:lang w:val="en-GB"/>
                </w:rPr>
                <w:delText>five</w:delText>
              </w:r>
              <w:r w:rsidRPr="00B121A4" w:rsidDel="00521CAB">
                <w:rPr>
                  <w:rFonts w:ascii="Arial" w:hAnsi="Arial" w:cs="Arial"/>
                  <w:lang w:val="en-GB"/>
                </w:rPr>
                <w:delText xml:space="preserve"> </w:delText>
              </w:r>
            </w:del>
            <w:ins w:id="120" w:author="Fabio Cruz Sanchez" w:date="2026-08-18T08:46:00Z" w16du:dateUtc="2026-08-18T06:46:00Z">
              <w:r w:rsidR="00521CAB">
                <w:rPr>
                  <w:rFonts w:ascii="Arial" w:hAnsi="Arial" w:cs="Arial"/>
                  <w:lang w:val="en-GB"/>
                </w:rPr>
                <w:t>two</w:t>
              </w:r>
              <w:r w:rsidR="00521CAB" w:rsidRPr="00B121A4">
                <w:rPr>
                  <w:rFonts w:ascii="Arial" w:hAnsi="Arial" w:cs="Arial"/>
                  <w:lang w:val="en-GB"/>
                </w:rPr>
                <w:t xml:space="preserve"> </w:t>
              </w:r>
            </w:ins>
            <w:r w:rsidRPr="00B121A4">
              <w:rPr>
                <w:rFonts w:ascii="Arial" w:hAnsi="Arial" w:cs="Arial"/>
                <w:lang w:val="en-GB"/>
              </w:rPr>
              <w:t>(</w:t>
            </w:r>
            <w:del w:id="121" w:author="Fabio Cruz Sanchez" w:date="2026-08-18T08:46:00Z" w16du:dateUtc="2026-08-18T06:46:00Z">
              <w:r w:rsidR="007F5EF5" w:rsidDel="00521CAB">
                <w:rPr>
                  <w:rFonts w:ascii="Arial" w:hAnsi="Arial" w:cs="Arial"/>
                  <w:lang w:val="en-GB"/>
                </w:rPr>
                <w:delText>5</w:delText>
              </w:r>
            </w:del>
            <w:ins w:id="122" w:author="Fabio Cruz Sanchez" w:date="2026-08-18T08:46:00Z" w16du:dateUtc="2026-08-18T06:46:00Z">
              <w:r w:rsidR="00521CAB">
                <w:rPr>
                  <w:rFonts w:ascii="Arial" w:hAnsi="Arial" w:cs="Arial"/>
                  <w:lang w:val="en-GB"/>
                </w:rPr>
                <w:t>2</w:t>
              </w:r>
            </w:ins>
            <w:r w:rsidRPr="00B121A4">
              <w:rPr>
                <w:rFonts w:ascii="Arial" w:hAnsi="Arial" w:cs="Arial"/>
                <w:lang w:val="en-GB"/>
              </w:rPr>
              <w:t>) months, to carry out research work relating to</w:t>
            </w:r>
            <w:r w:rsidR="007F5EF5">
              <w:rPr>
                <w:rFonts w:ascii="Arial" w:hAnsi="Arial" w:cs="Arial"/>
                <w:lang w:val="en-GB"/>
              </w:rPr>
              <w:t xml:space="preserve"> his thesis</w:t>
            </w:r>
            <w:r w:rsidRPr="00B121A4">
              <w:rPr>
                <w:rFonts w:ascii="Arial" w:hAnsi="Arial" w:cs="Arial"/>
                <w:lang w:val="en-GB"/>
              </w:rPr>
              <w:t xml:space="preserve"> : </w:t>
            </w:r>
            <w:r w:rsidR="007F5EF5">
              <w:rPr>
                <w:rFonts w:ascii="Arial" w:hAnsi="Arial" w:cs="Arial"/>
                <w:lang w:val="en-GB"/>
              </w:rPr>
              <w:t>“</w:t>
            </w:r>
            <w:ins w:id="123" w:author="Fabio Cruz Sanchez" w:date="2026-08-18T08:51:00Z" w16du:dateUtc="2026-08-18T06:51:00Z">
              <w:r w:rsidR="00521CAB" w:rsidRPr="00521CAB">
                <w:rPr>
                  <w:rFonts w:ascii="Arial" w:hAnsi="Arial" w:cs="Arial"/>
                  <w:lang w:val="en-GB"/>
                </w:rPr>
                <w:t>Exploring the applicability of the Open Source Technology Readiness Levels (OSTRL) framework to</w:t>
              </w:r>
              <w:r w:rsidR="00521CAB">
                <w:rPr>
                  <w:rFonts w:ascii="Arial" w:hAnsi="Arial" w:cs="Arial"/>
                  <w:lang w:val="en-GB"/>
                </w:rPr>
                <w:t xml:space="preserve"> </w:t>
              </w:r>
              <w:r w:rsidR="00521CAB" w:rsidRPr="00521CAB">
                <w:rPr>
                  <w:rFonts w:ascii="Arial" w:hAnsi="Arial" w:cs="Arial"/>
                  <w:lang w:val="en-GB"/>
                </w:rPr>
                <w:t>circular economy practices</w:t>
              </w:r>
            </w:ins>
            <w:del w:id="124" w:author="Fabio Cruz Sanchez" w:date="2026-08-18T08:51:00Z" w16du:dateUtc="2026-08-18T06:51:00Z">
              <w:r w:rsidR="007F5EF5" w:rsidRPr="007F5EF5" w:rsidDel="00521CAB">
                <w:rPr>
                  <w:rFonts w:ascii="Arial" w:hAnsi="Arial" w:cs="Arial"/>
                  <w:lang w:val="en-GB"/>
                </w:rPr>
                <w:delText>Methodology for the design of a sustainable product portfolio for the valorization of biomass of the department of Caquetá, Colombia</w:delText>
              </w:r>
            </w:del>
            <w:r w:rsidR="007F5EF5">
              <w:rPr>
                <w:rFonts w:ascii="Arial" w:hAnsi="Arial" w:cs="Arial"/>
                <w:lang w:val="en-GB"/>
              </w:rPr>
              <w:t>”</w:t>
            </w:r>
            <w:r w:rsidRPr="00B121A4">
              <w:rPr>
                <w:rFonts w:ascii="Arial" w:hAnsi="Arial" w:cs="Arial"/>
                <w:lang w:val="en-GB"/>
              </w:rPr>
              <w:t>, hereinafter referred to as the “Study”.</w:t>
            </w:r>
            <w:r w:rsidR="005C01D2" w:rsidRPr="005C01D2">
              <w:rPr>
                <w:lang w:val="en-US"/>
              </w:rPr>
              <w:t xml:space="preserve"> </w:t>
            </w:r>
            <w:r w:rsidR="005C01D2" w:rsidRPr="005C01D2">
              <w:rPr>
                <w:rFonts w:ascii="Arial" w:hAnsi="Arial" w:cs="Arial"/>
                <w:lang w:val="en-GB"/>
              </w:rPr>
              <w:t>The work program to be carried out at the Laboratory is described in Appendix 1.</w:t>
            </w:r>
          </w:p>
          <w:p w14:paraId="68CB75C8" w14:textId="31A8186B" w:rsidR="00B121A4" w:rsidRDefault="00B121A4" w:rsidP="00D66DE1">
            <w:pPr>
              <w:jc w:val="both"/>
              <w:rPr>
                <w:rFonts w:ascii="Arial" w:hAnsi="Arial" w:cs="Arial"/>
                <w:bCs/>
                <w:lang w:val="en-GB"/>
              </w:rPr>
            </w:pPr>
          </w:p>
          <w:p w14:paraId="18BD8F8C" w14:textId="77777777" w:rsidR="007F5EF5" w:rsidRPr="007F5EF5" w:rsidRDefault="007F5EF5" w:rsidP="00D66DE1">
            <w:pPr>
              <w:jc w:val="both"/>
              <w:rPr>
                <w:rFonts w:ascii="Arial" w:hAnsi="Arial" w:cs="Arial"/>
                <w:bCs/>
                <w:lang w:val="en-GB"/>
              </w:rPr>
            </w:pPr>
          </w:p>
          <w:p w14:paraId="08664D52" w14:textId="117E3A08" w:rsidR="000E526E" w:rsidRPr="001715FD" w:rsidDel="00E4793E" w:rsidRDefault="000E526E" w:rsidP="00D66DE1">
            <w:pPr>
              <w:jc w:val="both"/>
              <w:rPr>
                <w:del w:id="125" w:author="Fabio Cruz Sanchez" w:date="2026-08-18T08:53:00Z" w16du:dateUtc="2026-08-18T06:53:00Z"/>
                <w:rFonts w:ascii="Arial" w:hAnsi="Arial" w:cs="Arial"/>
                <w:bCs/>
                <w:lang w:val="en-US"/>
              </w:rPr>
            </w:pPr>
          </w:p>
          <w:p w14:paraId="57B0E960" w14:textId="7D3A60E1" w:rsidR="000E526E" w:rsidRPr="001715FD" w:rsidRDefault="00B121A4" w:rsidP="00D66DE1">
            <w:pPr>
              <w:jc w:val="both"/>
              <w:rPr>
                <w:rFonts w:ascii="Arial" w:hAnsi="Arial" w:cs="Arial"/>
                <w:bCs/>
                <w:iCs/>
                <w:lang w:val="en-US"/>
              </w:rPr>
            </w:pPr>
            <w:r w:rsidRPr="00B121A4">
              <w:rPr>
                <w:rFonts w:ascii="Arial" w:hAnsi="Arial" w:cs="Arial"/>
                <w:bCs/>
                <w:iCs/>
                <w:lang w:val="en-US"/>
              </w:rPr>
              <w:t xml:space="preserve">For the duration of the </w:t>
            </w:r>
            <w:r>
              <w:rPr>
                <w:rFonts w:ascii="Arial" w:hAnsi="Arial" w:cs="Arial"/>
                <w:bCs/>
                <w:iCs/>
                <w:lang w:val="en-US"/>
              </w:rPr>
              <w:t>Host PhD</w:t>
            </w:r>
            <w:r w:rsidRPr="00B121A4">
              <w:rPr>
                <w:rFonts w:ascii="Arial" w:hAnsi="Arial" w:cs="Arial"/>
                <w:bCs/>
                <w:iCs/>
                <w:lang w:val="en-US"/>
              </w:rPr>
              <w:t xml:space="preserve"> stay in the Laboratory, the Host </w:t>
            </w:r>
            <w:r>
              <w:rPr>
                <w:rFonts w:ascii="Arial" w:hAnsi="Arial" w:cs="Arial"/>
                <w:bCs/>
                <w:iCs/>
                <w:lang w:val="en-US"/>
              </w:rPr>
              <w:t>PhD</w:t>
            </w:r>
            <w:r w:rsidRPr="00B121A4">
              <w:rPr>
                <w:rFonts w:ascii="Arial" w:hAnsi="Arial" w:cs="Arial"/>
                <w:bCs/>
                <w:iCs/>
                <w:lang w:val="en-US"/>
              </w:rPr>
              <w:t xml:space="preserve"> retains her status as a student of the </w:t>
            </w:r>
            <w:del w:id="126" w:author="Fabio Cruz Sanchez" w:date="2026-08-18T08:42:00Z" w16du:dateUtc="2026-08-18T06:42:00Z">
              <w:r w:rsidR="007F5EF5" w:rsidDel="00521CAB">
                <w:rPr>
                  <w:rFonts w:ascii="Arial" w:hAnsi="Arial" w:cs="Arial"/>
                  <w:bCs/>
                  <w:iCs/>
                  <w:lang w:val="en-US"/>
                </w:rPr>
                <w:delText>UNAL</w:delText>
              </w:r>
            </w:del>
            <w:ins w:id="127" w:author="Fabio Cruz Sanchez" w:date="2026-08-18T08:42:00Z" w16du:dateUtc="2026-08-18T06:42:00Z">
              <w:r w:rsidR="00521CAB">
                <w:rPr>
                  <w:rFonts w:ascii="Arial" w:hAnsi="Arial" w:cs="Arial"/>
                  <w:bCs/>
                  <w:iCs/>
                  <w:lang w:val="en-US"/>
                </w:rPr>
                <w:t>UWO</w:t>
              </w:r>
            </w:ins>
            <w:r w:rsidRPr="00B121A4">
              <w:rPr>
                <w:rFonts w:ascii="Arial" w:hAnsi="Arial" w:cs="Arial"/>
                <w:bCs/>
                <w:iCs/>
                <w:lang w:val="en-US"/>
              </w:rPr>
              <w:t>, which assumes responsibility for her as an employer, particularly with regard</w:t>
            </w:r>
            <w:r>
              <w:rPr>
                <w:rFonts w:ascii="Arial" w:hAnsi="Arial" w:cs="Arial"/>
                <w:bCs/>
                <w:iCs/>
                <w:lang w:val="en-US"/>
              </w:rPr>
              <w:t xml:space="preserve"> </w:t>
            </w:r>
            <w:r w:rsidR="003A072B" w:rsidRPr="001715FD">
              <w:rPr>
                <w:rFonts w:ascii="Arial" w:hAnsi="Arial" w:cs="Arial"/>
                <w:bCs/>
                <w:iCs/>
                <w:lang w:val="en-US"/>
              </w:rPr>
              <w:t xml:space="preserve">with social protection </w:t>
            </w:r>
            <w:r w:rsidR="00446B0F">
              <w:rPr>
                <w:rFonts w:ascii="Arial" w:hAnsi="Arial" w:cs="Arial"/>
                <w:bCs/>
                <w:iCs/>
                <w:lang w:val="en-US"/>
              </w:rPr>
              <w:t>for</w:t>
            </w:r>
            <w:r w:rsidR="003A072B" w:rsidRPr="001715FD">
              <w:rPr>
                <w:rFonts w:ascii="Arial" w:hAnsi="Arial" w:cs="Arial"/>
                <w:bCs/>
                <w:iCs/>
                <w:lang w:val="en-US"/>
              </w:rPr>
              <w:t xml:space="preserve"> sickness, maternity, retirement pensions, occupational accidents, occupational disease, in accordance with </w:t>
            </w:r>
            <w:r w:rsidR="00BA2D9B" w:rsidRPr="001715FD">
              <w:rPr>
                <w:rFonts w:ascii="Arial" w:hAnsi="Arial" w:cs="Arial"/>
                <w:bCs/>
                <w:iCs/>
                <w:lang w:val="en-US"/>
              </w:rPr>
              <w:t xml:space="preserve">applicable law. </w:t>
            </w:r>
            <w:r w:rsidR="009F2E3B" w:rsidRPr="001715FD">
              <w:rPr>
                <w:rFonts w:ascii="Arial" w:hAnsi="Arial" w:cs="Arial"/>
                <w:lang w:val="en-GB"/>
              </w:rPr>
              <w:t>The</w:t>
            </w:r>
            <w:r w:rsidR="00FE6B3D" w:rsidRPr="001715FD">
              <w:rPr>
                <w:rFonts w:ascii="Arial" w:hAnsi="Arial" w:cs="Arial"/>
                <w:lang w:val="en-GB"/>
              </w:rPr>
              <w:t xml:space="preserve"> </w:t>
            </w:r>
            <w:del w:id="128" w:author="Fabio Cruz Sanchez" w:date="2026-08-18T08:42:00Z" w16du:dateUtc="2026-08-18T06:42:00Z">
              <w:r w:rsidR="007F5EF5" w:rsidDel="00521CAB">
                <w:rPr>
                  <w:rFonts w:ascii="Arial" w:hAnsi="Arial" w:cs="Arial"/>
                  <w:lang w:val="en-GB"/>
                </w:rPr>
                <w:delText>UNAL</w:delText>
              </w:r>
            </w:del>
            <w:ins w:id="129" w:author="Fabio Cruz Sanchez" w:date="2026-08-18T08:42:00Z" w16du:dateUtc="2026-08-18T06:42:00Z">
              <w:r w:rsidR="00521CAB">
                <w:rPr>
                  <w:rFonts w:ascii="Arial" w:hAnsi="Arial" w:cs="Arial"/>
                  <w:lang w:val="en-GB"/>
                </w:rPr>
                <w:t>UWO</w:t>
              </w:r>
            </w:ins>
            <w:r w:rsidR="00FE6B3D" w:rsidRPr="001715FD">
              <w:rPr>
                <w:rFonts w:ascii="Arial" w:hAnsi="Arial" w:cs="Arial"/>
                <w:bCs/>
                <w:iCs/>
                <w:lang w:val="en-US"/>
              </w:rPr>
              <w:t xml:space="preserve"> </w:t>
            </w:r>
            <w:r w:rsidR="00BA2D9B" w:rsidRPr="001715FD">
              <w:rPr>
                <w:rFonts w:ascii="Arial" w:hAnsi="Arial" w:cs="Arial"/>
                <w:bCs/>
                <w:iCs/>
                <w:lang w:val="en-US"/>
              </w:rPr>
              <w:t xml:space="preserve">shall issue certifying documents to the </w:t>
            </w:r>
            <w:r w:rsidR="00446B0F">
              <w:rPr>
                <w:rFonts w:ascii="Arial" w:hAnsi="Arial" w:cs="Arial"/>
                <w:bCs/>
                <w:iCs/>
                <w:lang w:val="en-US"/>
              </w:rPr>
              <w:t>UL</w:t>
            </w:r>
            <w:r w:rsidR="00BA2D9B" w:rsidRPr="001715FD">
              <w:rPr>
                <w:rFonts w:ascii="Arial" w:hAnsi="Arial" w:cs="Arial"/>
                <w:bCs/>
                <w:iCs/>
                <w:lang w:val="en-US"/>
              </w:rPr>
              <w:t xml:space="preserve">. </w:t>
            </w:r>
          </w:p>
          <w:p w14:paraId="38F5F69F" w14:textId="123F3963" w:rsidR="003A072B" w:rsidRPr="001715FD" w:rsidRDefault="003A072B" w:rsidP="00D66DE1">
            <w:pPr>
              <w:jc w:val="both"/>
              <w:rPr>
                <w:rFonts w:ascii="Arial" w:hAnsi="Arial" w:cs="Arial"/>
                <w:bCs/>
                <w:iCs/>
                <w:caps/>
                <w:lang w:val="en-US"/>
              </w:rPr>
            </w:pPr>
          </w:p>
          <w:p w14:paraId="1E893CDF" w14:textId="53F7738A" w:rsidR="00A25EE5" w:rsidRPr="001715FD" w:rsidRDefault="00A25EE5" w:rsidP="00D66DE1">
            <w:pPr>
              <w:jc w:val="both"/>
              <w:rPr>
                <w:rFonts w:ascii="Arial" w:hAnsi="Arial" w:cs="Arial"/>
                <w:bCs/>
                <w:iCs/>
                <w:caps/>
                <w:lang w:val="en-US"/>
              </w:rPr>
            </w:pPr>
          </w:p>
          <w:p w14:paraId="571869CC" w14:textId="02A90882" w:rsidR="00A25EE5" w:rsidRDefault="00A25EE5" w:rsidP="00D66DE1">
            <w:pPr>
              <w:jc w:val="both"/>
              <w:rPr>
                <w:rFonts w:ascii="Arial" w:hAnsi="Arial" w:cs="Arial"/>
                <w:bCs/>
                <w:iCs/>
                <w:caps/>
                <w:lang w:val="en-US"/>
              </w:rPr>
            </w:pPr>
          </w:p>
          <w:p w14:paraId="29B813B5" w14:textId="1AFCDB36" w:rsidR="00446B0F" w:rsidRDefault="00446B0F" w:rsidP="00D66DE1">
            <w:pPr>
              <w:jc w:val="both"/>
              <w:rPr>
                <w:rFonts w:ascii="Arial" w:hAnsi="Arial" w:cs="Arial"/>
                <w:bCs/>
                <w:iCs/>
                <w:lang w:val="en-US"/>
              </w:rPr>
            </w:pPr>
            <w:r w:rsidRPr="00446B0F">
              <w:rPr>
                <w:rFonts w:ascii="Arial" w:hAnsi="Arial" w:cs="Arial"/>
                <w:bCs/>
                <w:iCs/>
                <w:lang w:val="en-US"/>
              </w:rPr>
              <w:t xml:space="preserve">For the duration of their stay, the </w:t>
            </w:r>
            <w:r>
              <w:rPr>
                <w:rFonts w:ascii="Arial" w:hAnsi="Arial" w:cs="Arial"/>
                <w:bCs/>
                <w:iCs/>
                <w:lang w:val="en-US"/>
              </w:rPr>
              <w:t xml:space="preserve">Host PhD </w:t>
            </w:r>
            <w:r w:rsidRPr="00446B0F">
              <w:rPr>
                <w:rFonts w:ascii="Arial" w:hAnsi="Arial" w:cs="Arial"/>
                <w:bCs/>
                <w:iCs/>
                <w:lang w:val="en-US"/>
              </w:rPr>
              <w:t xml:space="preserve">is subject to the </w:t>
            </w:r>
            <w:r>
              <w:rPr>
                <w:rFonts w:ascii="Arial" w:hAnsi="Arial" w:cs="Arial"/>
                <w:bCs/>
                <w:iCs/>
                <w:lang w:val="en-US"/>
              </w:rPr>
              <w:t>Laboratory’s</w:t>
            </w:r>
            <w:r w:rsidRPr="00446B0F">
              <w:rPr>
                <w:rFonts w:ascii="Arial" w:hAnsi="Arial" w:cs="Arial"/>
                <w:bCs/>
                <w:iCs/>
                <w:lang w:val="en-US"/>
              </w:rPr>
              <w:t xml:space="preserve"> internal organizational rules, its internal regulations and health and safety rules, which are communicated to them by the laboratory director upon their arrival on the premises and updated as necessary.</w:t>
            </w:r>
          </w:p>
          <w:p w14:paraId="71726208" w14:textId="4C27CEAE" w:rsidR="00446B0F" w:rsidRDefault="00446B0F" w:rsidP="00D66DE1">
            <w:pPr>
              <w:jc w:val="both"/>
              <w:rPr>
                <w:rFonts w:ascii="Arial" w:hAnsi="Arial" w:cs="Arial"/>
                <w:bCs/>
                <w:iCs/>
                <w:lang w:val="en-US"/>
              </w:rPr>
            </w:pPr>
          </w:p>
          <w:p w14:paraId="2E30DA21" w14:textId="232CF390" w:rsidR="00446B0F" w:rsidRDefault="00446B0F" w:rsidP="00D66DE1">
            <w:pPr>
              <w:jc w:val="both"/>
              <w:rPr>
                <w:rFonts w:ascii="Arial" w:hAnsi="Arial" w:cs="Arial"/>
                <w:bCs/>
                <w:iCs/>
                <w:lang w:val="en-US"/>
              </w:rPr>
            </w:pPr>
          </w:p>
          <w:p w14:paraId="0E88B169" w14:textId="13024147" w:rsidR="00446B0F" w:rsidRDefault="00446B0F" w:rsidP="00D66DE1">
            <w:pPr>
              <w:jc w:val="both"/>
              <w:rPr>
                <w:rFonts w:ascii="Arial" w:hAnsi="Arial" w:cs="Arial"/>
                <w:bCs/>
                <w:iCs/>
                <w:lang w:val="en-US"/>
              </w:rPr>
            </w:pPr>
            <w:r w:rsidRPr="00446B0F">
              <w:rPr>
                <w:rFonts w:ascii="Arial" w:hAnsi="Arial" w:cs="Arial"/>
                <w:bCs/>
                <w:iCs/>
                <w:lang w:val="en-US"/>
              </w:rPr>
              <w:t xml:space="preserve">The </w:t>
            </w:r>
            <w:r>
              <w:rPr>
                <w:rFonts w:ascii="Arial" w:hAnsi="Arial" w:cs="Arial"/>
                <w:bCs/>
                <w:iCs/>
                <w:lang w:val="en-US"/>
              </w:rPr>
              <w:t>Host PhD</w:t>
            </w:r>
            <w:r w:rsidRPr="00446B0F">
              <w:rPr>
                <w:rFonts w:ascii="Arial" w:hAnsi="Arial" w:cs="Arial"/>
                <w:bCs/>
                <w:iCs/>
                <w:lang w:val="en-US"/>
              </w:rPr>
              <w:t xml:space="preserve"> shall be </w:t>
            </w:r>
            <w:r>
              <w:rPr>
                <w:rFonts w:ascii="Arial" w:hAnsi="Arial" w:cs="Arial"/>
                <w:bCs/>
                <w:iCs/>
                <w:lang w:val="en-US"/>
              </w:rPr>
              <w:t>liable</w:t>
            </w:r>
            <w:r w:rsidRPr="00446B0F">
              <w:rPr>
                <w:rFonts w:ascii="Arial" w:hAnsi="Arial" w:cs="Arial"/>
                <w:bCs/>
                <w:iCs/>
                <w:lang w:val="en-US"/>
              </w:rPr>
              <w:t xml:space="preserve"> under the </w:t>
            </w:r>
            <w:r>
              <w:rPr>
                <w:rFonts w:ascii="Arial" w:hAnsi="Arial" w:cs="Arial"/>
                <w:bCs/>
                <w:iCs/>
                <w:lang w:val="en-US"/>
              </w:rPr>
              <w:t>French common law</w:t>
            </w:r>
            <w:r w:rsidRPr="00446B0F">
              <w:rPr>
                <w:rFonts w:ascii="Arial" w:hAnsi="Arial" w:cs="Arial"/>
                <w:bCs/>
                <w:iCs/>
                <w:lang w:val="en-US"/>
              </w:rPr>
              <w:t xml:space="preserve"> for any </w:t>
            </w:r>
            <w:r>
              <w:rPr>
                <w:rFonts w:ascii="Arial" w:hAnsi="Arial" w:cs="Arial"/>
                <w:bCs/>
                <w:iCs/>
                <w:lang w:val="en-US"/>
              </w:rPr>
              <w:t>damage</w:t>
            </w:r>
            <w:r w:rsidRPr="00446B0F">
              <w:rPr>
                <w:rFonts w:ascii="Arial" w:hAnsi="Arial" w:cs="Arial"/>
                <w:bCs/>
                <w:iCs/>
                <w:lang w:val="en-US"/>
              </w:rPr>
              <w:t xml:space="preserve"> that </w:t>
            </w:r>
            <w:r>
              <w:rPr>
                <w:rFonts w:ascii="Arial" w:hAnsi="Arial" w:cs="Arial"/>
                <w:bCs/>
                <w:iCs/>
                <w:lang w:val="en-US"/>
              </w:rPr>
              <w:t>she</w:t>
            </w:r>
            <w:r w:rsidRPr="00446B0F">
              <w:rPr>
                <w:rFonts w:ascii="Arial" w:hAnsi="Arial" w:cs="Arial"/>
                <w:bCs/>
                <w:iCs/>
                <w:lang w:val="en-US"/>
              </w:rPr>
              <w:t xml:space="preserve"> may commit against the staff and/or equipment of the </w:t>
            </w:r>
            <w:r>
              <w:rPr>
                <w:rFonts w:ascii="Arial" w:hAnsi="Arial" w:cs="Arial"/>
                <w:bCs/>
                <w:iCs/>
                <w:lang w:val="en-US"/>
              </w:rPr>
              <w:t>L</w:t>
            </w:r>
            <w:r w:rsidRPr="00446B0F">
              <w:rPr>
                <w:rFonts w:ascii="Arial" w:hAnsi="Arial" w:cs="Arial"/>
                <w:bCs/>
                <w:iCs/>
                <w:lang w:val="en-US"/>
              </w:rPr>
              <w:t xml:space="preserve">aboratory in the performance of </w:t>
            </w:r>
            <w:r>
              <w:rPr>
                <w:rFonts w:ascii="Arial" w:hAnsi="Arial" w:cs="Arial"/>
                <w:bCs/>
                <w:iCs/>
                <w:lang w:val="en-US"/>
              </w:rPr>
              <w:t>her</w:t>
            </w:r>
            <w:r w:rsidRPr="00446B0F">
              <w:rPr>
                <w:rFonts w:ascii="Arial" w:hAnsi="Arial" w:cs="Arial"/>
                <w:bCs/>
                <w:iCs/>
                <w:lang w:val="en-US"/>
              </w:rPr>
              <w:t xml:space="preserve"> duties. In the same way, the </w:t>
            </w:r>
            <w:r>
              <w:rPr>
                <w:rFonts w:ascii="Arial" w:hAnsi="Arial" w:cs="Arial"/>
                <w:bCs/>
                <w:iCs/>
                <w:lang w:val="en-US"/>
              </w:rPr>
              <w:t>L</w:t>
            </w:r>
            <w:r w:rsidRPr="00446B0F">
              <w:rPr>
                <w:rFonts w:ascii="Arial" w:hAnsi="Arial" w:cs="Arial"/>
                <w:bCs/>
                <w:iCs/>
                <w:lang w:val="en-US"/>
              </w:rPr>
              <w:t xml:space="preserve">aboratory shall be liable under the conditions of </w:t>
            </w:r>
            <w:r>
              <w:rPr>
                <w:rFonts w:ascii="Arial" w:hAnsi="Arial" w:cs="Arial"/>
                <w:bCs/>
                <w:iCs/>
                <w:lang w:val="en-US"/>
              </w:rPr>
              <w:t>F</w:t>
            </w:r>
            <w:r w:rsidRPr="00446B0F">
              <w:rPr>
                <w:rFonts w:ascii="Arial" w:hAnsi="Arial" w:cs="Arial"/>
                <w:bCs/>
                <w:iCs/>
                <w:lang w:val="en-US"/>
              </w:rPr>
              <w:t xml:space="preserve">rench common law for any damage that its staff and/or property may cause to the </w:t>
            </w:r>
            <w:r>
              <w:rPr>
                <w:rFonts w:ascii="Arial" w:hAnsi="Arial" w:cs="Arial"/>
                <w:bCs/>
                <w:iCs/>
                <w:lang w:val="en-US"/>
              </w:rPr>
              <w:t>Host PhD.</w:t>
            </w:r>
          </w:p>
          <w:p w14:paraId="1A8AF2E7" w14:textId="5F953D44" w:rsidR="00446B0F" w:rsidRDefault="00446B0F" w:rsidP="00D66DE1">
            <w:pPr>
              <w:jc w:val="both"/>
              <w:rPr>
                <w:rFonts w:ascii="Arial" w:hAnsi="Arial" w:cs="Arial"/>
                <w:bCs/>
                <w:iCs/>
                <w:lang w:val="en-US"/>
              </w:rPr>
            </w:pPr>
          </w:p>
          <w:p w14:paraId="7B5C4020" w14:textId="77777777" w:rsidR="00446B0F" w:rsidRDefault="00446B0F" w:rsidP="00D66DE1">
            <w:pPr>
              <w:jc w:val="both"/>
              <w:rPr>
                <w:rFonts w:ascii="Arial" w:hAnsi="Arial" w:cs="Arial"/>
                <w:bCs/>
                <w:iCs/>
                <w:caps/>
                <w:lang w:val="en-US"/>
              </w:rPr>
            </w:pPr>
          </w:p>
          <w:p w14:paraId="7456E3A2" w14:textId="77777777" w:rsidR="00446B0F" w:rsidRPr="001715FD" w:rsidRDefault="00446B0F" w:rsidP="00D66DE1">
            <w:pPr>
              <w:jc w:val="both"/>
              <w:rPr>
                <w:rFonts w:ascii="Arial" w:hAnsi="Arial" w:cs="Arial"/>
                <w:bCs/>
                <w:iCs/>
                <w:caps/>
                <w:lang w:val="en-US"/>
              </w:rPr>
            </w:pPr>
          </w:p>
          <w:p w14:paraId="3FCD480E" w14:textId="11B0DCA4" w:rsidR="000275CE" w:rsidRPr="001715FD" w:rsidRDefault="00446B0F" w:rsidP="00D66DE1">
            <w:pPr>
              <w:jc w:val="both"/>
              <w:rPr>
                <w:rFonts w:ascii="Arial" w:hAnsi="Arial" w:cs="Arial"/>
                <w:bCs/>
                <w:iCs/>
                <w:caps/>
                <w:lang w:val="en-US"/>
              </w:rPr>
            </w:pPr>
            <w:r w:rsidRPr="00446B0F">
              <w:rPr>
                <w:rFonts w:ascii="Arial" w:hAnsi="Arial" w:cs="Arial"/>
                <w:lang w:val="en-US"/>
              </w:rPr>
              <w:t xml:space="preserve">In order to cover the risks of damage caused by the </w:t>
            </w:r>
            <w:r>
              <w:rPr>
                <w:rFonts w:ascii="Arial" w:hAnsi="Arial" w:cs="Arial"/>
                <w:lang w:val="en-US"/>
              </w:rPr>
              <w:t>Host PhD</w:t>
            </w:r>
            <w:r w:rsidRPr="00446B0F">
              <w:rPr>
                <w:rFonts w:ascii="Arial" w:hAnsi="Arial" w:cs="Arial"/>
                <w:lang w:val="en-US"/>
              </w:rPr>
              <w:t xml:space="preserve"> during her presence on the Laboratory premises, </w:t>
            </w:r>
            <w:del w:id="130" w:author="Fabio Cruz Sanchez" w:date="2026-08-18T08:42:00Z" w16du:dateUtc="2026-08-18T06:42:00Z">
              <w:r w:rsidR="007F5EF5" w:rsidDel="00521CAB">
                <w:rPr>
                  <w:rFonts w:ascii="Arial" w:hAnsi="Arial" w:cs="Arial"/>
                  <w:lang w:val="en-US"/>
                </w:rPr>
                <w:delText>UNAL</w:delText>
              </w:r>
            </w:del>
            <w:ins w:id="131" w:author="Fabio Cruz Sanchez" w:date="2026-08-18T08:42:00Z" w16du:dateUtc="2026-08-18T06:42:00Z">
              <w:r w:rsidR="00521CAB">
                <w:rPr>
                  <w:rFonts w:ascii="Arial" w:hAnsi="Arial" w:cs="Arial"/>
                  <w:lang w:val="en-US"/>
                </w:rPr>
                <w:t>UWO</w:t>
              </w:r>
            </w:ins>
            <w:r w:rsidRPr="00446B0F">
              <w:rPr>
                <w:rFonts w:ascii="Arial" w:hAnsi="Arial" w:cs="Arial"/>
                <w:lang w:val="en-US"/>
              </w:rPr>
              <w:t xml:space="preserve"> is required to take out civil liability, fire and water damage insurance. A certificate of insurance shall be provided to UL. The </w:t>
            </w:r>
            <w:del w:id="132" w:author="Fabio Cruz Sanchez" w:date="2026-08-18T08:42:00Z" w16du:dateUtc="2026-08-18T06:42:00Z">
              <w:r w:rsidR="007F5EF5" w:rsidDel="00521CAB">
                <w:rPr>
                  <w:rFonts w:ascii="Arial" w:hAnsi="Arial" w:cs="Arial"/>
                  <w:lang w:val="en-US"/>
                </w:rPr>
                <w:delText>UNAL</w:delText>
              </w:r>
            </w:del>
            <w:ins w:id="133" w:author="Fabio Cruz Sanchez" w:date="2026-08-18T08:42:00Z" w16du:dateUtc="2026-08-18T06:42:00Z">
              <w:r w:rsidR="00521CAB">
                <w:rPr>
                  <w:rFonts w:ascii="Arial" w:hAnsi="Arial" w:cs="Arial"/>
                  <w:lang w:val="en-US"/>
                </w:rPr>
                <w:t>UWO</w:t>
              </w:r>
            </w:ins>
            <w:r w:rsidRPr="00446B0F">
              <w:rPr>
                <w:rFonts w:ascii="Arial" w:hAnsi="Arial" w:cs="Arial"/>
                <w:lang w:val="en-US"/>
              </w:rPr>
              <w:t xml:space="preserve"> shall also ensure that the </w:t>
            </w:r>
            <w:r>
              <w:rPr>
                <w:rFonts w:ascii="Arial" w:hAnsi="Arial" w:cs="Arial"/>
                <w:lang w:val="en-US"/>
              </w:rPr>
              <w:t>Host PhD</w:t>
            </w:r>
            <w:r w:rsidRPr="00446B0F">
              <w:rPr>
                <w:rFonts w:ascii="Arial" w:hAnsi="Arial" w:cs="Arial"/>
                <w:lang w:val="en-US"/>
              </w:rPr>
              <w:t xml:space="preserve"> is covered by civil liability insurance. </w:t>
            </w:r>
          </w:p>
          <w:p w14:paraId="6D080BAF" w14:textId="1DAEFC58" w:rsidR="00446B0F" w:rsidRDefault="00446B0F" w:rsidP="00D66DE1">
            <w:pPr>
              <w:jc w:val="both"/>
              <w:rPr>
                <w:rFonts w:ascii="Arial" w:hAnsi="Arial" w:cs="Arial"/>
                <w:bCs/>
                <w:iCs/>
                <w:caps/>
                <w:lang w:val="en-US"/>
              </w:rPr>
            </w:pPr>
          </w:p>
          <w:p w14:paraId="5D13718B" w14:textId="77777777" w:rsidR="007F5EF5" w:rsidRPr="001715FD" w:rsidRDefault="007F5EF5" w:rsidP="00D66DE1">
            <w:pPr>
              <w:jc w:val="both"/>
              <w:rPr>
                <w:rFonts w:ascii="Arial" w:hAnsi="Arial" w:cs="Arial"/>
                <w:bCs/>
                <w:iCs/>
                <w:caps/>
                <w:lang w:val="en-US"/>
              </w:rPr>
            </w:pPr>
          </w:p>
          <w:p w14:paraId="1EBFDA6E" w14:textId="0FD09627" w:rsidR="00A25EE5" w:rsidRPr="001715FD" w:rsidRDefault="00A25EE5" w:rsidP="00D66DE1">
            <w:pPr>
              <w:jc w:val="both"/>
              <w:rPr>
                <w:rFonts w:ascii="Arial" w:hAnsi="Arial" w:cs="Arial"/>
                <w:bCs/>
                <w:iCs/>
                <w:caps/>
                <w:lang w:val="en-US"/>
              </w:rPr>
            </w:pPr>
          </w:p>
          <w:p w14:paraId="501D0838" w14:textId="26EA7C1F" w:rsidR="00A25EE5" w:rsidRPr="001715FD" w:rsidRDefault="002553A1" w:rsidP="00D66DE1">
            <w:pPr>
              <w:jc w:val="both"/>
              <w:rPr>
                <w:rFonts w:ascii="Arial" w:hAnsi="Arial" w:cs="Arial"/>
                <w:b/>
                <w:bCs/>
                <w:iCs/>
                <w:caps/>
                <w:lang w:val="en-US"/>
              </w:rPr>
            </w:pPr>
            <w:r w:rsidRPr="001715FD">
              <w:rPr>
                <w:rFonts w:ascii="Arial" w:hAnsi="Arial" w:cs="Arial"/>
                <w:b/>
                <w:bCs/>
                <w:iCs/>
                <w:caps/>
                <w:lang w:val="en-US"/>
              </w:rPr>
              <w:t xml:space="preserve">SECTION 3 – SCIENTIFICS RESPONSABLES </w:t>
            </w:r>
          </w:p>
          <w:p w14:paraId="0CA884CF" w14:textId="62E34813" w:rsidR="002553A1" w:rsidRPr="001715FD" w:rsidRDefault="002553A1" w:rsidP="00D66DE1">
            <w:pPr>
              <w:jc w:val="both"/>
              <w:rPr>
                <w:rFonts w:ascii="Arial" w:hAnsi="Arial" w:cs="Arial"/>
                <w:bCs/>
                <w:iCs/>
                <w:caps/>
                <w:lang w:val="en-US"/>
              </w:rPr>
            </w:pPr>
          </w:p>
          <w:p w14:paraId="64F8446E" w14:textId="7AE52BCF" w:rsidR="00E13A6E" w:rsidRPr="001715FD" w:rsidRDefault="00E13A6E" w:rsidP="00D66DE1">
            <w:pPr>
              <w:jc w:val="both"/>
              <w:rPr>
                <w:rFonts w:ascii="Arial" w:hAnsi="Arial" w:cs="Arial"/>
                <w:bCs/>
                <w:iCs/>
                <w:caps/>
                <w:lang w:val="en-US"/>
              </w:rPr>
            </w:pPr>
            <w:r w:rsidRPr="001715FD">
              <w:rPr>
                <w:rFonts w:ascii="Arial" w:hAnsi="Arial" w:cs="Arial"/>
                <w:bCs/>
                <w:iCs/>
                <w:lang w:val="en-US"/>
              </w:rPr>
              <w:t xml:space="preserve">The persons responsible for the monitoring of this agreement are: </w:t>
            </w:r>
          </w:p>
          <w:p w14:paraId="23661CE9" w14:textId="65593545" w:rsidR="00E13A6E" w:rsidRPr="001715FD" w:rsidRDefault="00E13A6E" w:rsidP="00D66DE1">
            <w:pPr>
              <w:jc w:val="both"/>
              <w:rPr>
                <w:rFonts w:ascii="Arial" w:hAnsi="Arial" w:cs="Arial"/>
                <w:bCs/>
                <w:iCs/>
                <w:caps/>
                <w:lang w:val="en-US"/>
              </w:rPr>
            </w:pPr>
            <w:r w:rsidRPr="001715FD">
              <w:rPr>
                <w:rFonts w:ascii="Arial" w:hAnsi="Arial" w:cs="Arial"/>
                <w:bCs/>
                <w:iCs/>
                <w:lang w:val="en-US"/>
              </w:rPr>
              <w:t xml:space="preserve">For the </w:t>
            </w:r>
            <w:r w:rsidR="00446B0F" w:rsidRPr="00446B0F">
              <w:rPr>
                <w:rFonts w:ascii="Arial" w:hAnsi="Arial" w:cs="Arial"/>
                <w:bCs/>
                <w:iCs/>
                <w:lang w:val="en-US"/>
              </w:rPr>
              <w:t>UL</w:t>
            </w:r>
            <w:r w:rsidRPr="00446B0F">
              <w:rPr>
                <w:rFonts w:ascii="Arial" w:hAnsi="Arial" w:cs="Arial"/>
                <w:bCs/>
                <w:iCs/>
                <w:lang w:val="en-US"/>
              </w:rPr>
              <w:t xml:space="preserve"> : </w:t>
            </w:r>
            <w:r w:rsidR="00446B0F" w:rsidRPr="00446B0F">
              <w:rPr>
                <w:rFonts w:ascii="Arial" w:hAnsi="Arial" w:cs="Arial"/>
                <w:bCs/>
                <w:iCs/>
                <w:lang w:val="en-US"/>
              </w:rPr>
              <w:t>Davy Monticolo</w:t>
            </w:r>
            <w:r w:rsidRPr="00446B0F">
              <w:rPr>
                <w:rFonts w:ascii="Arial" w:hAnsi="Arial" w:cs="Arial"/>
                <w:bCs/>
                <w:iCs/>
                <w:lang w:val="en-US"/>
              </w:rPr>
              <w:t xml:space="preserve"> </w:t>
            </w:r>
          </w:p>
          <w:p w14:paraId="1F4511F4" w14:textId="79C5F8B4" w:rsidR="00E13A6E" w:rsidRPr="005C01D2" w:rsidRDefault="00E13A6E" w:rsidP="00D66DE1">
            <w:pPr>
              <w:jc w:val="both"/>
              <w:rPr>
                <w:rFonts w:ascii="Arial" w:hAnsi="Arial" w:cs="Arial"/>
              </w:rPr>
            </w:pPr>
            <w:r w:rsidRPr="005C01D2">
              <w:rPr>
                <w:rFonts w:ascii="Arial" w:hAnsi="Arial" w:cs="Arial"/>
                <w:bCs/>
                <w:iCs/>
              </w:rPr>
              <w:t xml:space="preserve">phone : </w:t>
            </w:r>
            <w:r w:rsidR="005C01D2" w:rsidRPr="005C01D2">
              <w:rPr>
                <w:rFonts w:ascii="Arial" w:hAnsi="Arial" w:cs="Arial"/>
              </w:rPr>
              <w:t>+33 3 72 74 35 52</w:t>
            </w:r>
          </w:p>
          <w:p w14:paraId="06EA5129" w14:textId="74F6E9A4" w:rsidR="00E13A6E" w:rsidRDefault="00E13A6E" w:rsidP="00D66DE1">
            <w:pPr>
              <w:jc w:val="both"/>
              <w:rPr>
                <w:rFonts w:ascii="Arial" w:hAnsi="Arial" w:cs="Arial"/>
              </w:rPr>
            </w:pPr>
            <w:r w:rsidRPr="00446B0F">
              <w:rPr>
                <w:rFonts w:ascii="Arial" w:hAnsi="Arial" w:cs="Arial"/>
                <w:bCs/>
                <w:iCs/>
              </w:rPr>
              <w:t xml:space="preserve">E-mail: </w:t>
            </w:r>
            <w:hyperlink r:id="rId13" w:history="1">
              <w:r w:rsidR="005C01D2" w:rsidRPr="00ED7FDF">
                <w:rPr>
                  <w:rStyle w:val="Lienhypertexte"/>
                  <w:rFonts w:ascii="Arial" w:hAnsi="Arial" w:cs="Arial"/>
                </w:rPr>
                <w:t>mauricio.camargo@univ-lorraine.fr</w:t>
              </w:r>
            </w:hyperlink>
            <w:r w:rsidR="005C01D2">
              <w:rPr>
                <w:rFonts w:ascii="Arial" w:hAnsi="Arial" w:cs="Arial"/>
              </w:rPr>
              <w:t xml:space="preserve"> </w:t>
            </w:r>
          </w:p>
          <w:p w14:paraId="331FCC52" w14:textId="77777777" w:rsidR="007F5EF5" w:rsidRPr="00446B0F" w:rsidRDefault="007F5EF5" w:rsidP="00D66DE1">
            <w:pPr>
              <w:jc w:val="both"/>
              <w:rPr>
                <w:rFonts w:ascii="Arial" w:hAnsi="Arial" w:cs="Arial"/>
                <w:bCs/>
                <w:iCs/>
                <w:caps/>
                <w:highlight w:val="yellow"/>
              </w:rPr>
            </w:pPr>
          </w:p>
          <w:p w14:paraId="663838EE" w14:textId="6A1A93C5" w:rsidR="00E13A6E" w:rsidRPr="00446B0F" w:rsidRDefault="00E13A6E" w:rsidP="00D66DE1">
            <w:pPr>
              <w:jc w:val="both"/>
              <w:rPr>
                <w:rFonts w:ascii="Arial" w:hAnsi="Arial" w:cs="Arial"/>
                <w:bCs/>
                <w:iCs/>
                <w:caps/>
              </w:rPr>
            </w:pPr>
            <w:r w:rsidRPr="00446B0F">
              <w:rPr>
                <w:rFonts w:ascii="Arial" w:hAnsi="Arial" w:cs="Arial"/>
                <w:bCs/>
                <w:iCs/>
              </w:rPr>
              <w:t xml:space="preserve"> </w:t>
            </w:r>
          </w:p>
          <w:p w14:paraId="15ECF4A8" w14:textId="24B67C25" w:rsidR="00E13A6E" w:rsidRPr="001715FD" w:rsidRDefault="00E13A6E" w:rsidP="00D66DE1">
            <w:pPr>
              <w:jc w:val="both"/>
              <w:rPr>
                <w:rFonts w:ascii="Arial" w:hAnsi="Arial" w:cs="Arial"/>
                <w:bCs/>
                <w:iCs/>
                <w:caps/>
                <w:highlight w:val="yellow"/>
                <w:lang w:val="en-US"/>
              </w:rPr>
            </w:pPr>
            <w:commentRangeStart w:id="134"/>
            <w:r w:rsidRPr="001715FD">
              <w:rPr>
                <w:rFonts w:ascii="Arial" w:hAnsi="Arial" w:cs="Arial"/>
                <w:bCs/>
                <w:iCs/>
                <w:lang w:val="en-US"/>
              </w:rPr>
              <w:t xml:space="preserve">For the </w:t>
            </w:r>
            <w:del w:id="135" w:author="Fabio Cruz Sanchez" w:date="2026-08-18T08:42:00Z" w16du:dateUtc="2026-08-18T06:42:00Z">
              <w:r w:rsidR="005C01D2" w:rsidDel="00521CAB">
                <w:rPr>
                  <w:rFonts w:ascii="Arial" w:hAnsi="Arial" w:cs="Arial"/>
                  <w:bCs/>
                  <w:iCs/>
                  <w:lang w:val="en-US"/>
                </w:rPr>
                <w:delText>UNAL</w:delText>
              </w:r>
            </w:del>
            <w:ins w:id="136" w:author="Fabio Cruz Sanchez" w:date="2026-08-18T08:42:00Z" w16du:dateUtc="2026-08-18T06:42:00Z">
              <w:r w:rsidR="00521CAB">
                <w:rPr>
                  <w:rFonts w:ascii="Arial" w:hAnsi="Arial" w:cs="Arial"/>
                  <w:bCs/>
                  <w:iCs/>
                  <w:lang w:val="en-US"/>
                </w:rPr>
                <w:t>UWO</w:t>
              </w:r>
            </w:ins>
            <w:r w:rsidRPr="001715FD">
              <w:rPr>
                <w:rFonts w:ascii="Arial" w:hAnsi="Arial" w:cs="Arial"/>
                <w:bCs/>
                <w:iCs/>
                <w:lang w:val="en-US"/>
              </w:rPr>
              <w:t xml:space="preserve"> : </w:t>
            </w:r>
            <w:r w:rsidR="007F5EF5" w:rsidRPr="007F5EF5">
              <w:rPr>
                <w:rFonts w:ascii="Arial" w:hAnsi="Arial" w:cs="Arial"/>
                <w:bCs/>
                <w:iCs/>
                <w:lang w:val="en-US"/>
              </w:rPr>
              <w:t>Paulo César NARVAEZ RINCON</w:t>
            </w:r>
          </w:p>
          <w:p w14:paraId="3E727D9D" w14:textId="230CE8E7" w:rsidR="00E13A6E" w:rsidRPr="001715FD" w:rsidRDefault="00D774A9" w:rsidP="00D66DE1">
            <w:pPr>
              <w:jc w:val="both"/>
              <w:rPr>
                <w:rFonts w:ascii="Arial" w:hAnsi="Arial" w:cs="Arial"/>
                <w:bCs/>
                <w:iCs/>
                <w:caps/>
                <w:highlight w:val="yellow"/>
                <w:lang w:val="en-US"/>
              </w:rPr>
            </w:pPr>
            <w:r w:rsidRPr="001715FD">
              <w:rPr>
                <w:rFonts w:ascii="Arial" w:hAnsi="Arial" w:cs="Arial"/>
                <w:bCs/>
                <w:iCs/>
                <w:lang w:val="en-US"/>
              </w:rPr>
              <w:t>P</w:t>
            </w:r>
            <w:r w:rsidR="00E13A6E" w:rsidRPr="001715FD">
              <w:rPr>
                <w:rFonts w:ascii="Arial" w:hAnsi="Arial" w:cs="Arial"/>
                <w:bCs/>
                <w:iCs/>
                <w:lang w:val="en-US"/>
              </w:rPr>
              <w:t xml:space="preserve">hone: </w:t>
            </w:r>
            <w:r w:rsidRPr="001715FD">
              <w:rPr>
                <w:rFonts w:ascii="Arial" w:hAnsi="Arial" w:cs="Arial"/>
                <w:bCs/>
                <w:iCs/>
                <w:highlight w:val="yellow"/>
                <w:lang w:val="en-US"/>
              </w:rPr>
              <w:t>…………………………………</w:t>
            </w:r>
          </w:p>
          <w:p w14:paraId="36E0333B" w14:textId="3EDFF6CD" w:rsidR="00A25EE5" w:rsidRPr="001715FD" w:rsidRDefault="00D774A9" w:rsidP="00D66DE1">
            <w:pPr>
              <w:jc w:val="both"/>
              <w:rPr>
                <w:rFonts w:ascii="Arial" w:hAnsi="Arial" w:cs="Arial"/>
                <w:bCs/>
                <w:iCs/>
                <w:caps/>
                <w:lang w:val="en-US"/>
              </w:rPr>
            </w:pPr>
            <w:r w:rsidRPr="001715FD">
              <w:rPr>
                <w:rFonts w:ascii="Arial" w:hAnsi="Arial" w:cs="Arial"/>
                <w:bCs/>
                <w:iCs/>
                <w:lang w:val="en-US"/>
              </w:rPr>
              <w:t>E</w:t>
            </w:r>
            <w:r w:rsidR="00E13A6E" w:rsidRPr="001715FD">
              <w:rPr>
                <w:rFonts w:ascii="Arial" w:hAnsi="Arial" w:cs="Arial"/>
                <w:bCs/>
                <w:iCs/>
                <w:lang w:val="en-US"/>
              </w:rPr>
              <w:t xml:space="preserve">-mail: </w:t>
            </w:r>
            <w:ins w:id="137" w:author="Fabio Cruz Sanchez" w:date="2026-08-18T08:54:00Z" w16du:dateUtc="2026-08-18T06:54:00Z">
              <w:r w:rsidR="00E4793E" w:rsidRPr="00E4793E">
                <w:rPr>
                  <w:rFonts w:ascii="Arial" w:hAnsi="Arial" w:cs="Arial"/>
                  <w:bCs/>
                  <w:iCs/>
                  <w:lang w:val="en-US"/>
                </w:rPr>
                <w:t>joshua.pearce@uwo.ca</w:t>
              </w:r>
            </w:ins>
            <w:del w:id="138" w:author="Fabio Cruz Sanchez" w:date="2026-08-18T08:54:00Z" w16du:dateUtc="2026-08-18T06:54:00Z">
              <w:r w:rsidRPr="001715FD" w:rsidDel="00E4793E">
                <w:rPr>
                  <w:rFonts w:ascii="Arial" w:hAnsi="Arial" w:cs="Arial"/>
                  <w:bCs/>
                  <w:iCs/>
                  <w:highlight w:val="yellow"/>
                  <w:lang w:val="en-US"/>
                </w:rPr>
                <w:delText>…………………………………</w:delText>
              </w:r>
              <w:commentRangeEnd w:id="134"/>
              <w:r w:rsidR="007F5EF5" w:rsidRPr="001715FD" w:rsidDel="00E4793E">
                <w:rPr>
                  <w:rStyle w:val="Marquedecommentaire"/>
                  <w:rFonts w:ascii="Arial" w:hAnsi="Arial" w:cs="Arial"/>
                  <w:bCs/>
                  <w:iCs/>
                  <w:caps/>
                  <w:sz w:val="20"/>
                  <w:szCs w:val="20"/>
                  <w:lang w:val="en-US"/>
                </w:rPr>
                <w:commentReference w:id="134"/>
              </w:r>
            </w:del>
          </w:p>
          <w:p w14:paraId="640CD210" w14:textId="3BBC9F66" w:rsidR="00A25EE5" w:rsidRPr="001715FD" w:rsidRDefault="00A25EE5" w:rsidP="00D66DE1">
            <w:pPr>
              <w:jc w:val="both"/>
              <w:rPr>
                <w:rFonts w:ascii="Arial" w:hAnsi="Arial" w:cs="Arial"/>
                <w:bCs/>
                <w:iCs/>
                <w:caps/>
                <w:lang w:val="en-US"/>
              </w:rPr>
            </w:pPr>
          </w:p>
          <w:p w14:paraId="16A00541" w14:textId="77777777" w:rsidR="00446B0F" w:rsidRPr="001715FD" w:rsidRDefault="00446B0F" w:rsidP="00D66DE1">
            <w:pPr>
              <w:jc w:val="both"/>
              <w:rPr>
                <w:rFonts w:ascii="Arial" w:hAnsi="Arial" w:cs="Arial"/>
                <w:bCs/>
                <w:iCs/>
                <w:caps/>
                <w:lang w:val="en-US"/>
              </w:rPr>
            </w:pPr>
          </w:p>
          <w:p w14:paraId="6972EA46" w14:textId="4956DB79" w:rsidR="00BA2D9B" w:rsidRPr="001715FD" w:rsidRDefault="00BA2D9B" w:rsidP="00D66DE1">
            <w:pPr>
              <w:jc w:val="both"/>
              <w:rPr>
                <w:rFonts w:ascii="Arial" w:hAnsi="Arial" w:cs="Arial"/>
                <w:b/>
                <w:bCs/>
                <w:iCs/>
                <w:caps/>
                <w:lang w:val="en-GB"/>
              </w:rPr>
            </w:pPr>
            <w:r w:rsidRPr="001715FD">
              <w:rPr>
                <w:rFonts w:ascii="Arial" w:hAnsi="Arial" w:cs="Arial"/>
                <w:b/>
                <w:bCs/>
                <w:iCs/>
                <w:caps/>
                <w:lang w:val="en-GB"/>
              </w:rPr>
              <w:t xml:space="preserve">SECTION </w:t>
            </w:r>
            <w:r w:rsidR="00A25EE5" w:rsidRPr="001715FD">
              <w:rPr>
                <w:rFonts w:ascii="Arial" w:hAnsi="Arial" w:cs="Arial"/>
                <w:b/>
                <w:bCs/>
                <w:iCs/>
                <w:caps/>
                <w:lang w:val="en-GB"/>
              </w:rPr>
              <w:t>4</w:t>
            </w:r>
            <w:r w:rsidRPr="001715FD">
              <w:rPr>
                <w:rFonts w:ascii="Arial" w:hAnsi="Arial" w:cs="Arial"/>
                <w:b/>
                <w:bCs/>
                <w:iCs/>
                <w:caps/>
                <w:lang w:val="en-GB"/>
              </w:rPr>
              <w:t xml:space="preserve">  - OWNERSHIP OF RESULTS </w:t>
            </w:r>
          </w:p>
          <w:p w14:paraId="789271FE" w14:textId="77777777" w:rsidR="00BA2D9B" w:rsidRPr="001715FD" w:rsidRDefault="00BA2D9B" w:rsidP="00D66DE1">
            <w:pPr>
              <w:jc w:val="both"/>
              <w:rPr>
                <w:rFonts w:ascii="Arial" w:hAnsi="Arial" w:cs="Arial"/>
                <w:bCs/>
                <w:iCs/>
                <w:caps/>
                <w:lang w:val="en-GB"/>
              </w:rPr>
            </w:pPr>
          </w:p>
          <w:p w14:paraId="6E07A615" w14:textId="0CF14B51" w:rsidR="00A25EE5" w:rsidRPr="001715FD" w:rsidRDefault="002553A1" w:rsidP="00D66DE1">
            <w:pPr>
              <w:jc w:val="both"/>
              <w:rPr>
                <w:rFonts w:ascii="Arial" w:hAnsi="Arial" w:cs="Arial"/>
                <w:bCs/>
                <w:iCs/>
                <w:lang w:val="en-GB"/>
              </w:rPr>
            </w:pPr>
            <w:r w:rsidRPr="001715FD">
              <w:rPr>
                <w:rFonts w:ascii="Arial" w:hAnsi="Arial" w:cs="Arial"/>
                <w:bCs/>
                <w:iCs/>
                <w:lang w:val="en-GB"/>
              </w:rPr>
              <w:t xml:space="preserve">For the requirements of this agreement, </w:t>
            </w:r>
            <w:r w:rsidR="00E13A6E" w:rsidRPr="001715FD">
              <w:rPr>
                <w:rFonts w:ascii="Arial" w:hAnsi="Arial" w:cs="Arial"/>
                <w:bCs/>
                <w:iCs/>
                <w:lang w:val="en-GB"/>
              </w:rPr>
              <w:t>any knowledge, which may or may not be protected by an Intellectual Property right, held and / or developed by a Party prior to this agreement and / or obtained independently of the performance of this agreement such as, but not limited to, Database, work, software, documents, information, technical knowledge or any other nature, know-how, trademarks and designs, is designed as “Own Knowledge”</w:t>
            </w:r>
          </w:p>
          <w:p w14:paraId="34326747" w14:textId="77777777" w:rsidR="00A25EE5" w:rsidRPr="001715FD" w:rsidRDefault="00A25EE5" w:rsidP="00D66DE1">
            <w:pPr>
              <w:jc w:val="both"/>
              <w:rPr>
                <w:rFonts w:ascii="Arial" w:hAnsi="Arial" w:cs="Arial"/>
                <w:bCs/>
                <w:iCs/>
                <w:lang w:val="en-GB"/>
              </w:rPr>
            </w:pPr>
          </w:p>
          <w:p w14:paraId="57D6E90C" w14:textId="7B37B155" w:rsidR="00A25EE5" w:rsidRPr="001715FD" w:rsidRDefault="00A25EE5" w:rsidP="00D66DE1">
            <w:pPr>
              <w:jc w:val="both"/>
              <w:rPr>
                <w:rFonts w:ascii="Arial" w:hAnsi="Arial" w:cs="Arial"/>
                <w:bCs/>
                <w:iCs/>
                <w:lang w:val="en-GB"/>
              </w:rPr>
            </w:pPr>
          </w:p>
          <w:p w14:paraId="229AFACC" w14:textId="77777777" w:rsidR="00E13A6E" w:rsidRPr="001715FD" w:rsidRDefault="00E13A6E" w:rsidP="00D66DE1">
            <w:pPr>
              <w:jc w:val="both"/>
              <w:rPr>
                <w:rFonts w:ascii="Arial" w:hAnsi="Arial" w:cs="Arial"/>
                <w:bCs/>
                <w:iCs/>
                <w:lang w:val="en-GB"/>
              </w:rPr>
            </w:pPr>
          </w:p>
          <w:p w14:paraId="62EA10A5" w14:textId="1FA939ED" w:rsidR="00A25EE5" w:rsidRPr="001715FD" w:rsidRDefault="002553A1" w:rsidP="00D66DE1">
            <w:pPr>
              <w:jc w:val="both"/>
              <w:rPr>
                <w:rFonts w:ascii="Arial" w:hAnsi="Arial" w:cs="Arial"/>
                <w:bCs/>
                <w:iCs/>
                <w:lang w:val="en-GB"/>
              </w:rPr>
            </w:pPr>
            <w:r w:rsidRPr="001715FD">
              <w:rPr>
                <w:rFonts w:ascii="Arial" w:hAnsi="Arial" w:cs="Arial"/>
                <w:bCs/>
                <w:iCs/>
                <w:lang w:val="en-GB"/>
              </w:rPr>
              <w:t>For the requirements of this agreement, all the information, works, theoretical studies and analyzes, final report, inventions, innovations, results of tests or calculations, protected or not by intellectual property title, conceived or developed within the framework of or in the context of this agreement, is designated as "Results".</w:t>
            </w:r>
          </w:p>
          <w:p w14:paraId="6C103526" w14:textId="30C9C8CA" w:rsidR="00A25EE5" w:rsidRPr="001715FD" w:rsidRDefault="00A25EE5" w:rsidP="00D66DE1">
            <w:pPr>
              <w:jc w:val="both"/>
              <w:rPr>
                <w:rFonts w:ascii="Arial" w:hAnsi="Arial" w:cs="Arial"/>
                <w:bCs/>
                <w:iCs/>
                <w:lang w:val="en-GB"/>
              </w:rPr>
            </w:pPr>
          </w:p>
          <w:p w14:paraId="4828ADD2" w14:textId="77777777" w:rsidR="00E13A6E" w:rsidRPr="001715FD" w:rsidRDefault="00E13A6E" w:rsidP="00D66DE1">
            <w:pPr>
              <w:jc w:val="both"/>
              <w:rPr>
                <w:rFonts w:ascii="Arial" w:hAnsi="Arial" w:cs="Arial"/>
                <w:bCs/>
                <w:iCs/>
                <w:lang w:val="en-GB"/>
              </w:rPr>
            </w:pPr>
          </w:p>
          <w:p w14:paraId="0D7B589F" w14:textId="2484A7B3" w:rsidR="00A25EE5" w:rsidRPr="001715FD" w:rsidRDefault="00E13A6E" w:rsidP="00D66DE1">
            <w:pPr>
              <w:jc w:val="both"/>
              <w:rPr>
                <w:rFonts w:ascii="Arial" w:hAnsi="Arial" w:cs="Arial"/>
                <w:bCs/>
                <w:iCs/>
                <w:lang w:val="en-US"/>
              </w:rPr>
            </w:pPr>
            <w:r w:rsidRPr="001715FD">
              <w:rPr>
                <w:rFonts w:ascii="Arial" w:hAnsi="Arial" w:cs="Arial"/>
                <w:bCs/>
                <w:iCs/>
                <w:lang w:val="en-GB"/>
              </w:rPr>
              <w:t>The Own Knowledge belong to the Party who obtained it. In particular, the Parties remain owners of their respective previous know-how used and/or further developed by them within the scope of this agreement. In accordance with this agreement, the other Party does not receive any right on patents, know-how or any other title to intellectual and/or industrial property.</w:t>
            </w:r>
          </w:p>
          <w:p w14:paraId="2EBF84F7" w14:textId="069F58E5" w:rsidR="00A25EE5" w:rsidRDefault="00A25EE5" w:rsidP="00D66DE1">
            <w:pPr>
              <w:jc w:val="both"/>
              <w:rPr>
                <w:rFonts w:ascii="Arial" w:hAnsi="Arial" w:cs="Arial"/>
                <w:bCs/>
                <w:iCs/>
                <w:lang w:val="en-GB"/>
              </w:rPr>
            </w:pPr>
          </w:p>
          <w:p w14:paraId="2A22006A" w14:textId="77777777" w:rsidR="0082010B" w:rsidRPr="001715FD" w:rsidRDefault="0082010B" w:rsidP="00D66DE1">
            <w:pPr>
              <w:jc w:val="both"/>
              <w:rPr>
                <w:rFonts w:ascii="Arial" w:hAnsi="Arial" w:cs="Arial"/>
                <w:bCs/>
                <w:iCs/>
                <w:lang w:val="en-GB"/>
              </w:rPr>
            </w:pPr>
          </w:p>
          <w:p w14:paraId="252C1310" w14:textId="1AAE9B97" w:rsidR="00AD236C" w:rsidRDefault="00F8704C" w:rsidP="00D66DE1">
            <w:pPr>
              <w:jc w:val="both"/>
              <w:rPr>
                <w:rFonts w:ascii="Arial" w:hAnsi="Arial" w:cs="Arial"/>
                <w:bCs/>
                <w:iCs/>
                <w:lang w:val="en-GB"/>
              </w:rPr>
            </w:pPr>
            <w:r w:rsidRPr="00F8704C">
              <w:rPr>
                <w:rFonts w:ascii="Arial" w:hAnsi="Arial" w:cs="Arial"/>
                <w:bCs/>
                <w:iCs/>
                <w:lang w:val="en-GB"/>
              </w:rPr>
              <w:t>During</w:t>
            </w:r>
            <w:r w:rsidR="005E03E3">
              <w:rPr>
                <w:rFonts w:ascii="Arial" w:hAnsi="Arial" w:cs="Arial"/>
                <w:bCs/>
                <w:iCs/>
                <w:lang w:val="en-GB"/>
              </w:rPr>
              <w:t xml:space="preserve"> </w:t>
            </w:r>
            <w:r w:rsidRPr="00F8704C">
              <w:rPr>
                <w:rFonts w:ascii="Arial" w:hAnsi="Arial" w:cs="Arial"/>
                <w:bCs/>
                <w:iCs/>
                <w:lang w:val="en-GB"/>
              </w:rPr>
              <w:t xml:space="preserve">her stay, the </w:t>
            </w:r>
            <w:r w:rsidR="0082010B">
              <w:rPr>
                <w:rFonts w:ascii="Arial" w:hAnsi="Arial" w:cs="Arial"/>
                <w:bCs/>
                <w:iCs/>
                <w:lang w:val="en-GB"/>
              </w:rPr>
              <w:t>Host PhD</w:t>
            </w:r>
            <w:r w:rsidRPr="00F8704C">
              <w:rPr>
                <w:rFonts w:ascii="Arial" w:hAnsi="Arial" w:cs="Arial"/>
                <w:bCs/>
                <w:iCs/>
                <w:lang w:val="en-GB"/>
              </w:rPr>
              <w:t xml:space="preserve"> will have access to the scientific environment of the Laboratory, as well as its materials</w:t>
            </w:r>
            <w:r>
              <w:rPr>
                <w:rFonts w:ascii="Arial" w:hAnsi="Arial" w:cs="Arial"/>
                <w:bCs/>
                <w:iCs/>
                <w:lang w:val="en-GB"/>
              </w:rPr>
              <w:t xml:space="preserve"> and</w:t>
            </w:r>
            <w:r w:rsidRPr="00F8704C">
              <w:rPr>
                <w:rFonts w:ascii="Arial" w:hAnsi="Arial" w:cs="Arial"/>
                <w:bCs/>
                <w:iCs/>
                <w:lang w:val="en-GB"/>
              </w:rPr>
              <w:t xml:space="preserve"> equipment</w:t>
            </w:r>
            <w:r>
              <w:rPr>
                <w:rFonts w:ascii="Arial" w:hAnsi="Arial" w:cs="Arial"/>
                <w:bCs/>
                <w:iCs/>
                <w:lang w:val="en-GB"/>
              </w:rPr>
              <w:t>,</w:t>
            </w:r>
            <w:r w:rsidRPr="00F8704C">
              <w:rPr>
                <w:rFonts w:ascii="Arial" w:hAnsi="Arial" w:cs="Arial"/>
                <w:bCs/>
                <w:iCs/>
                <w:lang w:val="en-GB"/>
              </w:rPr>
              <w:t xml:space="preserve"> and knowledge of the </w:t>
            </w:r>
            <w:r>
              <w:rPr>
                <w:rFonts w:ascii="Arial" w:hAnsi="Arial" w:cs="Arial"/>
                <w:bCs/>
                <w:iCs/>
                <w:lang w:val="en-GB"/>
              </w:rPr>
              <w:t>Laboratory’s staff</w:t>
            </w:r>
            <w:r w:rsidR="00AD236C" w:rsidRPr="001715FD">
              <w:rPr>
                <w:rFonts w:ascii="Arial" w:hAnsi="Arial" w:cs="Arial"/>
                <w:bCs/>
                <w:iCs/>
                <w:lang w:val="en-GB"/>
              </w:rPr>
              <w:t>.</w:t>
            </w:r>
            <w:r>
              <w:rPr>
                <w:rFonts w:ascii="Arial" w:hAnsi="Arial" w:cs="Arial"/>
                <w:bCs/>
                <w:iCs/>
                <w:lang w:val="en-GB"/>
              </w:rPr>
              <w:t xml:space="preserve"> </w:t>
            </w:r>
            <w:r w:rsidRPr="00F8704C">
              <w:rPr>
                <w:rFonts w:ascii="Arial" w:hAnsi="Arial" w:cs="Arial"/>
                <w:bCs/>
                <w:iCs/>
                <w:lang w:val="en-GB"/>
              </w:rPr>
              <w:t xml:space="preserve">Such physical and virtual access is limited to what is necessary for the conduct of the </w:t>
            </w:r>
            <w:r w:rsidR="0082010B">
              <w:rPr>
                <w:rFonts w:ascii="Arial" w:hAnsi="Arial" w:cs="Arial"/>
                <w:bCs/>
                <w:iCs/>
                <w:lang w:val="en-GB"/>
              </w:rPr>
              <w:t>Study.</w:t>
            </w:r>
          </w:p>
          <w:p w14:paraId="3793AC40" w14:textId="3743D629" w:rsidR="0082010B" w:rsidRDefault="0082010B" w:rsidP="00D66DE1">
            <w:pPr>
              <w:jc w:val="both"/>
              <w:rPr>
                <w:rFonts w:ascii="Arial" w:hAnsi="Arial" w:cs="Arial"/>
                <w:bCs/>
                <w:iCs/>
                <w:lang w:val="en-GB"/>
              </w:rPr>
            </w:pPr>
          </w:p>
          <w:p w14:paraId="407BC49A" w14:textId="57AA8618" w:rsidR="0082010B" w:rsidRPr="001715FD" w:rsidRDefault="0082010B" w:rsidP="0082010B">
            <w:pPr>
              <w:jc w:val="both"/>
              <w:rPr>
                <w:rFonts w:ascii="Arial" w:hAnsi="Arial" w:cs="Arial"/>
                <w:bCs/>
                <w:iCs/>
                <w:caps/>
                <w:lang w:val="en-GB"/>
              </w:rPr>
            </w:pPr>
            <w:r>
              <w:rPr>
                <w:rFonts w:ascii="Arial" w:hAnsi="Arial" w:cs="Arial"/>
                <w:bCs/>
                <w:iCs/>
                <w:lang w:val="en-GB"/>
              </w:rPr>
              <w:t>B</w:t>
            </w:r>
            <w:r w:rsidRPr="0082010B">
              <w:rPr>
                <w:rFonts w:ascii="Arial" w:hAnsi="Arial" w:cs="Arial"/>
                <w:bCs/>
                <w:iCs/>
                <w:lang w:val="en-GB"/>
              </w:rPr>
              <w:t>y mutual</w:t>
            </w:r>
            <w:r>
              <w:rPr>
                <w:rFonts w:ascii="Arial" w:hAnsi="Arial" w:cs="Arial"/>
                <w:bCs/>
                <w:iCs/>
                <w:lang w:val="en-GB"/>
              </w:rPr>
              <w:t xml:space="preserve"> </w:t>
            </w:r>
            <w:r w:rsidRPr="0082010B">
              <w:rPr>
                <w:rFonts w:ascii="Arial" w:hAnsi="Arial" w:cs="Arial"/>
                <w:bCs/>
                <w:iCs/>
                <w:lang w:val="en-GB"/>
              </w:rPr>
              <w:t xml:space="preserve">agreement, the </w:t>
            </w:r>
            <w:r>
              <w:rPr>
                <w:rFonts w:ascii="Arial" w:hAnsi="Arial" w:cs="Arial"/>
                <w:bCs/>
                <w:iCs/>
                <w:lang w:val="en-GB"/>
              </w:rPr>
              <w:t>P</w:t>
            </w:r>
            <w:r w:rsidRPr="0082010B">
              <w:rPr>
                <w:rFonts w:ascii="Arial" w:hAnsi="Arial" w:cs="Arial"/>
                <w:bCs/>
                <w:iCs/>
                <w:lang w:val="en-GB"/>
              </w:rPr>
              <w:t xml:space="preserve">arties acknowledge that the </w:t>
            </w:r>
            <w:r>
              <w:rPr>
                <w:rFonts w:ascii="Arial" w:hAnsi="Arial" w:cs="Arial"/>
                <w:bCs/>
                <w:iCs/>
                <w:lang w:val="en-GB"/>
              </w:rPr>
              <w:t>R</w:t>
            </w:r>
            <w:r w:rsidRPr="0082010B">
              <w:rPr>
                <w:rFonts w:ascii="Arial" w:hAnsi="Arial" w:cs="Arial"/>
                <w:bCs/>
                <w:iCs/>
                <w:lang w:val="en-GB"/>
              </w:rPr>
              <w:t>esults resulting from the stud</w:t>
            </w:r>
            <w:r>
              <w:rPr>
                <w:rFonts w:ascii="Arial" w:hAnsi="Arial" w:cs="Arial"/>
                <w:bCs/>
                <w:iCs/>
                <w:lang w:val="en-GB"/>
              </w:rPr>
              <w:t xml:space="preserve">y </w:t>
            </w:r>
            <w:r w:rsidRPr="0082010B">
              <w:rPr>
                <w:rFonts w:ascii="Arial" w:hAnsi="Arial" w:cs="Arial"/>
                <w:bCs/>
                <w:iCs/>
                <w:lang w:val="en-GB"/>
              </w:rPr>
              <w:t xml:space="preserve">belong jointly to </w:t>
            </w:r>
            <w:del w:id="139" w:author="Fabio Cruz Sanchez" w:date="2026-08-18T08:42:00Z" w16du:dateUtc="2026-08-18T06:42:00Z">
              <w:r w:rsidR="007F5EF5" w:rsidDel="00521CAB">
                <w:rPr>
                  <w:rFonts w:ascii="Arial" w:hAnsi="Arial" w:cs="Arial"/>
                  <w:bCs/>
                  <w:iCs/>
                  <w:lang w:val="en-GB"/>
                </w:rPr>
                <w:delText>UNAL</w:delText>
              </w:r>
            </w:del>
            <w:ins w:id="140" w:author="Fabio Cruz Sanchez" w:date="2026-08-18T08:42:00Z" w16du:dateUtc="2026-08-18T06:42:00Z">
              <w:r w:rsidR="00521CAB">
                <w:rPr>
                  <w:rFonts w:ascii="Arial" w:hAnsi="Arial" w:cs="Arial"/>
                  <w:bCs/>
                  <w:iCs/>
                  <w:lang w:val="en-GB"/>
                </w:rPr>
                <w:t>UWO</w:t>
              </w:r>
            </w:ins>
            <w:r w:rsidRPr="0082010B">
              <w:rPr>
                <w:rFonts w:ascii="Arial" w:hAnsi="Arial" w:cs="Arial"/>
                <w:bCs/>
                <w:iCs/>
                <w:lang w:val="en-GB"/>
              </w:rPr>
              <w:t xml:space="preserve"> and </w:t>
            </w:r>
            <w:r>
              <w:rPr>
                <w:rFonts w:ascii="Arial" w:hAnsi="Arial" w:cs="Arial"/>
                <w:bCs/>
                <w:iCs/>
                <w:lang w:val="en-GB"/>
              </w:rPr>
              <w:t>UL</w:t>
            </w:r>
            <w:r w:rsidRPr="0082010B">
              <w:rPr>
                <w:rFonts w:ascii="Arial" w:hAnsi="Arial" w:cs="Arial"/>
                <w:bCs/>
                <w:iCs/>
                <w:lang w:val="en-GB"/>
              </w:rPr>
              <w:t xml:space="preserve"> on the basis of their respective intellectual</w:t>
            </w:r>
            <w:r>
              <w:rPr>
                <w:rFonts w:ascii="Arial" w:hAnsi="Arial" w:cs="Arial"/>
                <w:bCs/>
                <w:iCs/>
                <w:lang w:val="en-GB"/>
              </w:rPr>
              <w:t xml:space="preserve"> and financial contributions </w:t>
            </w:r>
            <w:r w:rsidRPr="0082010B">
              <w:rPr>
                <w:rFonts w:ascii="Arial" w:hAnsi="Arial" w:cs="Arial"/>
                <w:bCs/>
                <w:iCs/>
                <w:lang w:val="en-GB"/>
              </w:rPr>
              <w:t xml:space="preserve">to the said </w:t>
            </w:r>
            <w:r>
              <w:rPr>
                <w:rFonts w:ascii="Arial" w:hAnsi="Arial" w:cs="Arial"/>
                <w:bCs/>
                <w:iCs/>
                <w:lang w:val="en-GB"/>
              </w:rPr>
              <w:t>R</w:t>
            </w:r>
            <w:r w:rsidRPr="0082010B">
              <w:rPr>
                <w:rFonts w:ascii="Arial" w:hAnsi="Arial" w:cs="Arial"/>
                <w:bCs/>
                <w:iCs/>
                <w:lang w:val="en-GB"/>
              </w:rPr>
              <w:t>esults.</w:t>
            </w:r>
          </w:p>
          <w:p w14:paraId="26E414F8" w14:textId="77777777" w:rsidR="00AD236C" w:rsidRPr="001715FD" w:rsidRDefault="00AD236C" w:rsidP="00D66DE1">
            <w:pPr>
              <w:jc w:val="both"/>
              <w:rPr>
                <w:rFonts w:ascii="Arial" w:hAnsi="Arial" w:cs="Arial"/>
                <w:bCs/>
                <w:iCs/>
                <w:caps/>
                <w:lang w:val="en-GB"/>
              </w:rPr>
            </w:pPr>
          </w:p>
          <w:p w14:paraId="170544DD" w14:textId="4A216C48" w:rsidR="00AD236C" w:rsidRPr="001715FD" w:rsidRDefault="00C87C6B" w:rsidP="00D66DE1">
            <w:pPr>
              <w:jc w:val="both"/>
              <w:rPr>
                <w:rFonts w:ascii="Arial" w:hAnsi="Arial" w:cs="Arial"/>
                <w:bCs/>
                <w:iCs/>
                <w:caps/>
                <w:lang w:val="en-GB"/>
              </w:rPr>
            </w:pPr>
            <w:r w:rsidRPr="001715FD">
              <w:rPr>
                <w:rFonts w:ascii="Arial" w:hAnsi="Arial" w:cs="Arial"/>
                <w:bCs/>
                <w:iCs/>
                <w:lang w:val="en-GB"/>
              </w:rPr>
              <w:lastRenderedPageBreak/>
              <w:t xml:space="preserve">The </w:t>
            </w:r>
            <w:r w:rsidR="0082010B">
              <w:rPr>
                <w:rFonts w:ascii="Arial" w:hAnsi="Arial" w:cs="Arial"/>
                <w:bCs/>
                <w:iCs/>
                <w:lang w:val="en-GB"/>
              </w:rPr>
              <w:t>Host PhD</w:t>
            </w:r>
            <w:r w:rsidR="00AD236C" w:rsidRPr="001715FD">
              <w:rPr>
                <w:rFonts w:ascii="Arial" w:hAnsi="Arial" w:cs="Arial"/>
                <w:bCs/>
                <w:iCs/>
                <w:lang w:val="en-GB"/>
              </w:rPr>
              <w:t xml:space="preserve"> agrees to inform as soon as possible the person responsible for the </w:t>
            </w:r>
            <w:r w:rsidR="0082010B">
              <w:rPr>
                <w:rFonts w:ascii="Arial" w:hAnsi="Arial" w:cs="Arial"/>
                <w:bCs/>
                <w:iCs/>
                <w:lang w:val="en-GB"/>
              </w:rPr>
              <w:t>Study</w:t>
            </w:r>
            <w:r w:rsidR="00AD236C" w:rsidRPr="001715FD">
              <w:rPr>
                <w:rFonts w:ascii="Arial" w:hAnsi="Arial" w:cs="Arial"/>
                <w:bCs/>
                <w:iCs/>
                <w:lang w:val="en-GB"/>
              </w:rPr>
              <w:t xml:space="preserve"> in the </w:t>
            </w:r>
            <w:r w:rsidRPr="001715FD">
              <w:rPr>
                <w:rFonts w:ascii="Arial" w:hAnsi="Arial" w:cs="Arial"/>
                <w:bCs/>
                <w:iCs/>
                <w:lang w:val="en-GB"/>
              </w:rPr>
              <w:t>Laboratory</w:t>
            </w:r>
            <w:r w:rsidR="0082010B">
              <w:rPr>
                <w:rFonts w:ascii="Arial" w:hAnsi="Arial" w:cs="Arial"/>
                <w:bCs/>
                <w:iCs/>
                <w:lang w:val="en-GB"/>
              </w:rPr>
              <w:t xml:space="preserve"> and in </w:t>
            </w:r>
            <w:del w:id="141" w:author="Fabio Cruz Sanchez" w:date="2026-08-18T08:42:00Z" w16du:dateUtc="2026-08-18T06:42:00Z">
              <w:r w:rsidR="005C01D2" w:rsidDel="00521CAB">
                <w:rPr>
                  <w:rFonts w:ascii="Arial" w:hAnsi="Arial" w:cs="Arial"/>
                  <w:bCs/>
                  <w:iCs/>
                  <w:lang w:val="en-GB"/>
                </w:rPr>
                <w:delText>UNAL</w:delText>
              </w:r>
            </w:del>
            <w:ins w:id="142" w:author="Fabio Cruz Sanchez" w:date="2026-08-18T08:42:00Z" w16du:dateUtc="2026-08-18T06:42:00Z">
              <w:r w:rsidR="00521CAB">
                <w:rPr>
                  <w:rFonts w:ascii="Arial" w:hAnsi="Arial" w:cs="Arial"/>
                  <w:bCs/>
                  <w:iCs/>
                  <w:lang w:val="en-GB"/>
                </w:rPr>
                <w:t>UWO</w:t>
              </w:r>
            </w:ins>
            <w:r w:rsidR="00AD236C" w:rsidRPr="001715FD">
              <w:rPr>
                <w:rFonts w:ascii="Arial" w:hAnsi="Arial" w:cs="Arial"/>
                <w:bCs/>
                <w:iCs/>
                <w:lang w:val="en-GB"/>
              </w:rPr>
              <w:t xml:space="preserve"> about the</w:t>
            </w:r>
            <w:r w:rsidR="00AD236C" w:rsidRPr="001715FD">
              <w:rPr>
                <w:rFonts w:ascii="Arial" w:hAnsi="Arial" w:cs="Arial"/>
                <w:bCs/>
                <w:iCs/>
                <w:caps/>
                <w:lang w:val="en-GB"/>
              </w:rPr>
              <w:t xml:space="preserve"> </w:t>
            </w:r>
            <w:r w:rsidR="0082010B">
              <w:rPr>
                <w:rFonts w:ascii="Arial" w:hAnsi="Arial" w:cs="Arial"/>
                <w:bCs/>
                <w:iCs/>
                <w:caps/>
                <w:lang w:val="en-GB"/>
              </w:rPr>
              <w:t>R</w:t>
            </w:r>
            <w:r w:rsidR="00AD236C" w:rsidRPr="001715FD">
              <w:rPr>
                <w:rFonts w:ascii="Arial" w:hAnsi="Arial" w:cs="Arial"/>
                <w:bCs/>
                <w:iCs/>
                <w:lang w:val="en-GB"/>
              </w:rPr>
              <w:t>esults of his research or his contribution to</w:t>
            </w:r>
            <w:r w:rsidR="00AD236C" w:rsidRPr="001715FD">
              <w:rPr>
                <w:rFonts w:ascii="Arial" w:hAnsi="Arial" w:cs="Arial"/>
                <w:bCs/>
                <w:iCs/>
                <w:caps/>
                <w:lang w:val="en-GB"/>
              </w:rPr>
              <w:t xml:space="preserve"> </w:t>
            </w:r>
            <w:r w:rsidR="00AD236C" w:rsidRPr="001715FD">
              <w:rPr>
                <w:rFonts w:ascii="Arial" w:hAnsi="Arial" w:cs="Arial"/>
                <w:bCs/>
                <w:iCs/>
                <w:lang w:val="en-GB"/>
              </w:rPr>
              <w:t>the work carried out to obtain them</w:t>
            </w:r>
            <w:r w:rsidR="00AD236C" w:rsidRPr="001715FD">
              <w:rPr>
                <w:rFonts w:ascii="Arial" w:hAnsi="Arial" w:cs="Arial"/>
                <w:bCs/>
                <w:iCs/>
                <w:caps/>
                <w:lang w:val="en-GB"/>
              </w:rPr>
              <w:t xml:space="preserve"> </w:t>
            </w:r>
            <w:r w:rsidR="00AD236C" w:rsidRPr="001715FD">
              <w:rPr>
                <w:rFonts w:ascii="Arial" w:hAnsi="Arial" w:cs="Arial"/>
                <w:bCs/>
                <w:iCs/>
                <w:lang w:val="en-GB"/>
              </w:rPr>
              <w:t xml:space="preserve">during </w:t>
            </w:r>
            <w:r w:rsidR="0082010B">
              <w:rPr>
                <w:rFonts w:ascii="Arial" w:hAnsi="Arial" w:cs="Arial"/>
                <w:bCs/>
                <w:iCs/>
                <w:lang w:val="en-GB"/>
              </w:rPr>
              <w:t>her</w:t>
            </w:r>
            <w:r w:rsidR="00AD236C" w:rsidRPr="001715FD">
              <w:rPr>
                <w:rFonts w:ascii="Arial" w:hAnsi="Arial" w:cs="Arial"/>
                <w:bCs/>
                <w:iCs/>
                <w:lang w:val="en-GB"/>
              </w:rPr>
              <w:t xml:space="preserve"> stay in the </w:t>
            </w:r>
            <w:r w:rsidRPr="001715FD">
              <w:rPr>
                <w:rFonts w:ascii="Arial" w:hAnsi="Arial" w:cs="Arial"/>
                <w:bCs/>
                <w:iCs/>
                <w:lang w:val="en-GB"/>
              </w:rPr>
              <w:t>Laboratory</w:t>
            </w:r>
            <w:r w:rsidR="00AD236C" w:rsidRPr="001715FD">
              <w:rPr>
                <w:rFonts w:ascii="Arial" w:hAnsi="Arial" w:cs="Arial"/>
                <w:bCs/>
                <w:iCs/>
                <w:lang w:val="en-GB"/>
              </w:rPr>
              <w:t xml:space="preserve"> (description of the invention and details of the process and activities</w:t>
            </w:r>
            <w:r w:rsidR="00AD236C" w:rsidRPr="001715FD">
              <w:rPr>
                <w:rFonts w:ascii="Arial" w:hAnsi="Arial" w:cs="Arial"/>
                <w:bCs/>
                <w:iCs/>
                <w:caps/>
                <w:lang w:val="en-GB"/>
              </w:rPr>
              <w:t>).</w:t>
            </w:r>
          </w:p>
          <w:p w14:paraId="5A1FDFCA" w14:textId="77777777" w:rsidR="00AD236C" w:rsidRPr="001715FD" w:rsidRDefault="00AD236C" w:rsidP="00D66DE1">
            <w:pPr>
              <w:jc w:val="both"/>
              <w:rPr>
                <w:rFonts w:ascii="Arial" w:hAnsi="Arial" w:cs="Arial"/>
                <w:bCs/>
                <w:iCs/>
                <w:caps/>
                <w:lang w:val="en-GB"/>
              </w:rPr>
            </w:pPr>
          </w:p>
          <w:p w14:paraId="0CDD2C8E" w14:textId="7888BD12" w:rsidR="00122543" w:rsidRPr="001715FD" w:rsidRDefault="0082010B" w:rsidP="0082010B">
            <w:pPr>
              <w:jc w:val="both"/>
              <w:rPr>
                <w:lang w:val="en-GB"/>
              </w:rPr>
            </w:pPr>
            <w:r w:rsidRPr="0082010B">
              <w:rPr>
                <w:rFonts w:ascii="Arial" w:hAnsi="Arial" w:cs="Arial"/>
                <w:lang w:val="en-US"/>
              </w:rPr>
              <w:t xml:space="preserve">At the end of this agreement, the Parties agree to meet to draw up a list of the Results obtained as part of the Study. </w:t>
            </w:r>
            <w:r w:rsidRPr="00CC68F4">
              <w:rPr>
                <w:rFonts w:ascii="Arial" w:hAnsi="Arial" w:cs="Arial"/>
                <w:lang w:val="en-US"/>
              </w:rPr>
              <w:t>A co-ownership agreement defining in particular the terms and conditions of management of the co-ownership will be signed between the Parties as soon as possible, prior to any indirect industrial and/or commercial exploitation.</w:t>
            </w:r>
          </w:p>
          <w:p w14:paraId="33300088" w14:textId="7FDEF22B" w:rsidR="00BA2D9B" w:rsidRPr="001715FD" w:rsidRDefault="00BA2D9B" w:rsidP="00D66DE1">
            <w:pPr>
              <w:jc w:val="both"/>
              <w:rPr>
                <w:rFonts w:ascii="Arial" w:hAnsi="Arial" w:cs="Arial"/>
                <w:bCs/>
                <w:iCs/>
                <w:caps/>
                <w:lang w:val="en-US"/>
              </w:rPr>
            </w:pPr>
          </w:p>
          <w:p w14:paraId="26FD6AE3" w14:textId="77777777" w:rsidR="00BF1D24" w:rsidRPr="001715FD" w:rsidRDefault="00BF1D24" w:rsidP="00D66DE1">
            <w:pPr>
              <w:jc w:val="both"/>
              <w:rPr>
                <w:rFonts w:ascii="Arial" w:hAnsi="Arial" w:cs="Arial"/>
                <w:bCs/>
                <w:iCs/>
                <w:caps/>
                <w:lang w:val="en-US"/>
              </w:rPr>
            </w:pPr>
          </w:p>
          <w:p w14:paraId="539142E3" w14:textId="3253A2F5" w:rsidR="004D27B5" w:rsidRPr="001715FD" w:rsidRDefault="00367AC6" w:rsidP="00D66DE1">
            <w:pPr>
              <w:jc w:val="both"/>
              <w:rPr>
                <w:rFonts w:ascii="Arial" w:hAnsi="Arial" w:cs="Arial"/>
                <w:b/>
                <w:bCs/>
                <w:iCs/>
                <w:caps/>
                <w:lang w:val="en-GB"/>
              </w:rPr>
            </w:pPr>
            <w:r w:rsidRPr="001715FD">
              <w:rPr>
                <w:rFonts w:ascii="Arial" w:hAnsi="Arial" w:cs="Arial"/>
                <w:b/>
                <w:bCs/>
                <w:iCs/>
                <w:caps/>
                <w:lang w:val="en-GB"/>
              </w:rPr>
              <w:t xml:space="preserve">SECTION </w:t>
            </w:r>
            <w:r w:rsidR="0005268F">
              <w:rPr>
                <w:rFonts w:ascii="Arial" w:hAnsi="Arial" w:cs="Arial"/>
                <w:b/>
                <w:bCs/>
                <w:iCs/>
                <w:caps/>
                <w:lang w:val="en-GB"/>
              </w:rPr>
              <w:t>5</w:t>
            </w:r>
            <w:r w:rsidR="004D27B5" w:rsidRPr="001715FD">
              <w:rPr>
                <w:rFonts w:ascii="Arial" w:hAnsi="Arial" w:cs="Arial"/>
                <w:b/>
                <w:bCs/>
                <w:iCs/>
                <w:caps/>
                <w:lang w:val="en-GB"/>
              </w:rPr>
              <w:t xml:space="preserve"> - SECRET, PUBLICATIONS</w:t>
            </w:r>
          </w:p>
          <w:p w14:paraId="06BFE45F" w14:textId="77777777" w:rsidR="004D27B5" w:rsidRPr="001715FD" w:rsidRDefault="004D27B5" w:rsidP="00D66DE1">
            <w:pPr>
              <w:jc w:val="both"/>
              <w:rPr>
                <w:rFonts w:ascii="Arial" w:hAnsi="Arial" w:cs="Arial"/>
                <w:bCs/>
                <w:iCs/>
                <w:caps/>
                <w:lang w:val="en-GB"/>
              </w:rPr>
            </w:pPr>
          </w:p>
          <w:p w14:paraId="0AA8C531" w14:textId="2CFEEF12" w:rsidR="004D27B5" w:rsidRPr="001715FD" w:rsidRDefault="0005268F" w:rsidP="00D66DE1">
            <w:pPr>
              <w:jc w:val="both"/>
              <w:rPr>
                <w:rFonts w:ascii="Arial" w:hAnsi="Arial" w:cs="Arial"/>
                <w:b/>
                <w:bCs/>
                <w:iCs/>
                <w:caps/>
                <w:lang w:val="en-GB"/>
              </w:rPr>
            </w:pPr>
            <w:r>
              <w:rPr>
                <w:rFonts w:ascii="Arial" w:hAnsi="Arial" w:cs="Arial"/>
                <w:b/>
                <w:bCs/>
                <w:iCs/>
                <w:caps/>
                <w:lang w:val="en-GB"/>
              </w:rPr>
              <w:t>5</w:t>
            </w:r>
            <w:r w:rsidR="004D27B5" w:rsidRPr="001715FD">
              <w:rPr>
                <w:rFonts w:ascii="Arial" w:hAnsi="Arial" w:cs="Arial"/>
                <w:b/>
                <w:bCs/>
                <w:iCs/>
                <w:lang w:val="en-GB"/>
              </w:rPr>
              <w:t xml:space="preserve">.1. Knowledge not deriving from the </w:t>
            </w:r>
            <w:r>
              <w:rPr>
                <w:rFonts w:ascii="Arial" w:hAnsi="Arial" w:cs="Arial"/>
                <w:b/>
                <w:bCs/>
                <w:iCs/>
                <w:lang w:val="en-GB"/>
              </w:rPr>
              <w:t>Study</w:t>
            </w:r>
          </w:p>
          <w:p w14:paraId="07A19084" w14:textId="7EAAE4C0" w:rsidR="004D27B5" w:rsidRDefault="004D27B5" w:rsidP="00D66DE1">
            <w:pPr>
              <w:jc w:val="both"/>
              <w:rPr>
                <w:rFonts w:ascii="Arial" w:hAnsi="Arial" w:cs="Arial"/>
                <w:bCs/>
                <w:iCs/>
                <w:lang w:val="en-GB"/>
              </w:rPr>
            </w:pPr>
            <w:r w:rsidRPr="001715FD">
              <w:rPr>
                <w:rFonts w:ascii="Arial" w:hAnsi="Arial" w:cs="Arial"/>
                <w:bCs/>
                <w:iCs/>
                <w:lang w:val="en-GB"/>
              </w:rPr>
              <w:t xml:space="preserve">Each of the </w:t>
            </w:r>
            <w:r w:rsidR="00494F34" w:rsidRPr="001715FD">
              <w:rPr>
                <w:rFonts w:ascii="Arial" w:hAnsi="Arial" w:cs="Arial"/>
                <w:bCs/>
                <w:iCs/>
                <w:lang w:val="en-GB"/>
              </w:rPr>
              <w:t>Parties undertake</w:t>
            </w:r>
            <w:r w:rsidRPr="001715FD">
              <w:rPr>
                <w:rFonts w:ascii="Arial" w:hAnsi="Arial" w:cs="Arial"/>
                <w:bCs/>
                <w:iCs/>
                <w:lang w:val="en-GB"/>
              </w:rPr>
              <w:t xml:space="preserve"> not to publish or to divulge in any way whatsoever any scientific, technical or commercial information or data other than those deriving from the </w:t>
            </w:r>
            <w:r w:rsidR="0005268F">
              <w:rPr>
                <w:rFonts w:ascii="Arial" w:hAnsi="Arial" w:cs="Arial"/>
                <w:bCs/>
                <w:iCs/>
                <w:lang w:val="en-GB"/>
              </w:rPr>
              <w:t>Study</w:t>
            </w:r>
            <w:r w:rsidRPr="001715FD">
              <w:rPr>
                <w:rFonts w:ascii="Arial" w:hAnsi="Arial" w:cs="Arial"/>
                <w:bCs/>
                <w:iCs/>
                <w:lang w:val="en-GB"/>
              </w:rPr>
              <w:t xml:space="preserve">, and specifically any prior proprietary knowledge of the other </w:t>
            </w:r>
            <w:r w:rsidR="00494F34" w:rsidRPr="001715FD">
              <w:rPr>
                <w:rFonts w:ascii="Arial" w:hAnsi="Arial" w:cs="Arial"/>
                <w:bCs/>
                <w:iCs/>
                <w:lang w:val="en-GB"/>
              </w:rPr>
              <w:t>Party</w:t>
            </w:r>
            <w:r w:rsidRPr="001715FD">
              <w:rPr>
                <w:rFonts w:ascii="Arial" w:hAnsi="Arial" w:cs="Arial"/>
                <w:bCs/>
                <w:iCs/>
                <w:lang w:val="en-GB"/>
              </w:rPr>
              <w:t xml:space="preserve"> made known for the purposes of the performance of this agreement, this provision being applicable as long as such knowledge has not been made available to the public.  This commitment shall remain in effect for 10 years from the date of execution of this agreement, irrespective of any cancellation or termination of this agreement </w:t>
            </w:r>
          </w:p>
          <w:p w14:paraId="7D16A33D" w14:textId="77777777" w:rsidR="0005268F" w:rsidRPr="001715FD" w:rsidRDefault="0005268F" w:rsidP="00D66DE1">
            <w:pPr>
              <w:jc w:val="both"/>
              <w:rPr>
                <w:rFonts w:ascii="Arial" w:hAnsi="Arial" w:cs="Arial"/>
                <w:bCs/>
                <w:iCs/>
                <w:caps/>
                <w:lang w:val="en-GB"/>
              </w:rPr>
            </w:pPr>
          </w:p>
          <w:p w14:paraId="5C31D5C4" w14:textId="77777777" w:rsidR="004D27B5" w:rsidRPr="001715FD" w:rsidRDefault="004D27B5" w:rsidP="00D66DE1">
            <w:pPr>
              <w:jc w:val="both"/>
              <w:rPr>
                <w:rFonts w:ascii="Arial" w:hAnsi="Arial" w:cs="Arial"/>
                <w:bCs/>
                <w:iCs/>
                <w:caps/>
                <w:lang w:val="en-GB"/>
              </w:rPr>
            </w:pPr>
          </w:p>
          <w:p w14:paraId="7EE2BAC8" w14:textId="16290332" w:rsidR="004D27B5" w:rsidRPr="001715FD" w:rsidRDefault="0005268F" w:rsidP="00D66DE1">
            <w:pPr>
              <w:jc w:val="both"/>
              <w:rPr>
                <w:rFonts w:ascii="Arial" w:hAnsi="Arial" w:cs="Arial"/>
                <w:b/>
                <w:bCs/>
                <w:iCs/>
                <w:caps/>
                <w:lang w:val="en-GB"/>
              </w:rPr>
            </w:pPr>
            <w:r>
              <w:rPr>
                <w:rFonts w:ascii="Arial" w:hAnsi="Arial" w:cs="Arial"/>
                <w:b/>
                <w:bCs/>
                <w:iCs/>
                <w:lang w:val="en-GB"/>
              </w:rPr>
              <w:t>5</w:t>
            </w:r>
            <w:r w:rsidR="004D27B5" w:rsidRPr="001715FD">
              <w:rPr>
                <w:rFonts w:ascii="Arial" w:hAnsi="Arial" w:cs="Arial"/>
                <w:b/>
                <w:bCs/>
                <w:iCs/>
                <w:lang w:val="en-GB"/>
              </w:rPr>
              <w:t xml:space="preserve">.2. Knowledge deriving from the </w:t>
            </w:r>
            <w:r>
              <w:rPr>
                <w:rFonts w:ascii="Arial" w:hAnsi="Arial" w:cs="Arial"/>
                <w:b/>
                <w:bCs/>
                <w:iCs/>
                <w:lang w:val="en-GB"/>
              </w:rPr>
              <w:t>Study</w:t>
            </w:r>
          </w:p>
          <w:p w14:paraId="5B249127" w14:textId="2C728590" w:rsidR="004D27B5" w:rsidRPr="001715FD" w:rsidRDefault="004D27B5" w:rsidP="00D66DE1">
            <w:pPr>
              <w:jc w:val="both"/>
              <w:rPr>
                <w:rFonts w:ascii="Arial" w:hAnsi="Arial" w:cs="Arial"/>
                <w:bCs/>
                <w:iCs/>
                <w:caps/>
                <w:lang w:val="en-GB"/>
              </w:rPr>
            </w:pPr>
            <w:r w:rsidRPr="001715FD">
              <w:rPr>
                <w:rFonts w:ascii="Arial" w:hAnsi="Arial" w:cs="Arial"/>
                <w:bCs/>
                <w:iCs/>
                <w:lang w:val="en-GB"/>
              </w:rPr>
              <w:t xml:space="preserve">During the period of the </w:t>
            </w:r>
            <w:r w:rsidR="0005268F">
              <w:rPr>
                <w:rFonts w:ascii="Arial" w:hAnsi="Arial" w:cs="Arial"/>
                <w:bCs/>
                <w:iCs/>
                <w:lang w:val="en-GB"/>
              </w:rPr>
              <w:t>Study</w:t>
            </w:r>
            <w:r w:rsidRPr="001715FD">
              <w:rPr>
                <w:rFonts w:ascii="Arial" w:hAnsi="Arial" w:cs="Arial"/>
                <w:bCs/>
                <w:iCs/>
                <w:lang w:val="en-GB"/>
              </w:rPr>
              <w:t xml:space="preserve"> and for </w:t>
            </w:r>
            <w:r w:rsidR="00367AC6" w:rsidRPr="001715FD">
              <w:rPr>
                <w:rFonts w:ascii="Arial" w:hAnsi="Arial" w:cs="Arial"/>
                <w:bCs/>
                <w:iCs/>
                <w:lang w:val="en-GB"/>
              </w:rPr>
              <w:t>five (5) years</w:t>
            </w:r>
            <w:r w:rsidRPr="001715FD">
              <w:rPr>
                <w:rFonts w:ascii="Arial" w:hAnsi="Arial" w:cs="Arial"/>
                <w:bCs/>
                <w:iCs/>
                <w:lang w:val="en-GB"/>
              </w:rPr>
              <w:t xml:space="preserve"> following the termination or the cancellation of the agreement, any proposed publication or communication of information pertaining to the </w:t>
            </w:r>
            <w:r w:rsidR="0005268F">
              <w:rPr>
                <w:rFonts w:ascii="Arial" w:hAnsi="Arial" w:cs="Arial"/>
                <w:bCs/>
                <w:iCs/>
                <w:lang w:val="en-GB"/>
              </w:rPr>
              <w:t>Study</w:t>
            </w:r>
            <w:r w:rsidRPr="001715FD">
              <w:rPr>
                <w:rFonts w:ascii="Arial" w:hAnsi="Arial" w:cs="Arial"/>
                <w:bCs/>
                <w:iCs/>
                <w:lang w:val="en-GB"/>
              </w:rPr>
              <w:t xml:space="preserve"> to third </w:t>
            </w:r>
            <w:r w:rsidR="0005268F">
              <w:rPr>
                <w:rFonts w:ascii="Arial" w:hAnsi="Arial" w:cs="Arial"/>
                <w:bCs/>
                <w:iCs/>
                <w:lang w:val="en-GB"/>
              </w:rPr>
              <w:t>p</w:t>
            </w:r>
            <w:r w:rsidR="00494F34" w:rsidRPr="001715FD">
              <w:rPr>
                <w:rFonts w:ascii="Arial" w:hAnsi="Arial" w:cs="Arial"/>
                <w:bCs/>
                <w:iCs/>
                <w:lang w:val="en-GB"/>
              </w:rPr>
              <w:t>arties</w:t>
            </w:r>
            <w:r w:rsidRPr="001715FD">
              <w:rPr>
                <w:rFonts w:ascii="Arial" w:hAnsi="Arial" w:cs="Arial"/>
                <w:bCs/>
                <w:iCs/>
                <w:lang w:val="en-GB"/>
              </w:rPr>
              <w:t xml:space="preserve"> or to the public, by either </w:t>
            </w:r>
            <w:r w:rsidR="00494F34" w:rsidRPr="001715FD">
              <w:rPr>
                <w:rFonts w:ascii="Arial" w:hAnsi="Arial" w:cs="Arial"/>
                <w:bCs/>
                <w:iCs/>
                <w:lang w:val="en-GB"/>
              </w:rPr>
              <w:t>Party</w:t>
            </w:r>
            <w:r w:rsidRPr="001715FD">
              <w:rPr>
                <w:rFonts w:ascii="Arial" w:hAnsi="Arial" w:cs="Arial"/>
                <w:bCs/>
                <w:iCs/>
                <w:lang w:val="en-GB"/>
              </w:rPr>
              <w:t xml:space="preserve"> requires the written consent of the other </w:t>
            </w:r>
            <w:r w:rsidR="00494F34" w:rsidRPr="001715FD">
              <w:rPr>
                <w:rFonts w:ascii="Arial" w:hAnsi="Arial" w:cs="Arial"/>
                <w:bCs/>
                <w:iCs/>
                <w:lang w:val="en-GB"/>
              </w:rPr>
              <w:t>Party</w:t>
            </w:r>
            <w:r w:rsidRPr="001715FD">
              <w:rPr>
                <w:rFonts w:ascii="Arial" w:hAnsi="Arial" w:cs="Arial"/>
                <w:bCs/>
                <w:iCs/>
                <w:lang w:val="en-GB"/>
              </w:rPr>
              <w:t xml:space="preserve"> prior to any such publication or communication</w:t>
            </w:r>
            <w:r w:rsidR="00BF1D24" w:rsidRPr="001715FD">
              <w:rPr>
                <w:rFonts w:ascii="Arial" w:hAnsi="Arial" w:cs="Arial"/>
                <w:bCs/>
                <w:iCs/>
                <w:lang w:val="en-GB"/>
              </w:rPr>
              <w:t>, oral or written</w:t>
            </w:r>
            <w:r w:rsidRPr="001715FD">
              <w:rPr>
                <w:rFonts w:ascii="Arial" w:hAnsi="Arial" w:cs="Arial"/>
                <w:bCs/>
                <w:iCs/>
                <w:lang w:val="en-GB"/>
              </w:rPr>
              <w:t xml:space="preserve">.  The </w:t>
            </w:r>
            <w:r w:rsidR="00494F34" w:rsidRPr="001715FD">
              <w:rPr>
                <w:rFonts w:ascii="Arial" w:hAnsi="Arial" w:cs="Arial"/>
                <w:bCs/>
                <w:iCs/>
                <w:lang w:val="en-GB"/>
              </w:rPr>
              <w:t>Party</w:t>
            </w:r>
            <w:r w:rsidRPr="001715FD">
              <w:rPr>
                <w:rFonts w:ascii="Arial" w:hAnsi="Arial" w:cs="Arial"/>
                <w:bCs/>
                <w:iCs/>
                <w:lang w:val="en-GB"/>
              </w:rPr>
              <w:t xml:space="preserve"> asked to give its consent to the publication or communication shall indicate its decision within two (2) months of receiving the proposed publication or communication.  If there is no response sent within such two-month period, it will be considered that consent to the publication or communication has been granted.</w:t>
            </w:r>
          </w:p>
          <w:p w14:paraId="24E160CF" w14:textId="77777777" w:rsidR="004D27B5" w:rsidRPr="001715FD" w:rsidRDefault="004D27B5" w:rsidP="00D66DE1">
            <w:pPr>
              <w:jc w:val="both"/>
              <w:rPr>
                <w:rFonts w:ascii="Arial" w:hAnsi="Arial" w:cs="Arial"/>
                <w:bCs/>
                <w:iCs/>
                <w:caps/>
                <w:lang w:val="en-GB"/>
              </w:rPr>
            </w:pPr>
          </w:p>
          <w:p w14:paraId="754B9E4B" w14:textId="1E4A3C97" w:rsidR="004D27B5" w:rsidRPr="001715FD" w:rsidRDefault="004D27B5" w:rsidP="00D66DE1">
            <w:pPr>
              <w:jc w:val="both"/>
              <w:rPr>
                <w:rFonts w:ascii="Arial" w:hAnsi="Arial" w:cs="Arial"/>
                <w:bCs/>
                <w:iCs/>
                <w:lang w:val="en-GB"/>
              </w:rPr>
            </w:pPr>
            <w:r w:rsidRPr="001715FD">
              <w:rPr>
                <w:rFonts w:ascii="Arial" w:hAnsi="Arial" w:cs="Arial"/>
                <w:bCs/>
                <w:iCs/>
                <w:lang w:val="en-GB"/>
              </w:rPr>
              <w:t xml:space="preserve">Accordingly, any proposed publication or communication will be submitted for review to the other </w:t>
            </w:r>
            <w:r w:rsidR="00494F34" w:rsidRPr="001715FD">
              <w:rPr>
                <w:rFonts w:ascii="Arial" w:hAnsi="Arial" w:cs="Arial"/>
                <w:bCs/>
                <w:iCs/>
                <w:lang w:val="en-GB"/>
              </w:rPr>
              <w:t>Party</w:t>
            </w:r>
            <w:r w:rsidRPr="001715FD">
              <w:rPr>
                <w:rFonts w:ascii="Arial" w:hAnsi="Arial" w:cs="Arial"/>
                <w:bCs/>
                <w:iCs/>
                <w:lang w:val="en-GB"/>
              </w:rPr>
              <w:t xml:space="preserve"> which may delete or modify certain details, which, if known, might have </w:t>
            </w:r>
            <w:r w:rsidR="00FE6B3D" w:rsidRPr="001715FD">
              <w:rPr>
                <w:rFonts w:ascii="Arial" w:hAnsi="Arial" w:cs="Arial"/>
                <w:bCs/>
                <w:iCs/>
                <w:lang w:val="en-GB"/>
              </w:rPr>
              <w:t>prejudicial</w:t>
            </w:r>
            <w:r w:rsidRPr="001715FD">
              <w:rPr>
                <w:rFonts w:ascii="Arial" w:hAnsi="Arial" w:cs="Arial"/>
                <w:bCs/>
                <w:iCs/>
                <w:lang w:val="en-GB"/>
              </w:rPr>
              <w:t xml:space="preserve"> effect on the industrial or the commercial conditions under which the results of the </w:t>
            </w:r>
            <w:r w:rsidR="0005268F">
              <w:rPr>
                <w:rFonts w:ascii="Arial" w:hAnsi="Arial" w:cs="Arial"/>
                <w:bCs/>
                <w:iCs/>
                <w:lang w:val="en-GB"/>
              </w:rPr>
              <w:t>Study</w:t>
            </w:r>
            <w:r w:rsidRPr="001715FD">
              <w:rPr>
                <w:rFonts w:ascii="Arial" w:hAnsi="Arial" w:cs="Arial"/>
                <w:bCs/>
                <w:iCs/>
                <w:lang w:val="en-GB"/>
              </w:rPr>
              <w:t xml:space="preserve"> are applied.  Such deletions or modifications may not have a prejudicial effect on the scientific value of the publication.</w:t>
            </w:r>
          </w:p>
          <w:p w14:paraId="169A644D" w14:textId="77777777" w:rsidR="00367AC6" w:rsidRPr="001715FD" w:rsidRDefault="00367AC6" w:rsidP="00D66DE1">
            <w:pPr>
              <w:jc w:val="both"/>
              <w:rPr>
                <w:rFonts w:ascii="Arial" w:hAnsi="Arial" w:cs="Arial"/>
                <w:bCs/>
                <w:iCs/>
                <w:caps/>
                <w:lang w:val="en-GB"/>
              </w:rPr>
            </w:pPr>
          </w:p>
          <w:p w14:paraId="71048CD1" w14:textId="77777777" w:rsidR="004D27B5" w:rsidRPr="001715FD" w:rsidRDefault="004D27B5" w:rsidP="00D66DE1">
            <w:pPr>
              <w:jc w:val="both"/>
              <w:rPr>
                <w:rFonts w:ascii="Arial" w:hAnsi="Arial" w:cs="Arial"/>
                <w:bCs/>
                <w:iCs/>
                <w:caps/>
                <w:lang w:val="en-GB"/>
              </w:rPr>
            </w:pPr>
            <w:r w:rsidRPr="001715FD">
              <w:rPr>
                <w:rFonts w:ascii="Arial" w:hAnsi="Arial" w:cs="Arial"/>
                <w:bCs/>
                <w:iCs/>
                <w:lang w:val="en-GB"/>
              </w:rPr>
              <w:t xml:space="preserve">Moreover, the other </w:t>
            </w:r>
            <w:r w:rsidR="00494F34" w:rsidRPr="001715FD">
              <w:rPr>
                <w:rFonts w:ascii="Arial" w:hAnsi="Arial" w:cs="Arial"/>
                <w:bCs/>
                <w:iCs/>
                <w:lang w:val="en-GB"/>
              </w:rPr>
              <w:t>Party</w:t>
            </w:r>
            <w:r w:rsidRPr="001715FD">
              <w:rPr>
                <w:rFonts w:ascii="Arial" w:hAnsi="Arial" w:cs="Arial"/>
                <w:bCs/>
                <w:iCs/>
                <w:lang w:val="en-GB"/>
              </w:rPr>
              <w:t xml:space="preserve"> may delay the publication or the communication for up to eighteen (18) months from the date of the request, if the information contained in the publication or the communication is subject to industrial property protection.</w:t>
            </w:r>
          </w:p>
          <w:p w14:paraId="569B2B94" w14:textId="6A1A3DE8" w:rsidR="004D27B5" w:rsidRPr="001715FD" w:rsidRDefault="004D27B5" w:rsidP="00D66DE1">
            <w:pPr>
              <w:jc w:val="both"/>
              <w:rPr>
                <w:rFonts w:ascii="Arial" w:hAnsi="Arial" w:cs="Arial"/>
                <w:bCs/>
                <w:iCs/>
                <w:caps/>
                <w:lang w:val="en-GB"/>
              </w:rPr>
            </w:pPr>
            <w:r w:rsidRPr="001715FD">
              <w:rPr>
                <w:rFonts w:ascii="Arial" w:hAnsi="Arial" w:cs="Arial"/>
                <w:bCs/>
                <w:iCs/>
                <w:lang w:val="en-GB"/>
              </w:rPr>
              <w:lastRenderedPageBreak/>
              <w:t xml:space="preserve">Such publications and communications shall mention the contribution of each of the </w:t>
            </w:r>
            <w:r w:rsidR="00494F34" w:rsidRPr="001715FD">
              <w:rPr>
                <w:rFonts w:ascii="Arial" w:hAnsi="Arial" w:cs="Arial"/>
                <w:bCs/>
                <w:iCs/>
                <w:lang w:val="en-GB"/>
              </w:rPr>
              <w:t>Parties</w:t>
            </w:r>
            <w:r w:rsidRPr="001715FD">
              <w:rPr>
                <w:rFonts w:ascii="Arial" w:hAnsi="Arial" w:cs="Arial"/>
                <w:bCs/>
                <w:iCs/>
                <w:lang w:val="en-GB"/>
              </w:rPr>
              <w:t xml:space="preserve"> to the </w:t>
            </w:r>
            <w:r w:rsidR="0005268F">
              <w:rPr>
                <w:rFonts w:ascii="Arial" w:hAnsi="Arial" w:cs="Arial"/>
                <w:bCs/>
                <w:iCs/>
                <w:lang w:val="en-GB"/>
              </w:rPr>
              <w:t>Study</w:t>
            </w:r>
            <w:r w:rsidRPr="001715FD">
              <w:rPr>
                <w:rFonts w:ascii="Arial" w:hAnsi="Arial" w:cs="Arial"/>
                <w:bCs/>
                <w:iCs/>
                <w:lang w:val="en-GB"/>
              </w:rPr>
              <w:t>.</w:t>
            </w:r>
          </w:p>
          <w:p w14:paraId="19E3BE23" w14:textId="423121FC" w:rsidR="004D27B5" w:rsidRPr="001715FD" w:rsidRDefault="004D27B5" w:rsidP="00D66DE1">
            <w:pPr>
              <w:jc w:val="both"/>
              <w:rPr>
                <w:rFonts w:ascii="Arial" w:hAnsi="Arial" w:cs="Arial"/>
                <w:bCs/>
                <w:iCs/>
                <w:caps/>
                <w:lang w:val="en-GB"/>
              </w:rPr>
            </w:pPr>
          </w:p>
          <w:p w14:paraId="5101F15F" w14:textId="77777777" w:rsidR="004D27B5" w:rsidRPr="001715FD" w:rsidRDefault="004D27B5" w:rsidP="00D66DE1">
            <w:pPr>
              <w:jc w:val="both"/>
              <w:rPr>
                <w:rFonts w:ascii="Arial" w:hAnsi="Arial" w:cs="Arial"/>
                <w:bCs/>
                <w:iCs/>
                <w:caps/>
                <w:lang w:val="en-GB"/>
              </w:rPr>
            </w:pPr>
            <w:r w:rsidRPr="001715FD">
              <w:rPr>
                <w:rFonts w:ascii="Arial" w:hAnsi="Arial" w:cs="Arial"/>
                <w:bCs/>
                <w:iCs/>
                <w:lang w:val="en-GB"/>
              </w:rPr>
              <w:t xml:space="preserve">However, the stipulations of section  </w:t>
            </w:r>
            <w:r w:rsidR="00F54E2A" w:rsidRPr="001715FD">
              <w:rPr>
                <w:rFonts w:ascii="Arial" w:hAnsi="Arial" w:cs="Arial"/>
                <w:bCs/>
                <w:iCs/>
                <w:caps/>
                <w:lang w:val="en-GB"/>
              </w:rPr>
              <w:t>5</w:t>
            </w:r>
            <w:r w:rsidRPr="001715FD">
              <w:rPr>
                <w:rFonts w:ascii="Arial" w:hAnsi="Arial" w:cs="Arial"/>
                <w:bCs/>
                <w:iCs/>
                <w:caps/>
                <w:lang w:val="en-GB"/>
              </w:rPr>
              <w:t xml:space="preserve">.2 </w:t>
            </w:r>
            <w:r w:rsidRPr="001715FD">
              <w:rPr>
                <w:rFonts w:ascii="Arial" w:hAnsi="Arial" w:cs="Arial"/>
                <w:bCs/>
                <w:iCs/>
                <w:lang w:val="en-GB"/>
              </w:rPr>
              <w:t>do not impede:</w:t>
            </w:r>
          </w:p>
          <w:p w14:paraId="5295AD3E" w14:textId="77777777" w:rsidR="004D27B5" w:rsidRPr="001715FD" w:rsidRDefault="004D27B5" w:rsidP="00D66DE1">
            <w:pPr>
              <w:jc w:val="both"/>
              <w:rPr>
                <w:rFonts w:ascii="Arial" w:hAnsi="Arial" w:cs="Arial"/>
                <w:bCs/>
                <w:iCs/>
                <w:caps/>
                <w:lang w:val="en-GB"/>
              </w:rPr>
            </w:pPr>
          </w:p>
          <w:p w14:paraId="5323F44C" w14:textId="14321758" w:rsidR="004D27B5" w:rsidRPr="005C01D2" w:rsidRDefault="004D27B5" w:rsidP="005C01D2">
            <w:pPr>
              <w:pStyle w:val="Paragraphedeliste"/>
              <w:numPr>
                <w:ilvl w:val="0"/>
                <w:numId w:val="6"/>
              </w:numPr>
              <w:jc w:val="both"/>
              <w:rPr>
                <w:rFonts w:ascii="Arial" w:hAnsi="Arial" w:cs="Arial"/>
                <w:bCs/>
                <w:iCs/>
                <w:caps/>
                <w:lang w:val="en-GB"/>
              </w:rPr>
            </w:pPr>
            <w:r w:rsidRPr="005C01D2">
              <w:rPr>
                <w:rFonts w:ascii="Arial" w:hAnsi="Arial" w:cs="Arial"/>
                <w:bCs/>
                <w:iCs/>
                <w:lang w:val="en-GB"/>
              </w:rPr>
              <w:t xml:space="preserve">the obligation required of persons participating in the </w:t>
            </w:r>
            <w:r w:rsidR="0005268F" w:rsidRPr="005C01D2">
              <w:rPr>
                <w:rFonts w:ascii="Arial" w:hAnsi="Arial" w:cs="Arial"/>
                <w:bCs/>
                <w:iCs/>
                <w:lang w:val="en-GB"/>
              </w:rPr>
              <w:t>Study</w:t>
            </w:r>
            <w:r w:rsidRPr="005C01D2">
              <w:rPr>
                <w:rFonts w:ascii="Arial" w:hAnsi="Arial" w:cs="Arial"/>
                <w:bCs/>
                <w:iCs/>
                <w:lang w:val="en-GB"/>
              </w:rPr>
              <w:t xml:space="preserve"> to present a report of their activity to their supervising authority, provided that such communication does not constitute disclosure as defined by industrial property laws.</w:t>
            </w:r>
          </w:p>
          <w:p w14:paraId="255FDA1B" w14:textId="4E3D1240" w:rsidR="004D27B5" w:rsidRPr="005C01D2" w:rsidRDefault="004D27B5" w:rsidP="005C01D2">
            <w:pPr>
              <w:pStyle w:val="Paragraphedeliste"/>
              <w:numPr>
                <w:ilvl w:val="0"/>
                <w:numId w:val="6"/>
              </w:numPr>
              <w:jc w:val="both"/>
              <w:rPr>
                <w:rFonts w:ascii="Arial" w:hAnsi="Arial" w:cs="Arial"/>
                <w:bCs/>
                <w:iCs/>
                <w:caps/>
                <w:lang w:val="en-GB"/>
              </w:rPr>
            </w:pPr>
            <w:r w:rsidRPr="005C01D2">
              <w:rPr>
                <w:rFonts w:ascii="Arial" w:hAnsi="Arial" w:cs="Arial"/>
                <w:bCs/>
                <w:iCs/>
                <w:lang w:val="en-GB"/>
              </w:rPr>
              <w:t>the defence of theses by researchers whose scientific activity is related to the purpose of this agreement</w:t>
            </w:r>
            <w:r w:rsidRPr="005C01D2">
              <w:rPr>
                <w:rFonts w:ascii="Arial" w:hAnsi="Arial" w:cs="Arial"/>
                <w:bCs/>
                <w:iCs/>
                <w:caps/>
                <w:lang w:val="en-GB"/>
              </w:rPr>
              <w:t>, (</w:t>
            </w:r>
            <w:r w:rsidRPr="005C01D2">
              <w:rPr>
                <w:rFonts w:ascii="Arial" w:hAnsi="Arial" w:cs="Arial"/>
                <w:bCs/>
                <w:iCs/>
                <w:lang w:val="en-GB"/>
              </w:rPr>
              <w:t xml:space="preserve">and said dissertations are organised in such manner as to guarantee the confidentiality of certain results found during the </w:t>
            </w:r>
            <w:r w:rsidR="0005268F" w:rsidRPr="005C01D2">
              <w:rPr>
                <w:rFonts w:ascii="Arial" w:hAnsi="Arial" w:cs="Arial"/>
                <w:bCs/>
                <w:iCs/>
                <w:lang w:val="en-GB"/>
              </w:rPr>
              <w:t>Study</w:t>
            </w:r>
            <w:r w:rsidRPr="005C01D2">
              <w:rPr>
                <w:rFonts w:ascii="Arial" w:hAnsi="Arial" w:cs="Arial"/>
                <w:bCs/>
                <w:iCs/>
                <w:lang w:val="en-GB"/>
              </w:rPr>
              <w:t xml:space="preserve"> and in compliance with university regulations</w:t>
            </w:r>
            <w:r w:rsidRPr="005C01D2">
              <w:rPr>
                <w:rFonts w:ascii="Arial" w:hAnsi="Arial" w:cs="Arial"/>
                <w:bCs/>
                <w:iCs/>
                <w:caps/>
                <w:lang w:val="en-GB"/>
              </w:rPr>
              <w:t>).</w:t>
            </w:r>
          </w:p>
          <w:p w14:paraId="693F171F" w14:textId="23FF1EAE" w:rsidR="004D27B5" w:rsidRPr="001715FD" w:rsidRDefault="004D27B5" w:rsidP="00D66DE1">
            <w:pPr>
              <w:jc w:val="both"/>
              <w:rPr>
                <w:rFonts w:ascii="Arial" w:hAnsi="Arial" w:cs="Arial"/>
                <w:bCs/>
                <w:iCs/>
                <w:caps/>
                <w:lang w:val="en-GB"/>
              </w:rPr>
            </w:pPr>
          </w:p>
          <w:p w14:paraId="51E06791" w14:textId="77777777" w:rsidR="00BF1D24" w:rsidRPr="001715FD" w:rsidRDefault="00BF1D24" w:rsidP="00D66DE1">
            <w:pPr>
              <w:jc w:val="both"/>
              <w:rPr>
                <w:rFonts w:ascii="Arial" w:hAnsi="Arial" w:cs="Arial"/>
                <w:bCs/>
                <w:iCs/>
                <w:caps/>
                <w:lang w:val="en-GB"/>
              </w:rPr>
            </w:pPr>
          </w:p>
          <w:p w14:paraId="3466EDE2" w14:textId="54F0363C" w:rsidR="000275CE" w:rsidRPr="001715FD" w:rsidRDefault="00367AC6" w:rsidP="00D66DE1">
            <w:pPr>
              <w:rPr>
                <w:rFonts w:ascii="Arial" w:hAnsi="Arial" w:cs="Arial"/>
                <w:b/>
                <w:bCs/>
                <w:lang w:val="en-GB"/>
              </w:rPr>
            </w:pPr>
            <w:r w:rsidRPr="001715FD">
              <w:rPr>
                <w:rFonts w:ascii="Arial" w:hAnsi="Arial" w:cs="Arial"/>
                <w:b/>
                <w:bCs/>
                <w:lang w:val="en-GB"/>
              </w:rPr>
              <w:t xml:space="preserve">ARTICLE </w:t>
            </w:r>
            <w:r w:rsidR="0005268F">
              <w:rPr>
                <w:rFonts w:ascii="Arial" w:hAnsi="Arial" w:cs="Arial"/>
                <w:b/>
                <w:bCs/>
                <w:lang w:val="en-GB"/>
              </w:rPr>
              <w:t>6</w:t>
            </w:r>
            <w:r w:rsidR="000275CE" w:rsidRPr="001715FD">
              <w:rPr>
                <w:rFonts w:ascii="Arial" w:hAnsi="Arial" w:cs="Arial"/>
                <w:b/>
                <w:bCs/>
                <w:lang w:val="en-GB"/>
              </w:rPr>
              <w:t xml:space="preserve"> – DURATION</w:t>
            </w:r>
          </w:p>
          <w:p w14:paraId="6BC0C6F9" w14:textId="77777777" w:rsidR="000275CE" w:rsidRPr="001715FD" w:rsidRDefault="000275CE" w:rsidP="00D66DE1">
            <w:pPr>
              <w:rPr>
                <w:rFonts w:ascii="Arial" w:hAnsi="Arial" w:cs="Arial"/>
                <w:b/>
                <w:bCs/>
                <w:lang w:val="en-GB"/>
              </w:rPr>
            </w:pPr>
          </w:p>
          <w:p w14:paraId="5D9E306C" w14:textId="40A1C6F8" w:rsidR="000275CE" w:rsidRPr="001715FD" w:rsidRDefault="000275CE" w:rsidP="0005268F">
            <w:pPr>
              <w:jc w:val="both"/>
              <w:rPr>
                <w:rFonts w:ascii="Arial" w:hAnsi="Arial" w:cs="Arial"/>
                <w:lang w:val="en-GB"/>
              </w:rPr>
            </w:pPr>
            <w:r w:rsidRPr="001715FD">
              <w:rPr>
                <w:rFonts w:ascii="Arial" w:hAnsi="Arial" w:cs="Arial"/>
                <w:lang w:val="en-GB"/>
              </w:rPr>
              <w:t xml:space="preserve">This agreement will enter into effect from the arrival of the </w:t>
            </w:r>
            <w:r w:rsidR="0005268F">
              <w:rPr>
                <w:rFonts w:ascii="Arial" w:hAnsi="Arial" w:cs="Arial"/>
                <w:lang w:val="en-GB"/>
              </w:rPr>
              <w:t>Host PhD</w:t>
            </w:r>
            <w:r w:rsidRPr="001715FD">
              <w:rPr>
                <w:rFonts w:ascii="Arial" w:hAnsi="Arial" w:cs="Arial"/>
                <w:lang w:val="en-GB"/>
              </w:rPr>
              <w:t xml:space="preserve"> in the </w:t>
            </w:r>
            <w:r w:rsidR="0005268F">
              <w:rPr>
                <w:rFonts w:ascii="Arial" w:hAnsi="Arial" w:cs="Arial"/>
                <w:lang w:val="en-GB"/>
              </w:rPr>
              <w:t>Laboratory</w:t>
            </w:r>
            <w:r w:rsidRPr="001715FD">
              <w:rPr>
                <w:rFonts w:ascii="Arial" w:hAnsi="Arial" w:cs="Arial"/>
                <w:lang w:val="en-GB"/>
              </w:rPr>
              <w:t xml:space="preserve"> and will expire at the end of his stay</w:t>
            </w:r>
            <w:r w:rsidR="00E70A0F" w:rsidRPr="001715FD">
              <w:rPr>
                <w:rFonts w:ascii="Arial" w:hAnsi="Arial" w:cs="Arial"/>
                <w:lang w:val="en-GB"/>
              </w:rPr>
              <w:t>.</w:t>
            </w:r>
          </w:p>
          <w:p w14:paraId="18B483B7" w14:textId="77777777" w:rsidR="000275CE" w:rsidRPr="001715FD" w:rsidRDefault="000275CE" w:rsidP="00D66DE1">
            <w:pPr>
              <w:rPr>
                <w:rFonts w:ascii="Arial" w:hAnsi="Arial" w:cs="Arial"/>
                <w:lang w:val="en-GB"/>
              </w:rPr>
            </w:pPr>
          </w:p>
          <w:p w14:paraId="602DCD35" w14:textId="34BAFD7D" w:rsidR="000275CE" w:rsidRPr="001715FD" w:rsidRDefault="008352F5" w:rsidP="00D66DE1">
            <w:pPr>
              <w:jc w:val="both"/>
              <w:rPr>
                <w:rFonts w:ascii="Arial" w:hAnsi="Arial" w:cs="Arial"/>
                <w:lang w:val="en-GB"/>
              </w:rPr>
            </w:pPr>
            <w:r w:rsidRPr="001715FD">
              <w:rPr>
                <w:rFonts w:ascii="Arial" w:hAnsi="Arial" w:cs="Arial"/>
                <w:lang w:val="en-GB"/>
              </w:rPr>
              <w:t>The stipulations of Articles</w:t>
            </w:r>
            <w:r w:rsidR="000275CE" w:rsidRPr="001715FD">
              <w:rPr>
                <w:rFonts w:ascii="Arial" w:hAnsi="Arial" w:cs="Arial"/>
                <w:lang w:val="en-GB"/>
              </w:rPr>
              <w:t xml:space="preserve"> 4</w:t>
            </w:r>
            <w:r w:rsidR="0005268F">
              <w:rPr>
                <w:rFonts w:ascii="Arial" w:hAnsi="Arial" w:cs="Arial"/>
                <w:lang w:val="en-GB"/>
              </w:rPr>
              <w:t xml:space="preserve"> and 5 </w:t>
            </w:r>
            <w:r w:rsidR="000275CE" w:rsidRPr="001715FD">
              <w:rPr>
                <w:rFonts w:ascii="Arial" w:hAnsi="Arial" w:cs="Arial"/>
                <w:lang w:val="en-GB"/>
              </w:rPr>
              <w:t>will remain in effect even after at the end date of the present agreement.</w:t>
            </w:r>
          </w:p>
          <w:p w14:paraId="58266044" w14:textId="67CCC741" w:rsidR="000275CE" w:rsidRPr="001715FD" w:rsidRDefault="000275CE" w:rsidP="00D66DE1">
            <w:pPr>
              <w:jc w:val="both"/>
              <w:rPr>
                <w:rFonts w:ascii="Arial" w:hAnsi="Arial" w:cs="Arial"/>
                <w:bCs/>
                <w:iCs/>
                <w:caps/>
                <w:lang w:val="en-GB"/>
              </w:rPr>
            </w:pPr>
          </w:p>
          <w:p w14:paraId="3604F483" w14:textId="77777777" w:rsidR="00367AC6" w:rsidRPr="001715FD" w:rsidRDefault="00367AC6" w:rsidP="00D66DE1">
            <w:pPr>
              <w:jc w:val="both"/>
              <w:rPr>
                <w:rFonts w:ascii="Arial" w:hAnsi="Arial" w:cs="Arial"/>
                <w:bCs/>
                <w:iCs/>
                <w:caps/>
                <w:lang w:val="en-GB"/>
              </w:rPr>
            </w:pPr>
          </w:p>
          <w:p w14:paraId="5347EDC3" w14:textId="618E61D1" w:rsidR="004D27B5" w:rsidRPr="001715FD" w:rsidRDefault="000275CE" w:rsidP="00D66DE1">
            <w:pPr>
              <w:jc w:val="both"/>
              <w:rPr>
                <w:rFonts w:ascii="Arial" w:hAnsi="Arial" w:cs="Arial"/>
                <w:b/>
                <w:bCs/>
                <w:iCs/>
                <w:caps/>
                <w:lang w:val="en-GB"/>
              </w:rPr>
            </w:pPr>
            <w:r w:rsidRPr="001715FD">
              <w:rPr>
                <w:rFonts w:ascii="Arial" w:hAnsi="Arial" w:cs="Arial"/>
                <w:b/>
                <w:bCs/>
                <w:iCs/>
                <w:caps/>
                <w:lang w:val="en-GB"/>
              </w:rPr>
              <w:t xml:space="preserve">SECTION </w:t>
            </w:r>
            <w:r w:rsidR="0005268F">
              <w:rPr>
                <w:rFonts w:ascii="Arial" w:hAnsi="Arial" w:cs="Arial"/>
                <w:b/>
                <w:bCs/>
                <w:iCs/>
                <w:caps/>
                <w:lang w:val="en-GB"/>
              </w:rPr>
              <w:t>7</w:t>
            </w:r>
            <w:r w:rsidR="004D27B5" w:rsidRPr="001715FD">
              <w:rPr>
                <w:rFonts w:ascii="Arial" w:hAnsi="Arial" w:cs="Arial"/>
                <w:b/>
                <w:bCs/>
                <w:iCs/>
                <w:caps/>
                <w:lang w:val="en-GB"/>
              </w:rPr>
              <w:t xml:space="preserve"> – LANGUAGE OF THE AGREEMENT</w:t>
            </w:r>
          </w:p>
          <w:p w14:paraId="0979429C" w14:textId="77777777" w:rsidR="004D27B5" w:rsidRPr="001715FD" w:rsidRDefault="004D27B5" w:rsidP="00D66DE1">
            <w:pPr>
              <w:jc w:val="both"/>
              <w:rPr>
                <w:rFonts w:ascii="Arial" w:hAnsi="Arial" w:cs="Arial"/>
                <w:bCs/>
                <w:iCs/>
                <w:caps/>
                <w:lang w:val="en-GB"/>
              </w:rPr>
            </w:pPr>
          </w:p>
          <w:p w14:paraId="0BFD1C50" w14:textId="31AF33AD" w:rsidR="004D27B5" w:rsidRPr="001715FD" w:rsidRDefault="004D27B5" w:rsidP="00D66DE1">
            <w:pPr>
              <w:jc w:val="both"/>
              <w:rPr>
                <w:rFonts w:ascii="Arial" w:hAnsi="Arial" w:cs="Arial"/>
                <w:bCs/>
                <w:iCs/>
                <w:lang w:val="en-GB"/>
              </w:rPr>
            </w:pPr>
            <w:r w:rsidRPr="001715FD">
              <w:rPr>
                <w:rFonts w:ascii="Arial" w:hAnsi="Arial" w:cs="Arial"/>
                <w:bCs/>
                <w:iCs/>
                <w:lang w:val="en-GB"/>
              </w:rPr>
              <w:t xml:space="preserve">This agreement has been drawn up in two languages, </w:t>
            </w:r>
            <w:r w:rsidR="005C01D2">
              <w:rPr>
                <w:rFonts w:ascii="Arial" w:hAnsi="Arial" w:cs="Arial"/>
                <w:bCs/>
                <w:iCs/>
                <w:lang w:val="en-GB"/>
              </w:rPr>
              <w:t>i</w:t>
            </w:r>
            <w:r w:rsidRPr="001715FD">
              <w:rPr>
                <w:rFonts w:ascii="Arial" w:hAnsi="Arial" w:cs="Arial"/>
                <w:bCs/>
                <w:iCs/>
                <w:lang w:val="en-GB"/>
              </w:rPr>
              <w:t xml:space="preserve">n </w:t>
            </w:r>
            <w:r w:rsidR="00FE6B3D" w:rsidRPr="001715FD">
              <w:rPr>
                <w:rFonts w:ascii="Arial" w:hAnsi="Arial" w:cs="Arial"/>
                <w:bCs/>
                <w:iCs/>
                <w:lang w:val="en-GB"/>
              </w:rPr>
              <w:t>French</w:t>
            </w:r>
            <w:r w:rsidRPr="001715FD">
              <w:rPr>
                <w:rFonts w:ascii="Arial" w:hAnsi="Arial" w:cs="Arial"/>
                <w:bCs/>
                <w:iCs/>
                <w:lang w:val="en-GB"/>
              </w:rPr>
              <w:t xml:space="preserve"> and in </w:t>
            </w:r>
            <w:r w:rsidR="00FE6B3D" w:rsidRPr="001715FD">
              <w:rPr>
                <w:rFonts w:ascii="Arial" w:hAnsi="Arial" w:cs="Arial"/>
                <w:bCs/>
                <w:iCs/>
                <w:lang w:val="en-GB"/>
              </w:rPr>
              <w:t>English</w:t>
            </w:r>
            <w:r w:rsidRPr="001715FD">
              <w:rPr>
                <w:rFonts w:ascii="Arial" w:hAnsi="Arial" w:cs="Arial"/>
                <w:bCs/>
                <w:iCs/>
                <w:lang w:val="en-GB"/>
              </w:rPr>
              <w:t xml:space="preserve">.  In the event of conflicts with respect to the interpretation thereof, the </w:t>
            </w:r>
            <w:r w:rsidR="00FE6B3D" w:rsidRPr="001715FD">
              <w:rPr>
                <w:rFonts w:ascii="Arial" w:hAnsi="Arial" w:cs="Arial"/>
                <w:bCs/>
                <w:iCs/>
                <w:lang w:val="en-GB"/>
              </w:rPr>
              <w:t>French</w:t>
            </w:r>
            <w:r w:rsidRPr="001715FD">
              <w:rPr>
                <w:rFonts w:ascii="Arial" w:hAnsi="Arial" w:cs="Arial"/>
                <w:bCs/>
                <w:iCs/>
                <w:lang w:val="en-GB"/>
              </w:rPr>
              <w:t xml:space="preserve"> language version of this agreement shall be the sole authoritative version.</w:t>
            </w:r>
          </w:p>
          <w:p w14:paraId="0833E10A" w14:textId="77777777" w:rsidR="004D27B5" w:rsidRPr="001715FD" w:rsidRDefault="004D27B5" w:rsidP="00D66DE1">
            <w:pPr>
              <w:jc w:val="both"/>
              <w:rPr>
                <w:rFonts w:ascii="Arial" w:hAnsi="Arial" w:cs="Arial"/>
                <w:bCs/>
                <w:iCs/>
                <w:caps/>
                <w:lang w:val="en-GB"/>
              </w:rPr>
            </w:pPr>
          </w:p>
          <w:p w14:paraId="6CE4AE78" w14:textId="1FF8F91E" w:rsidR="008352F5" w:rsidRPr="001715FD" w:rsidRDefault="00BF1D24" w:rsidP="00D66DE1">
            <w:pPr>
              <w:jc w:val="both"/>
              <w:rPr>
                <w:rFonts w:ascii="Arial" w:hAnsi="Arial" w:cs="Arial"/>
                <w:b/>
                <w:bCs/>
                <w:iCs/>
                <w:caps/>
                <w:lang w:val="en-GB"/>
              </w:rPr>
            </w:pPr>
            <w:r w:rsidRPr="001715FD">
              <w:rPr>
                <w:rFonts w:ascii="Arial" w:hAnsi="Arial" w:cs="Arial"/>
                <w:b/>
                <w:bCs/>
                <w:iCs/>
                <w:caps/>
                <w:lang w:val="en-GB"/>
              </w:rPr>
              <w:t xml:space="preserve">SECTION </w:t>
            </w:r>
            <w:r w:rsidR="0005268F">
              <w:rPr>
                <w:rFonts w:ascii="Arial" w:hAnsi="Arial" w:cs="Arial"/>
                <w:b/>
                <w:bCs/>
                <w:iCs/>
                <w:caps/>
                <w:lang w:val="en-GB"/>
              </w:rPr>
              <w:t>8</w:t>
            </w:r>
            <w:r w:rsidRPr="001715FD">
              <w:rPr>
                <w:rFonts w:ascii="Arial" w:hAnsi="Arial" w:cs="Arial"/>
                <w:b/>
                <w:bCs/>
                <w:iCs/>
                <w:caps/>
                <w:lang w:val="en-GB"/>
              </w:rPr>
              <w:t xml:space="preserve"> – Termination </w:t>
            </w:r>
          </w:p>
          <w:p w14:paraId="0EBB9F2B" w14:textId="77777777" w:rsidR="008352F5" w:rsidRPr="001715FD" w:rsidRDefault="008352F5" w:rsidP="00D66DE1">
            <w:pPr>
              <w:jc w:val="both"/>
              <w:rPr>
                <w:rFonts w:ascii="Arial" w:hAnsi="Arial" w:cs="Arial"/>
                <w:b/>
                <w:bCs/>
                <w:iCs/>
                <w:caps/>
                <w:lang w:val="en-GB"/>
              </w:rPr>
            </w:pPr>
          </w:p>
          <w:p w14:paraId="61885E57" w14:textId="77777777" w:rsidR="00BF1D24" w:rsidRPr="001715FD" w:rsidRDefault="00BF1D24" w:rsidP="00D66DE1">
            <w:pPr>
              <w:jc w:val="both"/>
              <w:rPr>
                <w:rFonts w:ascii="Arial" w:hAnsi="Arial" w:cs="Arial"/>
                <w:lang w:val="en-US"/>
              </w:rPr>
            </w:pPr>
            <w:r w:rsidRPr="001715FD">
              <w:rPr>
                <w:rFonts w:ascii="Arial" w:hAnsi="Arial" w:cs="Arial"/>
                <w:bCs/>
                <w:iCs/>
                <w:lang w:val="en-GB"/>
              </w:rPr>
              <w:t>This agreement may be automatically terminated by either Party, within thirty (30) days from the date of receipt of a letter with acknowledgment of receipt.</w:t>
            </w:r>
            <w:r w:rsidRPr="001715FD">
              <w:rPr>
                <w:rFonts w:ascii="Arial" w:hAnsi="Arial" w:cs="Arial"/>
                <w:lang w:val="en-US"/>
              </w:rPr>
              <w:t xml:space="preserve"> </w:t>
            </w:r>
          </w:p>
          <w:p w14:paraId="7E285B0D" w14:textId="77777777" w:rsidR="008352F5" w:rsidRPr="001715FD" w:rsidRDefault="008352F5" w:rsidP="00D66DE1">
            <w:pPr>
              <w:jc w:val="both"/>
              <w:rPr>
                <w:rFonts w:ascii="Arial" w:hAnsi="Arial" w:cs="Arial"/>
                <w:b/>
                <w:bCs/>
                <w:iCs/>
                <w:caps/>
                <w:lang w:val="en-GB"/>
              </w:rPr>
            </w:pPr>
          </w:p>
          <w:p w14:paraId="00462AE4" w14:textId="4C842846" w:rsidR="008352F5" w:rsidRDefault="008352F5" w:rsidP="00D66DE1">
            <w:pPr>
              <w:jc w:val="both"/>
              <w:rPr>
                <w:rFonts w:ascii="Arial" w:hAnsi="Arial" w:cs="Arial"/>
                <w:b/>
                <w:bCs/>
                <w:iCs/>
                <w:caps/>
                <w:lang w:val="en-GB"/>
              </w:rPr>
            </w:pPr>
          </w:p>
          <w:p w14:paraId="0509DADA" w14:textId="25903152" w:rsidR="0005268F" w:rsidRPr="00CC68F4" w:rsidRDefault="0005268F" w:rsidP="00D66DE1">
            <w:pPr>
              <w:jc w:val="both"/>
              <w:rPr>
                <w:rFonts w:ascii="Arial" w:hAnsi="Arial" w:cs="Arial"/>
                <w:bCs/>
                <w:lang w:val="en-US"/>
              </w:rPr>
            </w:pPr>
            <w:r w:rsidRPr="00CC68F4">
              <w:rPr>
                <w:rFonts w:ascii="Arial" w:hAnsi="Arial" w:cs="Arial"/>
                <w:bCs/>
                <w:lang w:val="en-US"/>
              </w:rPr>
              <w:t>It will be ended automatically in the event of a breach of the obligations set out in this agreement.</w:t>
            </w:r>
          </w:p>
          <w:p w14:paraId="27C0D9C7" w14:textId="2C6F699B" w:rsidR="0005268F" w:rsidRPr="00CC68F4" w:rsidRDefault="0005268F" w:rsidP="00D66DE1">
            <w:pPr>
              <w:jc w:val="both"/>
              <w:rPr>
                <w:rFonts w:ascii="Arial" w:hAnsi="Arial" w:cs="Arial"/>
                <w:bCs/>
                <w:lang w:val="en-US"/>
              </w:rPr>
            </w:pPr>
          </w:p>
          <w:p w14:paraId="49332FA2" w14:textId="77777777" w:rsidR="0005268F" w:rsidRPr="00CC68F4" w:rsidRDefault="0005268F" w:rsidP="00D66DE1">
            <w:pPr>
              <w:jc w:val="both"/>
              <w:rPr>
                <w:rFonts w:ascii="Arial" w:hAnsi="Arial" w:cs="Arial"/>
                <w:bCs/>
                <w:lang w:val="en-US"/>
              </w:rPr>
            </w:pPr>
          </w:p>
          <w:p w14:paraId="17AB6381" w14:textId="77777777" w:rsidR="0005268F" w:rsidRPr="001715FD" w:rsidRDefault="0005268F" w:rsidP="00D66DE1">
            <w:pPr>
              <w:jc w:val="both"/>
              <w:rPr>
                <w:rFonts w:ascii="Arial" w:hAnsi="Arial" w:cs="Arial"/>
                <w:b/>
                <w:bCs/>
                <w:iCs/>
                <w:caps/>
                <w:lang w:val="en-GB"/>
              </w:rPr>
            </w:pPr>
          </w:p>
          <w:p w14:paraId="494CE40B" w14:textId="20A3F1E9" w:rsidR="004D27B5" w:rsidRPr="001715FD" w:rsidRDefault="000275CE" w:rsidP="00D66DE1">
            <w:pPr>
              <w:jc w:val="both"/>
              <w:rPr>
                <w:rFonts w:ascii="Arial" w:hAnsi="Arial" w:cs="Arial"/>
                <w:b/>
                <w:bCs/>
                <w:iCs/>
                <w:caps/>
                <w:lang w:val="en-GB"/>
              </w:rPr>
            </w:pPr>
            <w:r w:rsidRPr="001715FD">
              <w:rPr>
                <w:rFonts w:ascii="Arial" w:hAnsi="Arial" w:cs="Arial"/>
                <w:b/>
                <w:bCs/>
                <w:iCs/>
                <w:caps/>
                <w:lang w:val="en-GB"/>
              </w:rPr>
              <w:t xml:space="preserve">SECTION </w:t>
            </w:r>
            <w:r w:rsidR="0005268F">
              <w:rPr>
                <w:rFonts w:ascii="Arial" w:hAnsi="Arial" w:cs="Arial"/>
                <w:b/>
                <w:bCs/>
                <w:iCs/>
                <w:caps/>
                <w:lang w:val="en-GB"/>
              </w:rPr>
              <w:t>9</w:t>
            </w:r>
            <w:r w:rsidR="004D27B5" w:rsidRPr="001715FD">
              <w:rPr>
                <w:rFonts w:ascii="Arial" w:hAnsi="Arial" w:cs="Arial"/>
                <w:b/>
                <w:bCs/>
                <w:iCs/>
                <w:caps/>
                <w:lang w:val="en-GB"/>
              </w:rPr>
              <w:t xml:space="preserve"> - DISPUTES</w:t>
            </w:r>
          </w:p>
          <w:p w14:paraId="25D568AB" w14:textId="77777777" w:rsidR="004D27B5" w:rsidRPr="001715FD" w:rsidRDefault="004D27B5" w:rsidP="00D66DE1">
            <w:pPr>
              <w:jc w:val="both"/>
              <w:rPr>
                <w:rFonts w:ascii="Arial" w:hAnsi="Arial" w:cs="Arial"/>
                <w:bCs/>
                <w:iCs/>
                <w:caps/>
                <w:lang w:val="en-GB"/>
              </w:rPr>
            </w:pPr>
          </w:p>
          <w:p w14:paraId="071D2677" w14:textId="77777777" w:rsidR="00AD236C" w:rsidRPr="001715FD" w:rsidRDefault="00AD236C" w:rsidP="00D66DE1">
            <w:pPr>
              <w:jc w:val="both"/>
              <w:rPr>
                <w:rFonts w:ascii="Arial" w:hAnsi="Arial" w:cs="Arial"/>
                <w:bCs/>
                <w:iCs/>
                <w:lang w:val="en-GB"/>
              </w:rPr>
            </w:pPr>
            <w:r w:rsidRPr="001715FD">
              <w:rPr>
                <w:rFonts w:ascii="Arial" w:hAnsi="Arial" w:cs="Arial"/>
                <w:bCs/>
                <w:iCs/>
                <w:lang w:val="en-GB"/>
              </w:rPr>
              <w:t>This agreement is drawn up according the French law and regulations.</w:t>
            </w:r>
          </w:p>
          <w:p w14:paraId="04595B81" w14:textId="77777777" w:rsidR="00AD236C" w:rsidRPr="001715FD" w:rsidRDefault="00AD236C" w:rsidP="00D66DE1">
            <w:pPr>
              <w:jc w:val="both"/>
              <w:rPr>
                <w:rFonts w:ascii="Arial" w:hAnsi="Arial" w:cs="Arial"/>
                <w:bCs/>
                <w:iCs/>
                <w:lang w:val="en-GB"/>
              </w:rPr>
            </w:pPr>
          </w:p>
          <w:p w14:paraId="73182725" w14:textId="77777777" w:rsidR="004D27B5" w:rsidRPr="001715FD" w:rsidRDefault="00AD236C" w:rsidP="00D66DE1">
            <w:pPr>
              <w:jc w:val="both"/>
              <w:rPr>
                <w:rFonts w:ascii="Arial" w:hAnsi="Arial" w:cs="Arial"/>
                <w:bCs/>
                <w:iCs/>
                <w:lang w:val="en-GB"/>
              </w:rPr>
            </w:pPr>
            <w:r w:rsidRPr="001715FD">
              <w:rPr>
                <w:rFonts w:ascii="Arial" w:hAnsi="Arial" w:cs="Arial"/>
                <w:bCs/>
                <w:iCs/>
                <w:lang w:val="en-GB"/>
              </w:rPr>
              <w:t>In case of any dispute or difficulty in the interpretation of this agreement, and if amicable agreement cannot be reached, the Parties agree to submit the dispute to the competent French courts.</w:t>
            </w:r>
          </w:p>
          <w:p w14:paraId="00A2BAFE" w14:textId="77777777" w:rsidR="00857069" w:rsidRPr="001715FD" w:rsidRDefault="00857069" w:rsidP="00D66DE1">
            <w:pPr>
              <w:jc w:val="both"/>
              <w:rPr>
                <w:rFonts w:ascii="Arial" w:hAnsi="Arial" w:cs="Arial"/>
                <w:bCs/>
                <w:iCs/>
                <w:lang w:val="en-GB"/>
              </w:rPr>
            </w:pPr>
          </w:p>
          <w:p w14:paraId="7DEC622F" w14:textId="08493F98" w:rsidR="00857069" w:rsidRDefault="00857069" w:rsidP="00D66DE1">
            <w:pPr>
              <w:jc w:val="both"/>
              <w:rPr>
                <w:rFonts w:ascii="Arial" w:hAnsi="Arial" w:cs="Arial"/>
                <w:bCs/>
                <w:iCs/>
                <w:lang w:val="en-GB"/>
              </w:rPr>
            </w:pPr>
          </w:p>
          <w:p w14:paraId="7D1968DB" w14:textId="52D89411" w:rsidR="0005268F" w:rsidRDefault="0005268F" w:rsidP="00D66DE1">
            <w:pPr>
              <w:jc w:val="both"/>
              <w:rPr>
                <w:rFonts w:ascii="Arial" w:hAnsi="Arial" w:cs="Arial"/>
                <w:bCs/>
                <w:iCs/>
                <w:lang w:val="en-GB"/>
              </w:rPr>
            </w:pPr>
          </w:p>
          <w:p w14:paraId="59B5296A" w14:textId="77777777" w:rsidR="0005268F" w:rsidRPr="001715FD" w:rsidRDefault="0005268F" w:rsidP="00D66DE1">
            <w:pPr>
              <w:jc w:val="both"/>
              <w:rPr>
                <w:rFonts w:ascii="Arial" w:hAnsi="Arial" w:cs="Arial"/>
                <w:bCs/>
                <w:iCs/>
                <w:lang w:val="en-GB"/>
              </w:rPr>
            </w:pPr>
          </w:p>
          <w:p w14:paraId="707FA2F4" w14:textId="77777777" w:rsidR="00857069" w:rsidRPr="001715FD" w:rsidRDefault="00857069" w:rsidP="00D66DE1">
            <w:pPr>
              <w:jc w:val="both"/>
              <w:rPr>
                <w:rFonts w:ascii="Arial" w:hAnsi="Arial" w:cs="Arial"/>
                <w:bCs/>
                <w:iCs/>
                <w:lang w:val="en-GB"/>
              </w:rPr>
            </w:pPr>
          </w:p>
          <w:p w14:paraId="6B9B5603" w14:textId="4CA8F198" w:rsidR="00857069" w:rsidRPr="001715FD" w:rsidRDefault="00857069" w:rsidP="00D66DE1">
            <w:pPr>
              <w:jc w:val="both"/>
              <w:rPr>
                <w:rFonts w:ascii="Arial" w:hAnsi="Arial" w:cs="Arial"/>
                <w:bCs/>
                <w:i/>
                <w:iCs/>
                <w:lang w:val="en-GB"/>
              </w:rPr>
            </w:pPr>
            <w:r w:rsidRPr="001715FD">
              <w:rPr>
                <w:rFonts w:ascii="Arial" w:hAnsi="Arial" w:cs="Arial"/>
                <w:bCs/>
                <w:i/>
                <w:iCs/>
                <w:lang w:val="en-GB"/>
              </w:rPr>
              <w:t xml:space="preserve">Executed at </w:t>
            </w:r>
            <w:r w:rsidR="00E70A0F" w:rsidRPr="0005268F">
              <w:rPr>
                <w:rFonts w:ascii="Arial" w:hAnsi="Arial" w:cs="Arial"/>
                <w:lang w:val="en-US"/>
              </w:rPr>
              <w:t>_______________</w:t>
            </w:r>
            <w:r w:rsidRPr="001715FD">
              <w:rPr>
                <w:rFonts w:ascii="Arial" w:hAnsi="Arial" w:cs="Arial"/>
                <w:bCs/>
                <w:i/>
                <w:iCs/>
                <w:caps/>
                <w:lang w:val="en-GB"/>
              </w:rPr>
              <w:t xml:space="preserve">, </w:t>
            </w:r>
            <w:r w:rsidRPr="001715FD">
              <w:rPr>
                <w:rFonts w:ascii="Arial" w:hAnsi="Arial" w:cs="Arial"/>
                <w:bCs/>
                <w:i/>
                <w:iCs/>
                <w:lang w:val="en-GB"/>
              </w:rPr>
              <w:t xml:space="preserve">in </w:t>
            </w:r>
            <w:r w:rsidR="0005268F">
              <w:rPr>
                <w:rFonts w:ascii="Arial" w:hAnsi="Arial" w:cs="Arial"/>
                <w:bCs/>
                <w:i/>
                <w:iCs/>
                <w:lang w:val="en-GB"/>
              </w:rPr>
              <w:t>3</w:t>
            </w:r>
            <w:r w:rsidR="00E70A0F" w:rsidRPr="001715FD">
              <w:rPr>
                <w:rFonts w:ascii="Arial" w:hAnsi="Arial" w:cs="Arial"/>
                <w:bCs/>
                <w:i/>
                <w:iCs/>
                <w:lang w:val="en-GB"/>
              </w:rPr>
              <w:t xml:space="preserve"> </w:t>
            </w:r>
            <w:r w:rsidRPr="001715FD">
              <w:rPr>
                <w:rFonts w:ascii="Arial" w:hAnsi="Arial" w:cs="Arial"/>
                <w:bCs/>
                <w:i/>
                <w:iCs/>
                <w:lang w:val="en-GB"/>
              </w:rPr>
              <w:t xml:space="preserve"> original copies</w:t>
            </w:r>
          </w:p>
          <w:p w14:paraId="413F962B" w14:textId="77777777" w:rsidR="00857069" w:rsidRPr="001715FD" w:rsidRDefault="00857069" w:rsidP="00D66DE1">
            <w:pPr>
              <w:jc w:val="both"/>
              <w:rPr>
                <w:rFonts w:ascii="Arial" w:hAnsi="Arial" w:cs="Arial"/>
                <w:bCs/>
                <w:iCs/>
                <w:lang w:val="en-GB"/>
              </w:rPr>
            </w:pPr>
          </w:p>
        </w:tc>
      </w:tr>
    </w:tbl>
    <w:p w14:paraId="65214336" w14:textId="77777777" w:rsidR="002A4629" w:rsidRPr="001715FD" w:rsidRDefault="002A4629" w:rsidP="00D66DE1">
      <w:pPr>
        <w:jc w:val="center"/>
        <w:rPr>
          <w:rFonts w:ascii="Arial" w:hAnsi="Arial" w:cs="Arial"/>
          <w:lang w:val="en-US"/>
        </w:rPr>
      </w:pPr>
    </w:p>
    <w:p w14:paraId="481C4A8E" w14:textId="77777777" w:rsidR="00340180" w:rsidRPr="001715FD" w:rsidRDefault="00340180" w:rsidP="00D66DE1">
      <w:pPr>
        <w:jc w:val="both"/>
        <w:rPr>
          <w:rFonts w:ascii="Arial" w:hAnsi="Arial" w:cs="Arial"/>
          <w:i/>
          <w:iCs/>
          <w:lang w:val="en-US"/>
        </w:rPr>
      </w:pPr>
    </w:p>
    <w:p w14:paraId="0064FE8F" w14:textId="77777777" w:rsidR="00C7045B" w:rsidRPr="001715FD" w:rsidRDefault="00C7045B" w:rsidP="00D66DE1">
      <w:pPr>
        <w:jc w:val="both"/>
        <w:rPr>
          <w:rFonts w:ascii="Arial" w:hAnsi="Arial" w:cs="Arial"/>
          <w:b/>
          <w:bCs/>
          <w:lang w:val="en-US"/>
        </w:rPr>
      </w:pPr>
    </w:p>
    <w:p w14:paraId="3D8666AD" w14:textId="77777777" w:rsidR="00294745" w:rsidRPr="001715FD" w:rsidRDefault="00294745" w:rsidP="00D66DE1">
      <w:pPr>
        <w:tabs>
          <w:tab w:val="left" w:pos="5529"/>
        </w:tabs>
        <w:jc w:val="both"/>
        <w:rPr>
          <w:rFonts w:ascii="Arial" w:hAnsi="Arial" w:cs="Arial"/>
          <w:i/>
          <w:iCs/>
          <w:lang w:val="en-US"/>
        </w:rPr>
      </w:pPr>
    </w:p>
    <w:tbl>
      <w:tblPr>
        <w:tblW w:w="0" w:type="auto"/>
        <w:tblBorders>
          <w:top w:val="dotted" w:sz="4" w:space="0" w:color="595959"/>
          <w:left w:val="dotted" w:sz="4" w:space="0" w:color="595959"/>
          <w:bottom w:val="dotted" w:sz="4" w:space="0" w:color="595959"/>
          <w:right w:val="dotted" w:sz="4" w:space="0" w:color="595959"/>
          <w:insideH w:val="dotted" w:sz="4" w:space="0" w:color="595959"/>
          <w:insideV w:val="dotted" w:sz="4" w:space="0" w:color="595959"/>
        </w:tblBorders>
        <w:tblLook w:val="04A0" w:firstRow="1" w:lastRow="0" w:firstColumn="1" w:lastColumn="0" w:noHBand="0" w:noVBand="1"/>
      </w:tblPr>
      <w:tblGrid>
        <w:gridCol w:w="4470"/>
        <w:gridCol w:w="4597"/>
      </w:tblGrid>
      <w:tr w:rsidR="00857069" w:rsidRPr="001715FD" w14:paraId="44007A3D" w14:textId="77777777" w:rsidTr="00A4341A">
        <w:tc>
          <w:tcPr>
            <w:tcW w:w="4608" w:type="dxa"/>
          </w:tcPr>
          <w:p w14:paraId="681DD390" w14:textId="5B2E11BA" w:rsidR="00857069" w:rsidRPr="001715FD" w:rsidRDefault="008352F5" w:rsidP="00D66DE1">
            <w:pPr>
              <w:tabs>
                <w:tab w:val="left" w:pos="4962"/>
              </w:tabs>
              <w:jc w:val="both"/>
              <w:rPr>
                <w:rFonts w:ascii="Arial" w:hAnsi="Arial" w:cs="Arial"/>
                <w:b/>
              </w:rPr>
            </w:pPr>
            <w:r w:rsidRPr="001715FD">
              <w:rPr>
                <w:rFonts w:ascii="Arial" w:hAnsi="Arial" w:cs="Arial"/>
                <w:b/>
              </w:rPr>
              <w:t>L</w:t>
            </w:r>
            <w:r w:rsidR="00ED62EC">
              <w:rPr>
                <w:rFonts w:ascii="Arial" w:hAnsi="Arial" w:cs="Arial"/>
                <w:b/>
              </w:rPr>
              <w:t>’Université de Lorraine</w:t>
            </w:r>
          </w:p>
          <w:p w14:paraId="5B4A25EF" w14:textId="77777777" w:rsidR="00857069" w:rsidRPr="001715FD" w:rsidRDefault="00857069" w:rsidP="00D66DE1">
            <w:pPr>
              <w:tabs>
                <w:tab w:val="left" w:pos="4962"/>
              </w:tabs>
              <w:jc w:val="both"/>
              <w:rPr>
                <w:rFonts w:ascii="Arial" w:hAnsi="Arial" w:cs="Arial"/>
                <w:b/>
              </w:rPr>
            </w:pPr>
          </w:p>
          <w:p w14:paraId="469E2DDF" w14:textId="77777777" w:rsidR="00857069" w:rsidRPr="001715FD" w:rsidRDefault="00857069" w:rsidP="00D66DE1">
            <w:pPr>
              <w:tabs>
                <w:tab w:val="left" w:pos="4962"/>
              </w:tabs>
              <w:jc w:val="both"/>
              <w:rPr>
                <w:rFonts w:ascii="Arial" w:hAnsi="Arial" w:cs="Arial"/>
                <w:b/>
              </w:rPr>
            </w:pPr>
          </w:p>
          <w:p w14:paraId="3D529B01" w14:textId="77777777" w:rsidR="00857069" w:rsidRPr="001715FD" w:rsidRDefault="00857069" w:rsidP="00D66DE1">
            <w:pPr>
              <w:tabs>
                <w:tab w:val="left" w:pos="4962"/>
              </w:tabs>
              <w:jc w:val="both"/>
              <w:rPr>
                <w:rFonts w:ascii="Arial" w:hAnsi="Arial" w:cs="Arial"/>
                <w:b/>
              </w:rPr>
            </w:pPr>
          </w:p>
          <w:p w14:paraId="25114AC9" w14:textId="77777777" w:rsidR="00857069" w:rsidRPr="001715FD" w:rsidRDefault="00857069" w:rsidP="00D66DE1">
            <w:pPr>
              <w:tabs>
                <w:tab w:val="left" w:pos="4962"/>
              </w:tabs>
              <w:jc w:val="both"/>
              <w:rPr>
                <w:rFonts w:ascii="Arial" w:hAnsi="Arial" w:cs="Arial"/>
                <w:b/>
              </w:rPr>
            </w:pPr>
          </w:p>
          <w:p w14:paraId="236EB732" w14:textId="77777777" w:rsidR="00857069" w:rsidRPr="001715FD" w:rsidRDefault="00857069" w:rsidP="00D66DE1">
            <w:pPr>
              <w:tabs>
                <w:tab w:val="left" w:pos="4962"/>
              </w:tabs>
              <w:jc w:val="both"/>
              <w:rPr>
                <w:rFonts w:ascii="Arial" w:hAnsi="Arial" w:cs="Arial"/>
                <w:b/>
              </w:rPr>
            </w:pPr>
          </w:p>
          <w:p w14:paraId="6976B927" w14:textId="77777777" w:rsidR="00857069" w:rsidRPr="001715FD" w:rsidRDefault="00857069" w:rsidP="00D66DE1">
            <w:pPr>
              <w:tabs>
                <w:tab w:val="left" w:pos="4962"/>
              </w:tabs>
              <w:jc w:val="both"/>
              <w:rPr>
                <w:rFonts w:ascii="Arial" w:hAnsi="Arial" w:cs="Arial"/>
                <w:b/>
              </w:rPr>
            </w:pPr>
          </w:p>
          <w:p w14:paraId="0AA9EBA8" w14:textId="77777777" w:rsidR="00E70A0F" w:rsidRPr="001715FD" w:rsidRDefault="00E70A0F" w:rsidP="00D66DE1">
            <w:pPr>
              <w:tabs>
                <w:tab w:val="left" w:pos="4962"/>
              </w:tabs>
              <w:jc w:val="both"/>
              <w:rPr>
                <w:rFonts w:ascii="Arial" w:hAnsi="Arial" w:cs="Arial"/>
                <w:b/>
              </w:rPr>
            </w:pPr>
          </w:p>
          <w:p w14:paraId="33C24162" w14:textId="77777777" w:rsidR="00857069" w:rsidRPr="001715FD" w:rsidRDefault="00857069" w:rsidP="00D66DE1">
            <w:pPr>
              <w:tabs>
                <w:tab w:val="left" w:pos="4962"/>
              </w:tabs>
              <w:jc w:val="both"/>
              <w:rPr>
                <w:rFonts w:ascii="Arial" w:hAnsi="Arial" w:cs="Arial"/>
                <w:b/>
              </w:rPr>
            </w:pPr>
          </w:p>
          <w:p w14:paraId="1319BB37" w14:textId="581F24DD" w:rsidR="00857069" w:rsidRDefault="00ED62EC" w:rsidP="00D66DE1">
            <w:pPr>
              <w:tabs>
                <w:tab w:val="left" w:pos="4962"/>
              </w:tabs>
              <w:jc w:val="both"/>
              <w:rPr>
                <w:rFonts w:ascii="Arial" w:hAnsi="Arial" w:cs="Arial"/>
              </w:rPr>
            </w:pPr>
            <w:r>
              <w:rPr>
                <w:rFonts w:ascii="Arial" w:hAnsi="Arial" w:cs="Arial"/>
              </w:rPr>
              <w:t>Hélène BOULANGER</w:t>
            </w:r>
          </w:p>
          <w:p w14:paraId="3DD60708" w14:textId="603F32B9" w:rsidR="00ED62EC" w:rsidRPr="001715FD" w:rsidRDefault="002A034D" w:rsidP="00D66DE1">
            <w:pPr>
              <w:tabs>
                <w:tab w:val="left" w:pos="4962"/>
              </w:tabs>
              <w:jc w:val="both"/>
              <w:rPr>
                <w:rFonts w:ascii="Arial" w:hAnsi="Arial" w:cs="Arial"/>
              </w:rPr>
            </w:pPr>
            <w:r>
              <w:rPr>
                <w:rFonts w:ascii="Arial" w:hAnsi="Arial" w:cs="Arial"/>
              </w:rPr>
              <w:t>Présidente</w:t>
            </w:r>
          </w:p>
          <w:p w14:paraId="5D2FDE35" w14:textId="77777777" w:rsidR="00857069" w:rsidRPr="001715FD" w:rsidRDefault="00857069" w:rsidP="00D66DE1">
            <w:pPr>
              <w:tabs>
                <w:tab w:val="left" w:pos="4962"/>
              </w:tabs>
              <w:jc w:val="both"/>
              <w:rPr>
                <w:rFonts w:ascii="Arial" w:hAnsi="Arial" w:cs="Arial"/>
              </w:rPr>
            </w:pPr>
          </w:p>
        </w:tc>
        <w:tc>
          <w:tcPr>
            <w:tcW w:w="4609" w:type="dxa"/>
          </w:tcPr>
          <w:p w14:paraId="106C7E0F" w14:textId="30F7921A" w:rsidR="00857069" w:rsidRPr="001715FD" w:rsidRDefault="005C01D2" w:rsidP="00D66DE1">
            <w:pPr>
              <w:tabs>
                <w:tab w:val="left" w:pos="4962"/>
              </w:tabs>
              <w:jc w:val="both"/>
              <w:rPr>
                <w:rFonts w:ascii="Arial" w:hAnsi="Arial" w:cs="Arial"/>
                <w:b/>
                <w:bCs/>
                <w:lang w:val="en-US"/>
              </w:rPr>
            </w:pPr>
            <w:del w:id="143" w:author="Fabio Cruz Sanchez" w:date="2026-08-18T08:43:00Z" w16du:dateUtc="2026-08-18T06:43:00Z">
              <w:r w:rsidDel="00521CAB">
                <w:rPr>
                  <w:rFonts w:ascii="Arial" w:hAnsi="Arial" w:cs="Arial"/>
                  <w:b/>
                  <w:bCs/>
                  <w:lang w:val="en-US"/>
                </w:rPr>
                <w:delText>UNAL</w:delText>
              </w:r>
            </w:del>
            <w:ins w:id="144" w:author="Fabio Cruz Sanchez" w:date="2026-08-18T08:43:00Z" w16du:dateUtc="2026-08-18T06:43:00Z">
              <w:r w:rsidR="00521CAB">
                <w:rPr>
                  <w:rFonts w:ascii="Arial" w:hAnsi="Arial" w:cs="Arial"/>
                  <w:b/>
                  <w:bCs/>
                  <w:lang w:val="en-US"/>
                </w:rPr>
                <w:t>UWO</w:t>
              </w:r>
            </w:ins>
          </w:p>
          <w:p w14:paraId="2D2CC105" w14:textId="77777777" w:rsidR="00857069" w:rsidRPr="001715FD" w:rsidRDefault="00857069" w:rsidP="00D66DE1">
            <w:pPr>
              <w:tabs>
                <w:tab w:val="left" w:pos="4962"/>
              </w:tabs>
              <w:jc w:val="both"/>
              <w:rPr>
                <w:rFonts w:ascii="Arial" w:hAnsi="Arial" w:cs="Arial"/>
                <w:b/>
                <w:bCs/>
                <w:lang w:val="en-US"/>
              </w:rPr>
            </w:pPr>
          </w:p>
          <w:p w14:paraId="28F59FCE" w14:textId="77777777" w:rsidR="00857069" w:rsidRPr="001715FD" w:rsidRDefault="00857069" w:rsidP="00D66DE1">
            <w:pPr>
              <w:tabs>
                <w:tab w:val="left" w:pos="4962"/>
              </w:tabs>
              <w:jc w:val="both"/>
              <w:rPr>
                <w:rFonts w:ascii="Arial" w:hAnsi="Arial" w:cs="Arial"/>
                <w:b/>
                <w:bCs/>
                <w:lang w:val="en-US"/>
              </w:rPr>
            </w:pPr>
          </w:p>
          <w:p w14:paraId="72006425" w14:textId="77777777" w:rsidR="00857069" w:rsidRPr="001715FD" w:rsidRDefault="00857069" w:rsidP="00D66DE1">
            <w:pPr>
              <w:tabs>
                <w:tab w:val="left" w:pos="4962"/>
              </w:tabs>
              <w:jc w:val="both"/>
              <w:rPr>
                <w:rFonts w:ascii="Arial" w:hAnsi="Arial" w:cs="Arial"/>
                <w:b/>
                <w:bCs/>
                <w:lang w:val="en-US"/>
              </w:rPr>
            </w:pPr>
          </w:p>
          <w:p w14:paraId="140ED621" w14:textId="77777777" w:rsidR="00857069" w:rsidRPr="001715FD" w:rsidRDefault="00857069" w:rsidP="00D66DE1">
            <w:pPr>
              <w:tabs>
                <w:tab w:val="left" w:pos="4962"/>
              </w:tabs>
              <w:jc w:val="both"/>
              <w:rPr>
                <w:rFonts w:ascii="Arial" w:hAnsi="Arial" w:cs="Arial"/>
                <w:b/>
                <w:bCs/>
                <w:lang w:val="en-US"/>
              </w:rPr>
            </w:pPr>
          </w:p>
          <w:p w14:paraId="18397F0A" w14:textId="77777777" w:rsidR="00857069" w:rsidRPr="001715FD" w:rsidRDefault="00857069" w:rsidP="00D66DE1">
            <w:pPr>
              <w:tabs>
                <w:tab w:val="left" w:pos="4962"/>
              </w:tabs>
              <w:jc w:val="both"/>
              <w:rPr>
                <w:rFonts w:ascii="Arial" w:hAnsi="Arial" w:cs="Arial"/>
                <w:b/>
                <w:bCs/>
                <w:lang w:val="en-US"/>
              </w:rPr>
            </w:pPr>
          </w:p>
          <w:p w14:paraId="70CB6E4F" w14:textId="77777777" w:rsidR="00857069" w:rsidRPr="001715FD" w:rsidRDefault="00857069" w:rsidP="00D66DE1">
            <w:pPr>
              <w:tabs>
                <w:tab w:val="left" w:pos="4962"/>
              </w:tabs>
              <w:jc w:val="both"/>
              <w:rPr>
                <w:rFonts w:ascii="Arial" w:hAnsi="Arial" w:cs="Arial"/>
                <w:b/>
                <w:bCs/>
                <w:lang w:val="en-US"/>
              </w:rPr>
            </w:pPr>
          </w:p>
          <w:p w14:paraId="4753B812" w14:textId="77777777" w:rsidR="00857069" w:rsidRPr="001715FD" w:rsidRDefault="00857069" w:rsidP="00D66DE1">
            <w:pPr>
              <w:tabs>
                <w:tab w:val="left" w:pos="4962"/>
              </w:tabs>
              <w:jc w:val="both"/>
              <w:rPr>
                <w:rFonts w:ascii="Arial" w:hAnsi="Arial" w:cs="Arial"/>
                <w:b/>
                <w:bCs/>
                <w:lang w:val="en-US"/>
              </w:rPr>
            </w:pPr>
          </w:p>
          <w:p w14:paraId="71C96F9D" w14:textId="77777777" w:rsidR="00E70A0F" w:rsidRPr="001715FD" w:rsidRDefault="00E70A0F" w:rsidP="00D66DE1">
            <w:pPr>
              <w:pBdr>
                <w:bottom w:val="single" w:sz="12" w:space="1" w:color="auto"/>
              </w:pBdr>
              <w:jc w:val="both"/>
              <w:rPr>
                <w:rFonts w:ascii="Arial" w:hAnsi="Arial" w:cs="Arial"/>
                <w:lang w:val="en-US"/>
              </w:rPr>
            </w:pPr>
          </w:p>
          <w:p w14:paraId="57CBDB83" w14:textId="77777777" w:rsidR="00E70A0F" w:rsidRPr="001715FD" w:rsidRDefault="00E70A0F" w:rsidP="00D66DE1">
            <w:pPr>
              <w:tabs>
                <w:tab w:val="left" w:pos="4962"/>
              </w:tabs>
              <w:jc w:val="both"/>
              <w:rPr>
                <w:rFonts w:ascii="Arial" w:hAnsi="Arial" w:cs="Arial"/>
                <w:highlight w:val="yellow"/>
                <w:lang w:val="en-US"/>
              </w:rPr>
            </w:pPr>
            <w:r w:rsidRPr="001715FD">
              <w:rPr>
                <w:rFonts w:ascii="Arial" w:hAnsi="Arial" w:cs="Arial"/>
                <w:highlight w:val="yellow"/>
                <w:lang w:val="en-US"/>
              </w:rPr>
              <w:t xml:space="preserve">_____________________________________ </w:t>
            </w:r>
          </w:p>
          <w:p w14:paraId="1C31F7EA" w14:textId="22D3D4E7" w:rsidR="00857069" w:rsidRPr="001715FD" w:rsidRDefault="00857069" w:rsidP="00D66DE1">
            <w:pPr>
              <w:tabs>
                <w:tab w:val="left" w:pos="4962"/>
              </w:tabs>
              <w:jc w:val="both"/>
              <w:rPr>
                <w:rFonts w:ascii="Arial" w:hAnsi="Arial" w:cs="Arial"/>
                <w:b/>
                <w:bCs/>
              </w:rPr>
            </w:pPr>
          </w:p>
        </w:tc>
      </w:tr>
      <w:tr w:rsidR="005C01D2" w:rsidRPr="001715FD" w14:paraId="1DCE03A4" w14:textId="77777777" w:rsidTr="00A4341A">
        <w:tc>
          <w:tcPr>
            <w:tcW w:w="4608" w:type="dxa"/>
          </w:tcPr>
          <w:p w14:paraId="2B073BC4" w14:textId="4F8814B5" w:rsidR="005C01D2" w:rsidRDefault="005C01D2" w:rsidP="00D66DE1">
            <w:pPr>
              <w:tabs>
                <w:tab w:val="left" w:pos="4962"/>
              </w:tabs>
              <w:jc w:val="both"/>
              <w:rPr>
                <w:rFonts w:ascii="Arial" w:hAnsi="Arial" w:cs="Arial"/>
                <w:b/>
              </w:rPr>
            </w:pPr>
            <w:r>
              <w:rPr>
                <w:rFonts w:ascii="Arial" w:hAnsi="Arial" w:cs="Arial"/>
                <w:b/>
              </w:rPr>
              <w:t xml:space="preserve">Personne accueillie / PhD Host </w:t>
            </w:r>
          </w:p>
          <w:p w14:paraId="328F44DD" w14:textId="3D519559" w:rsidR="005C01D2" w:rsidRDefault="005C01D2" w:rsidP="00D66DE1">
            <w:pPr>
              <w:tabs>
                <w:tab w:val="left" w:pos="4962"/>
              </w:tabs>
              <w:jc w:val="both"/>
              <w:rPr>
                <w:rFonts w:ascii="Arial" w:hAnsi="Arial" w:cs="Arial"/>
                <w:b/>
              </w:rPr>
            </w:pPr>
          </w:p>
          <w:p w14:paraId="7DDB409C" w14:textId="5F4A933C" w:rsidR="005C01D2" w:rsidRDefault="005C01D2" w:rsidP="00D66DE1">
            <w:pPr>
              <w:tabs>
                <w:tab w:val="left" w:pos="4962"/>
              </w:tabs>
              <w:jc w:val="both"/>
              <w:rPr>
                <w:rFonts w:ascii="Arial" w:hAnsi="Arial" w:cs="Arial"/>
                <w:b/>
              </w:rPr>
            </w:pPr>
          </w:p>
          <w:p w14:paraId="4AFF5AA9" w14:textId="4145D485" w:rsidR="005C01D2" w:rsidRDefault="005C01D2" w:rsidP="00D66DE1">
            <w:pPr>
              <w:tabs>
                <w:tab w:val="left" w:pos="4962"/>
              </w:tabs>
              <w:jc w:val="both"/>
              <w:rPr>
                <w:rFonts w:ascii="Arial" w:hAnsi="Arial" w:cs="Arial"/>
                <w:b/>
              </w:rPr>
            </w:pPr>
          </w:p>
          <w:p w14:paraId="2EF6C4F7" w14:textId="4BEEF89E" w:rsidR="005C01D2" w:rsidRDefault="005C01D2" w:rsidP="00D66DE1">
            <w:pPr>
              <w:tabs>
                <w:tab w:val="left" w:pos="4962"/>
              </w:tabs>
              <w:jc w:val="both"/>
              <w:rPr>
                <w:rFonts w:ascii="Arial" w:hAnsi="Arial" w:cs="Arial"/>
                <w:b/>
              </w:rPr>
            </w:pPr>
          </w:p>
          <w:p w14:paraId="29C4AAC7" w14:textId="78D864EA" w:rsidR="005C01D2" w:rsidRDefault="005C01D2" w:rsidP="00D66DE1">
            <w:pPr>
              <w:tabs>
                <w:tab w:val="left" w:pos="4962"/>
              </w:tabs>
              <w:jc w:val="both"/>
              <w:rPr>
                <w:rFonts w:ascii="Arial" w:hAnsi="Arial" w:cs="Arial"/>
                <w:b/>
              </w:rPr>
            </w:pPr>
          </w:p>
          <w:p w14:paraId="20A44FEF" w14:textId="5A9B3F17" w:rsidR="005C01D2" w:rsidRDefault="005C01D2" w:rsidP="00D66DE1">
            <w:pPr>
              <w:tabs>
                <w:tab w:val="left" w:pos="4962"/>
              </w:tabs>
              <w:jc w:val="both"/>
              <w:rPr>
                <w:rFonts w:ascii="Arial" w:hAnsi="Arial" w:cs="Arial"/>
                <w:b/>
              </w:rPr>
            </w:pPr>
          </w:p>
          <w:p w14:paraId="10D04933" w14:textId="2194D5F6" w:rsidR="005C01D2" w:rsidRDefault="005C01D2" w:rsidP="00D66DE1">
            <w:pPr>
              <w:tabs>
                <w:tab w:val="left" w:pos="4962"/>
              </w:tabs>
              <w:jc w:val="both"/>
              <w:rPr>
                <w:rFonts w:ascii="Arial" w:hAnsi="Arial" w:cs="Arial"/>
                <w:b/>
              </w:rPr>
            </w:pPr>
          </w:p>
          <w:p w14:paraId="488BE18F" w14:textId="5E61CE82" w:rsidR="005C01D2" w:rsidRPr="005C01D2" w:rsidRDefault="005C01D2" w:rsidP="00D66DE1">
            <w:pPr>
              <w:tabs>
                <w:tab w:val="left" w:pos="4962"/>
              </w:tabs>
              <w:jc w:val="both"/>
              <w:rPr>
                <w:rFonts w:ascii="Arial" w:hAnsi="Arial" w:cs="Arial"/>
                <w:bCs/>
              </w:rPr>
            </w:pPr>
            <w:del w:id="145" w:author="Fabio Cruz Sanchez" w:date="2026-08-18T08:55:00Z" w16du:dateUtc="2026-08-18T06:55:00Z">
              <w:r w:rsidRPr="005C01D2" w:rsidDel="00E4793E">
                <w:rPr>
                  <w:rFonts w:ascii="Arial" w:hAnsi="Arial" w:cs="Arial"/>
                  <w:bCs/>
                </w:rPr>
                <w:delText>Luis Carlos LOPEZ ROJAS</w:delText>
              </w:r>
            </w:del>
            <w:ins w:id="146" w:author="Fabio Cruz Sanchez" w:date="2026-08-18T08:55:00Z" w16du:dateUtc="2026-08-18T06:55:00Z">
              <w:r w:rsidR="00E4793E">
                <w:rPr>
                  <w:rFonts w:ascii="Arial" w:hAnsi="Arial" w:cs="Arial"/>
                  <w:bCs/>
                </w:rPr>
                <w:t>Alessia ROMANI</w:t>
              </w:r>
            </w:ins>
          </w:p>
          <w:p w14:paraId="2D758A93" w14:textId="77777777" w:rsidR="005C01D2" w:rsidRDefault="005C01D2" w:rsidP="00D66DE1">
            <w:pPr>
              <w:tabs>
                <w:tab w:val="left" w:pos="4962"/>
              </w:tabs>
              <w:jc w:val="both"/>
              <w:rPr>
                <w:rFonts w:ascii="Arial" w:hAnsi="Arial" w:cs="Arial"/>
                <w:b/>
              </w:rPr>
            </w:pPr>
          </w:p>
          <w:p w14:paraId="6B794DD9" w14:textId="451ABA9A" w:rsidR="005C01D2" w:rsidRPr="005C01D2" w:rsidRDefault="005C01D2" w:rsidP="00D66DE1">
            <w:pPr>
              <w:tabs>
                <w:tab w:val="left" w:pos="4962"/>
              </w:tabs>
              <w:jc w:val="both"/>
              <w:rPr>
                <w:rFonts w:ascii="Arial" w:hAnsi="Arial" w:cs="Arial"/>
                <w:b/>
              </w:rPr>
            </w:pPr>
          </w:p>
        </w:tc>
        <w:tc>
          <w:tcPr>
            <w:tcW w:w="4609" w:type="dxa"/>
          </w:tcPr>
          <w:p w14:paraId="27AC733F" w14:textId="77777777" w:rsidR="005C01D2" w:rsidRDefault="005C01D2" w:rsidP="00D66DE1">
            <w:pPr>
              <w:tabs>
                <w:tab w:val="left" w:pos="4962"/>
              </w:tabs>
              <w:jc w:val="both"/>
              <w:rPr>
                <w:rFonts w:ascii="Arial" w:hAnsi="Arial" w:cs="Arial"/>
                <w:b/>
                <w:bCs/>
                <w:lang w:val="en-US"/>
              </w:rPr>
            </w:pPr>
          </w:p>
        </w:tc>
      </w:tr>
    </w:tbl>
    <w:p w14:paraId="615E52C5" w14:textId="77777777" w:rsidR="00294745" w:rsidRPr="001715FD" w:rsidRDefault="000275CE" w:rsidP="00D66DE1">
      <w:pPr>
        <w:tabs>
          <w:tab w:val="left" w:pos="5529"/>
        </w:tabs>
        <w:jc w:val="both"/>
        <w:rPr>
          <w:rFonts w:ascii="Arial" w:hAnsi="Arial" w:cs="Arial"/>
          <w:i/>
          <w:iCs/>
        </w:rPr>
      </w:pPr>
      <w:r w:rsidRPr="001715FD">
        <w:rPr>
          <w:rFonts w:ascii="Arial" w:hAnsi="Arial" w:cs="Arial"/>
          <w:i/>
          <w:iCs/>
        </w:rPr>
        <w:br w:type="page"/>
      </w:r>
    </w:p>
    <w:p w14:paraId="7A9A3CE2" w14:textId="5839A8A5" w:rsidR="00C6335D" w:rsidRPr="001715FD" w:rsidRDefault="00144C71" w:rsidP="00D66DE1">
      <w:pPr>
        <w:tabs>
          <w:tab w:val="left" w:pos="5529"/>
        </w:tabs>
        <w:jc w:val="center"/>
        <w:rPr>
          <w:rFonts w:ascii="Arial" w:hAnsi="Arial" w:cs="Arial"/>
          <w:b/>
          <w:smallCaps/>
          <w:sz w:val="28"/>
          <w:szCs w:val="28"/>
        </w:rPr>
      </w:pPr>
      <w:r w:rsidRPr="001715FD">
        <w:rPr>
          <w:rFonts w:ascii="Arial" w:hAnsi="Arial" w:cs="Arial"/>
          <w:b/>
          <w:smallCaps/>
          <w:noProof/>
          <w:sz w:val="28"/>
          <w:szCs w:val="28"/>
        </w:rPr>
        <w:lastRenderedPageBreak/>
        <mc:AlternateContent>
          <mc:Choice Requires="wps">
            <w:drawing>
              <wp:anchor distT="0" distB="0" distL="114300" distR="114300" simplePos="0" relativeHeight="251657728" behindDoc="1" locked="0" layoutInCell="1" allowOverlap="1" wp14:anchorId="29BE2E92" wp14:editId="0ACF92A6">
                <wp:simplePos x="0" y="0"/>
                <wp:positionH relativeFrom="column">
                  <wp:posOffset>2018030</wp:posOffset>
                </wp:positionH>
                <wp:positionV relativeFrom="paragraph">
                  <wp:posOffset>-67945</wp:posOffset>
                </wp:positionV>
                <wp:extent cx="1750695" cy="330835"/>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0695" cy="330835"/>
                        </a:xfrm>
                        <a:prstGeom prst="rect">
                          <a:avLst/>
                        </a:prstGeom>
                        <a:solidFill>
                          <a:srgbClr val="FFFFFF"/>
                        </a:solidFill>
                        <a:ln w="9525" cap="rnd">
                          <a:solidFill>
                            <a:srgbClr val="808080"/>
                          </a:solidFill>
                          <a:prstDash val="sys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4CEDA" id="Rectangle 3" o:spid="_x0000_s1026" style="position:absolute;margin-left:158.9pt;margin-top:-5.35pt;width:137.85pt;height:26.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" strokecolor="gray">
                <v:stroke dashstyle="1 1" endcap="round"/>
              </v:rect>
            </w:pict>
          </mc:Fallback>
        </mc:AlternateContent>
      </w:r>
      <w:r w:rsidR="00494F34" w:rsidRPr="001715FD">
        <w:rPr>
          <w:rFonts w:ascii="Arial" w:hAnsi="Arial" w:cs="Arial"/>
          <w:b/>
          <w:smallCaps/>
          <w:sz w:val="28"/>
          <w:szCs w:val="28"/>
        </w:rPr>
        <w:t xml:space="preserve">Annexe 1 / </w:t>
      </w:r>
      <w:r w:rsidR="00494F34" w:rsidRPr="001715FD">
        <w:rPr>
          <w:rFonts w:ascii="Arial" w:hAnsi="Arial" w:cs="Arial"/>
          <w:b/>
          <w:smallCaps/>
          <w:sz w:val="28"/>
          <w:szCs w:val="28"/>
          <w:lang w:val="en-US"/>
        </w:rPr>
        <w:t>Appendix</w:t>
      </w:r>
      <w:r w:rsidR="00494F34" w:rsidRPr="001715FD">
        <w:rPr>
          <w:rFonts w:ascii="Arial" w:hAnsi="Arial" w:cs="Arial"/>
          <w:b/>
          <w:smallCaps/>
          <w:sz w:val="28"/>
          <w:szCs w:val="28"/>
        </w:rPr>
        <w:t xml:space="preserve"> 1</w:t>
      </w:r>
    </w:p>
    <w:p w14:paraId="0A1EAAD5" w14:textId="77777777" w:rsidR="00C6335D" w:rsidRDefault="00C6335D" w:rsidP="00D66DE1">
      <w:pPr>
        <w:rPr>
          <w:ins w:id="147" w:author="Fabio Cruz Sanchez" w:date="2026-08-18T08:56:00Z" w16du:dateUtc="2026-08-18T06:56:00Z"/>
          <w:rFonts w:ascii="Arial" w:hAnsi="Arial" w:cs="Arial"/>
          <w:sz w:val="28"/>
          <w:szCs w:val="28"/>
        </w:rPr>
      </w:pPr>
    </w:p>
    <w:p w14:paraId="4C7CCC0E" w14:textId="77777777" w:rsidR="00E4793E" w:rsidRDefault="00E4793E" w:rsidP="00E4793E">
      <w:pPr>
        <w:rPr>
          <w:ins w:id="148" w:author="Fabio Cruz Sanchez" w:date="2026-08-18T08:58:00Z" w16du:dateUtc="2026-08-18T06:58:00Z"/>
        </w:rPr>
      </w:pPr>
    </w:p>
    <w:p w14:paraId="12AFB442" w14:textId="77777777" w:rsidR="00E4793E" w:rsidRDefault="00E4793E" w:rsidP="00E4793E">
      <w:pPr>
        <w:rPr>
          <w:ins w:id="149" w:author="Fabio Cruz Sanchez" w:date="2026-08-18T08:58:00Z" w16du:dateUtc="2026-08-18T06:58:00Z"/>
        </w:rPr>
      </w:pPr>
    </w:p>
    <w:p w14:paraId="14321680" w14:textId="245DAF13" w:rsidR="00D0329D" w:rsidRDefault="00D0329D" w:rsidP="00D0329D">
      <w:pPr>
        <w:rPr>
          <w:ins w:id="150" w:author="Fabio Cruz Sanchez" w:date="2026-08-18T09:06:00Z" w16du:dateUtc="2026-08-18T07:06:00Z"/>
        </w:rPr>
      </w:pPr>
      <w:ins w:id="151" w:author="Fabio Cruz Sanchez" w:date="2026-08-18T09:06:00Z" w16du:dateUtc="2026-08-18T07:06:00Z">
        <w:r>
          <w:t>Français</w:t>
        </w:r>
      </w:ins>
    </w:p>
    <w:p w14:paraId="7EF9A743" w14:textId="0049FF5C" w:rsidR="00E4793E" w:rsidRDefault="00D0329D" w:rsidP="00D0329D">
      <w:pPr>
        <w:pStyle w:val="Titre4"/>
        <w:rPr>
          <w:ins w:id="152" w:author="Fabio Cruz Sanchez" w:date="2026-08-18T09:07:00Z" w16du:dateUtc="2026-08-18T07:07:00Z"/>
        </w:rPr>
      </w:pPr>
      <w:ins w:id="153" w:author="Fabio Cruz Sanchez" w:date="2026-08-18T09:07:00Z" w16du:dateUtc="2026-08-18T07:07:00Z">
        <w:r w:rsidRPr="00D0329D">
          <w:t>Étude de l'applicabilité du cadre OSTRL (Open Source Technology Readiness Levels) aux pratiques de l'économie circulaire</w:t>
        </w:r>
      </w:ins>
    </w:p>
    <w:p w14:paraId="67FB8AD2" w14:textId="77777777" w:rsidR="00D0329D" w:rsidRDefault="00D0329D" w:rsidP="00D0329D">
      <w:pPr>
        <w:rPr>
          <w:ins w:id="154" w:author="Fabio Cruz Sanchez" w:date="2026-08-18T09:07:00Z" w16du:dateUtc="2026-08-18T07:07:00Z"/>
        </w:rPr>
      </w:pPr>
    </w:p>
    <w:p w14:paraId="60D803B5" w14:textId="1B9E0F20" w:rsidR="00D0329D" w:rsidRDefault="00D0329D" w:rsidP="00D0329D">
      <w:pPr>
        <w:rPr>
          <w:ins w:id="155" w:author="Fabio Cruz Sanchez" w:date="2026-08-18T09:07:00Z" w16du:dateUtc="2026-08-18T07:07:00Z"/>
        </w:rPr>
      </w:pPr>
      <w:ins w:id="156" w:author="Fabio Cruz Sanchez" w:date="2026-08-18T09:07:00Z" w16du:dateUtc="2026-08-18T07:07:00Z">
        <w:r>
          <w:t>Période : Oct – Dec 2026</w:t>
        </w:r>
      </w:ins>
    </w:p>
    <w:p w14:paraId="72FEC5BB" w14:textId="77777777" w:rsidR="00D0329D" w:rsidRPr="00D0329D" w:rsidRDefault="00D0329D" w:rsidP="00D0329D">
      <w:pPr>
        <w:rPr>
          <w:ins w:id="157" w:author="Fabio Cruz Sanchez" w:date="2026-08-18T08:58:00Z" w16du:dateUtc="2026-08-18T06:58:00Z"/>
        </w:rPr>
      </w:pPr>
    </w:p>
    <w:p w14:paraId="15D08A8F" w14:textId="7982C2EB" w:rsidR="00D0329D" w:rsidRDefault="00D0329D" w:rsidP="00E4793E">
      <w:pPr>
        <w:rPr>
          <w:ins w:id="158" w:author="Fabio Cruz Sanchez" w:date="2026-08-18T09:07:00Z" w16du:dateUtc="2026-08-18T07:07:00Z"/>
        </w:rPr>
      </w:pPr>
      <w:ins w:id="159" w:author="Fabio Cruz Sanchez" w:date="2026-08-18T09:07:00Z" w16du:dateUtc="2026-08-18T07:07:00Z">
        <w:r>
          <w:t>Résumé :</w:t>
        </w:r>
      </w:ins>
    </w:p>
    <w:p w14:paraId="5D729217" w14:textId="77777777" w:rsidR="00D0329D" w:rsidRDefault="00D0329D" w:rsidP="00D0329D">
      <w:pPr>
        <w:jc w:val="both"/>
        <w:rPr>
          <w:ins w:id="160" w:author="Fabio Cruz Sanchez" w:date="2026-08-18T09:09:00Z" w16du:dateUtc="2026-08-18T07:09:00Z"/>
        </w:rPr>
        <w:pPrChange w:id="161" w:author="Fabio Cruz Sanchez" w:date="2026-08-18T09:09:00Z" w16du:dateUtc="2026-08-18T07:09:00Z">
          <w:pPr/>
        </w:pPrChange>
      </w:pPr>
      <w:ins w:id="162" w:author="Fabio Cruz Sanchez" w:date="2026-08-18T09:09:00Z" w16du:dateUtc="2026-08-18T07:09:00Z">
        <w:r>
          <w:t>Les technologies open source (OS) sont de plus en plus adoptées pour soutenir des pratiques durables et relevant de l’économie circulaire (EC), en particulier dans les contextes de fabrication urbaine. En s’appuyant sur les ressources, les matériaux et les compétences locaux, ces approches remettent souvent en question les modèles conventionnels de développement des produits, notamment les fonctions des produits et les modes de consommation, et contribuent davantage à la durabilité et à l’EC que les paradigmes traditionnels de fabrication. L’absence de méthodologies robustes permettant d’évaluer la mise en œuvre concrète des technologies OS dans des contextes d’EC demeure problématique, notamment en ce qui concerne leur niveau de maturité, leur transférabilité et leur degré de préparation. Bien que plusieurs cadres d’évaluation existent, par exemple l’indice de circularité des matériaux, la plupart se concentrent sur des perspectives environnementales ou à l’échelle des systèmes, ce qui limite souvent leur utilité pour les praticiens et les chercheurs travaillant sur des technologies OS dans des conditions réelles.</w:t>
        </w:r>
      </w:ins>
    </w:p>
    <w:p w14:paraId="0F5B6628" w14:textId="77777777" w:rsidR="00D0329D" w:rsidRDefault="00D0329D" w:rsidP="00D0329D">
      <w:pPr>
        <w:jc w:val="both"/>
        <w:rPr>
          <w:ins w:id="163" w:author="Fabio Cruz Sanchez" w:date="2026-08-18T09:09:00Z" w16du:dateUtc="2026-08-18T07:09:00Z"/>
        </w:rPr>
        <w:pPrChange w:id="164" w:author="Fabio Cruz Sanchez" w:date="2026-08-18T09:09:00Z" w16du:dateUtc="2026-08-18T07:09:00Z">
          <w:pPr/>
        </w:pPrChange>
      </w:pPr>
    </w:p>
    <w:p w14:paraId="406AD24A" w14:textId="77777777" w:rsidR="00D0329D" w:rsidRDefault="00D0329D" w:rsidP="00D0329D">
      <w:pPr>
        <w:jc w:val="both"/>
        <w:rPr>
          <w:ins w:id="165" w:author="Fabio Cruz Sanchez" w:date="2026-08-18T09:09:00Z" w16du:dateUtc="2026-08-18T07:09:00Z"/>
        </w:rPr>
        <w:pPrChange w:id="166" w:author="Fabio Cruz Sanchez" w:date="2026-08-18T09:09:00Z" w16du:dateUtc="2026-08-18T07:09:00Z">
          <w:pPr/>
        </w:pPrChange>
      </w:pPr>
      <w:ins w:id="167" w:author="Fabio Cruz Sanchez" w:date="2026-08-18T09:09:00Z" w16du:dateUtc="2026-08-18T07:09:00Z">
        <w:r>
          <w:t>Afin de favoriser leur adoption dans des conditions réelles, le cadre des niveaux de préparation technologique des technologies open source (OS Technology Readiness Levels, OSTRL) a initialement été développé pour transposer la notion de niveau de préparation aux contextes OS, en facilitant l’évaluation et le développement du degré d’ouverture des technologies OS. Ce cadre a d’abord été appliqué au recyclage distribué pour la fabrication additive (Distributed Recycling for Additive Manufacturing, DRAM), démontrant sa validité et ses liens avec les pratiques durables. Toutefois, son applicabilité au-delà de ce contexte initial n’a pas encore été étudiée, pas plus que son utilisation dans des contextes réels.</w:t>
        </w:r>
      </w:ins>
    </w:p>
    <w:p w14:paraId="5D123ED7" w14:textId="77777777" w:rsidR="00D0329D" w:rsidRDefault="00D0329D" w:rsidP="00D0329D">
      <w:pPr>
        <w:jc w:val="both"/>
        <w:rPr>
          <w:ins w:id="168" w:author="Fabio Cruz Sanchez" w:date="2026-08-18T09:09:00Z" w16du:dateUtc="2026-08-18T07:09:00Z"/>
        </w:rPr>
        <w:pPrChange w:id="169" w:author="Fabio Cruz Sanchez" w:date="2026-08-18T09:09:00Z" w16du:dateUtc="2026-08-18T07:09:00Z">
          <w:pPr/>
        </w:pPrChange>
      </w:pPr>
    </w:p>
    <w:p w14:paraId="2001B5C5" w14:textId="77777777" w:rsidR="00D0329D" w:rsidRDefault="00D0329D" w:rsidP="00D0329D">
      <w:pPr>
        <w:jc w:val="both"/>
        <w:rPr>
          <w:ins w:id="170" w:author="Fabio Cruz Sanchez" w:date="2026-08-18T09:09:00Z" w16du:dateUtc="2026-08-18T07:09:00Z"/>
        </w:rPr>
        <w:pPrChange w:id="171" w:author="Fabio Cruz Sanchez" w:date="2026-08-18T09:09:00Z" w16du:dateUtc="2026-08-18T07:09:00Z">
          <w:pPr/>
        </w:pPrChange>
      </w:pPr>
      <w:ins w:id="172" w:author="Fabio Cruz Sanchez" w:date="2026-08-18T09:09:00Z" w16du:dateUtc="2026-08-18T07:09:00Z">
        <w:r>
          <w:t>Ce projet vise à affiner le cadre OSTRL et à étendre son utilisation en testant son applicabilité dans des contextes d’EC au-delà des écosystèmes DRAM. Suivant une approche orientée vers la pratique, la proposition implique des utilisateurs potentiels dans l’évaluation de projets OS réels au moyen des OSTRL et dans la collecte de retours structurés sur leur clarté, leur facilité d’utilisation et leurs limites. Les OSTRL seront affinés en conséquence, et leur utilisation complémentaire avec des cadres d’évaluation axés sur l’EC sera évaluée en vue d’une adoption dans des conditions réelles.</w:t>
        </w:r>
      </w:ins>
    </w:p>
    <w:p w14:paraId="7CA6FD1C" w14:textId="77777777" w:rsidR="00D0329D" w:rsidRDefault="00D0329D" w:rsidP="00D0329D">
      <w:pPr>
        <w:jc w:val="both"/>
        <w:rPr>
          <w:ins w:id="173" w:author="Fabio Cruz Sanchez" w:date="2026-08-18T09:09:00Z" w16du:dateUtc="2026-08-18T07:09:00Z"/>
        </w:rPr>
        <w:pPrChange w:id="174" w:author="Fabio Cruz Sanchez" w:date="2026-08-18T09:09:00Z" w16du:dateUtc="2026-08-18T07:09:00Z">
          <w:pPr/>
        </w:pPrChange>
      </w:pPr>
    </w:p>
    <w:p w14:paraId="3A98F434" w14:textId="5B156DFF" w:rsidR="00D0329D" w:rsidRDefault="00D0329D" w:rsidP="00D0329D">
      <w:pPr>
        <w:jc w:val="both"/>
        <w:rPr>
          <w:ins w:id="175" w:author="Fabio Cruz Sanchez" w:date="2026-08-18T09:07:00Z" w16du:dateUtc="2026-08-18T07:07:00Z"/>
        </w:rPr>
        <w:pPrChange w:id="176" w:author="Fabio Cruz Sanchez" w:date="2026-08-18T09:09:00Z" w16du:dateUtc="2026-08-18T07:09:00Z">
          <w:pPr/>
        </w:pPrChange>
      </w:pPr>
      <w:ins w:id="177" w:author="Fabio Cruz Sanchez" w:date="2026-08-18T09:09:00Z" w16du:dateUtc="2026-08-18T07:09:00Z">
        <w:r>
          <w:t>L’activité de départ consiste en un atelier structuré organisé dans le cadre du projet Horizon 2020 LAUDS (https://lauds.eu/), lors de la réunion accueillie par l’ERPI à l’automne 2026. Des chercheurs, des partenaires du projet et des praticiens appliqueront les OSTRL à des études de cas sélectionnées liées à l’EC issues de LAUDS, dans le cadre d’activités guidées. Les retours recueillis pendant l’atelier, ainsi que les retours complémentaires recueillis à l’ERPI pendant la période de séjour, seront utilisés pour affiner les OSTRL et améliorer leur clarté et leur applicabilité. Les résultats attendus comprennent : une version actualisée et testée des OSTRL ; des lignes directrices et une documentation d’utilisation affinées ; ainsi que des études de cas supplémentaires servant d’exemples d’utilisation des OSTRL. Ces éléments seront intégrés dans une publication évaluée par les pairs et dans des dépôts OS afin de permettre une diffusion ouverte et d’assurer le suivi futur.</w:t>
        </w:r>
      </w:ins>
    </w:p>
    <w:p w14:paraId="174638E6" w14:textId="17E32038" w:rsidR="00D0329D" w:rsidRDefault="00D0329D">
      <w:pPr>
        <w:autoSpaceDE/>
        <w:autoSpaceDN/>
        <w:rPr>
          <w:ins w:id="178" w:author="Fabio Cruz Sanchez" w:date="2026-08-18T09:09:00Z" w16du:dateUtc="2026-08-18T07:09:00Z"/>
        </w:rPr>
      </w:pPr>
      <w:ins w:id="179" w:author="Fabio Cruz Sanchez" w:date="2026-08-18T09:09:00Z" w16du:dateUtc="2026-08-18T07:09:00Z">
        <w:r>
          <w:br w:type="page"/>
        </w:r>
      </w:ins>
    </w:p>
    <w:p w14:paraId="7F57D5B6" w14:textId="77777777" w:rsidR="00D0329D" w:rsidRDefault="00D0329D" w:rsidP="00E4793E">
      <w:pPr>
        <w:rPr>
          <w:ins w:id="180" w:author="Fabio Cruz Sanchez" w:date="2026-08-18T09:07:00Z" w16du:dateUtc="2026-08-18T07:07:00Z"/>
        </w:rPr>
      </w:pPr>
    </w:p>
    <w:p w14:paraId="74ADAED9" w14:textId="7C605913" w:rsidR="00E4793E" w:rsidRDefault="00E4793E" w:rsidP="00E4793E">
      <w:pPr>
        <w:rPr>
          <w:ins w:id="181" w:author="Fabio Cruz Sanchez" w:date="2026-08-18T08:56:00Z" w16du:dateUtc="2026-08-18T06:56:00Z"/>
        </w:rPr>
      </w:pPr>
      <w:ins w:id="182" w:author="Fabio Cruz Sanchez" w:date="2026-08-18T08:57:00Z" w16du:dateUtc="2026-08-18T06:57:00Z">
        <w:r>
          <w:t>English</w:t>
        </w:r>
      </w:ins>
    </w:p>
    <w:p w14:paraId="0EF8E1C9" w14:textId="77777777" w:rsidR="00E4793E" w:rsidRPr="00E4793E" w:rsidRDefault="00E4793E" w:rsidP="00E4793E">
      <w:pPr>
        <w:pStyle w:val="Titre3"/>
        <w:rPr>
          <w:ins w:id="183" w:author="Fabio Cruz Sanchez" w:date="2026-08-18T08:57:00Z" w16du:dateUtc="2026-08-18T06:57:00Z"/>
        </w:rPr>
        <w:pPrChange w:id="184" w:author="Fabio Cruz Sanchez" w:date="2026-08-18T08:58:00Z" w16du:dateUtc="2026-08-18T06:58:00Z">
          <w:pPr/>
        </w:pPrChange>
      </w:pPr>
      <w:ins w:id="185" w:author="Fabio Cruz Sanchez" w:date="2026-08-18T08:57:00Z" w16du:dateUtc="2026-08-18T06:57:00Z">
        <w:r w:rsidRPr="00E4793E">
          <w:t>Exploring the applicability of the Open Source Technology Readiness Levels (OSTRL) framework to circular economy practices</w:t>
        </w:r>
      </w:ins>
    </w:p>
    <w:p w14:paraId="7CFA9317" w14:textId="77777777" w:rsidR="00E4793E" w:rsidRPr="00E4793E" w:rsidRDefault="00E4793E" w:rsidP="00E4793E">
      <w:pPr>
        <w:rPr>
          <w:ins w:id="186" w:author="Fabio Cruz Sanchez" w:date="2026-08-18T08:57:00Z" w16du:dateUtc="2026-08-18T06:57:00Z"/>
          <w:rFonts w:ascii="Arial" w:hAnsi="Arial" w:cs="Arial"/>
          <w:sz w:val="28"/>
          <w:szCs w:val="28"/>
        </w:rPr>
      </w:pPr>
    </w:p>
    <w:p w14:paraId="25967110" w14:textId="74C76BEB" w:rsidR="00E4793E" w:rsidRDefault="00E4793E" w:rsidP="00E4793E">
      <w:pPr>
        <w:rPr>
          <w:ins w:id="187" w:author="Fabio Cruz Sanchez" w:date="2026-08-18T08:57:00Z" w16du:dateUtc="2026-08-18T06:57:00Z"/>
        </w:rPr>
      </w:pPr>
      <w:ins w:id="188" w:author="Fabio Cruz Sanchez" w:date="2026-08-18T08:57:00Z" w16du:dateUtc="2026-08-18T06:57:00Z">
        <w:r w:rsidRPr="00E4793E">
          <w:t>Visiting period:</w:t>
        </w:r>
      </w:ins>
      <w:ins w:id="189" w:author="Fabio Cruz Sanchez" w:date="2026-08-18T09:07:00Z" w16du:dateUtc="2026-08-18T07:07:00Z">
        <w:r w:rsidR="00D0329D">
          <w:t xml:space="preserve"> </w:t>
        </w:r>
      </w:ins>
      <w:ins w:id="190" w:author="Fabio Cruz Sanchez" w:date="2026-08-18T08:57:00Z" w16du:dateUtc="2026-08-18T06:57:00Z">
        <w:r w:rsidRPr="00E4793E">
          <w:t>October-November 2026</w:t>
        </w:r>
      </w:ins>
    </w:p>
    <w:p w14:paraId="0C44C14A" w14:textId="77777777" w:rsidR="00E4793E" w:rsidRDefault="00E4793E" w:rsidP="00E4793E">
      <w:pPr>
        <w:rPr>
          <w:ins w:id="191" w:author="Fabio Cruz Sanchez" w:date="2026-08-18T08:58:00Z" w16du:dateUtc="2026-08-18T06:58:00Z"/>
          <w:rFonts w:ascii="Arial" w:hAnsi="Arial" w:cs="Arial"/>
          <w:sz w:val="22"/>
          <w:szCs w:val="22"/>
        </w:rPr>
      </w:pPr>
    </w:p>
    <w:p w14:paraId="5A0E83EA" w14:textId="5E0BF862" w:rsidR="00E4793E" w:rsidRDefault="00E4793E" w:rsidP="00E4793E">
      <w:pPr>
        <w:rPr>
          <w:ins w:id="192" w:author="Fabio Cruz Sanchez" w:date="2026-08-18T08:57:00Z" w16du:dateUtc="2026-08-18T06:57:00Z"/>
          <w:rFonts w:ascii="Arial" w:hAnsi="Arial" w:cs="Arial"/>
          <w:sz w:val="22"/>
          <w:szCs w:val="22"/>
        </w:rPr>
      </w:pPr>
      <w:ins w:id="193" w:author="Fabio Cruz Sanchez" w:date="2026-08-18T08:58:00Z" w16du:dateUtc="2026-08-18T06:58:00Z">
        <w:r>
          <w:rPr>
            <w:rFonts w:ascii="Arial" w:hAnsi="Arial" w:cs="Arial"/>
            <w:sz w:val="22"/>
            <w:szCs w:val="22"/>
          </w:rPr>
          <w:t>Proposal Abstract</w:t>
        </w:r>
      </w:ins>
    </w:p>
    <w:p w14:paraId="5B1549FE" w14:textId="4543EE01" w:rsidR="00E4793E" w:rsidRPr="00E4793E" w:rsidRDefault="00E4793E" w:rsidP="00E4793E">
      <w:pPr>
        <w:jc w:val="both"/>
        <w:rPr>
          <w:ins w:id="194" w:author="Fabio Cruz Sanchez" w:date="2026-08-18T08:56:00Z" w16du:dateUtc="2026-08-18T06:56:00Z"/>
          <w:rPrChange w:id="195" w:author="Fabio Cruz Sanchez" w:date="2026-08-18T08:56:00Z" w16du:dateUtc="2026-08-18T06:56:00Z">
            <w:rPr>
              <w:ins w:id="196" w:author="Fabio Cruz Sanchez" w:date="2026-08-18T08:56:00Z" w16du:dateUtc="2026-08-18T06:56:00Z"/>
              <w:rFonts w:ascii="Arial" w:hAnsi="Arial" w:cs="Arial"/>
              <w:sz w:val="28"/>
              <w:szCs w:val="28"/>
            </w:rPr>
          </w:rPrChange>
        </w:rPr>
        <w:pPrChange w:id="197" w:author="Fabio Cruz Sanchez" w:date="2026-08-18T08:57:00Z" w16du:dateUtc="2026-08-18T06:57:00Z">
          <w:pPr/>
        </w:pPrChange>
      </w:pPr>
      <w:ins w:id="198" w:author="Fabio Cruz Sanchez" w:date="2026-08-18T08:56:00Z" w16du:dateUtc="2026-08-18T06:56:00Z">
        <w:r w:rsidRPr="00E4793E">
          <w:rPr>
            <w:rPrChange w:id="199" w:author="Fabio Cruz Sanchez" w:date="2026-08-18T08:56:00Z" w16du:dateUtc="2026-08-18T06:56:00Z">
              <w:rPr>
                <w:rFonts w:ascii="Arial" w:hAnsi="Arial" w:cs="Arial"/>
                <w:sz w:val="28"/>
                <w:szCs w:val="28"/>
              </w:rPr>
            </w:rPrChange>
          </w:rPr>
          <w:t>Open-source (OS) technologies are increasingly adopted to support sustainable and circular economy (CE) practices, especially in urban manufacturing contexts. By relying on local resources, materials, and competencies, these approaches often challenge conventional product development models, including product functions and consumption patterns, offering a stronger contribution to sustainability and CE than traditional manufacturing paradigms. The absence of robust methodologies to assess the real-world implementation of OS technologies in CE contexts remains challenging, especially considering readiness, transferability, and maturity. Although several evaluation frameworks exist, e.g., material circularity index, most focus on environmental or system-level perspectives, often limiting practitioners and researchers working on real-world OS technologies.</w:t>
        </w:r>
      </w:ins>
    </w:p>
    <w:p w14:paraId="454BB6CD" w14:textId="77777777" w:rsidR="00D0329D" w:rsidRDefault="00D0329D" w:rsidP="00E4793E">
      <w:pPr>
        <w:jc w:val="both"/>
        <w:rPr>
          <w:ins w:id="200" w:author="Fabio Cruz Sanchez" w:date="2026-08-18T09:08:00Z" w16du:dateUtc="2026-08-18T07:08:00Z"/>
        </w:rPr>
      </w:pPr>
    </w:p>
    <w:p w14:paraId="5AC46DFD" w14:textId="7ED17A3F" w:rsidR="00E4793E" w:rsidRPr="00E4793E" w:rsidRDefault="00E4793E" w:rsidP="00E4793E">
      <w:pPr>
        <w:jc w:val="both"/>
        <w:rPr>
          <w:ins w:id="201" w:author="Fabio Cruz Sanchez" w:date="2026-08-18T08:56:00Z" w16du:dateUtc="2026-08-18T06:56:00Z"/>
          <w:rPrChange w:id="202" w:author="Fabio Cruz Sanchez" w:date="2026-08-18T08:56:00Z" w16du:dateUtc="2026-08-18T06:56:00Z">
            <w:rPr>
              <w:ins w:id="203" w:author="Fabio Cruz Sanchez" w:date="2026-08-18T08:56:00Z" w16du:dateUtc="2026-08-18T06:56:00Z"/>
              <w:rFonts w:ascii="Arial" w:hAnsi="Arial" w:cs="Arial"/>
              <w:sz w:val="28"/>
              <w:szCs w:val="28"/>
            </w:rPr>
          </w:rPrChange>
        </w:rPr>
        <w:pPrChange w:id="204" w:author="Fabio Cruz Sanchez" w:date="2026-08-18T08:57:00Z" w16du:dateUtc="2026-08-18T06:57:00Z">
          <w:pPr/>
        </w:pPrChange>
      </w:pPr>
      <w:ins w:id="205" w:author="Fabio Cruz Sanchez" w:date="2026-08-18T08:56:00Z" w16du:dateUtc="2026-08-18T06:56:00Z">
        <w:r w:rsidRPr="00E4793E">
          <w:rPr>
            <w:rPrChange w:id="206" w:author="Fabio Cruz Sanchez" w:date="2026-08-18T08:56:00Z" w16du:dateUtc="2026-08-18T06:56:00Z">
              <w:rPr>
                <w:rFonts w:ascii="Arial" w:hAnsi="Arial" w:cs="Arial"/>
                <w:sz w:val="28"/>
                <w:szCs w:val="28"/>
              </w:rPr>
            </w:rPrChange>
          </w:rPr>
          <w:t>To support their real-world adoption, the OS Technology Readiness Levels (OSTRL) framework was originally developed to translate readiness into OS contexts, facilitating the assessment and development of openness in OS technologies. This framework has been initially applied to Distributed Recycling for Additive Manufacturing (DRAM), demonstrating its validity and connections with sustainable practices. Its applicability beyond this initial context, however, has not yet been explored, nor its usability in real-world contexts.</w:t>
        </w:r>
      </w:ins>
    </w:p>
    <w:p w14:paraId="6296048E" w14:textId="77777777" w:rsidR="00D0329D" w:rsidRDefault="00D0329D" w:rsidP="00E4793E">
      <w:pPr>
        <w:jc w:val="both"/>
        <w:rPr>
          <w:ins w:id="207" w:author="Fabio Cruz Sanchez" w:date="2026-08-18T09:08:00Z" w16du:dateUtc="2026-08-18T07:08:00Z"/>
        </w:rPr>
      </w:pPr>
    </w:p>
    <w:p w14:paraId="3CBC5F26" w14:textId="159725E8" w:rsidR="00E4793E" w:rsidRPr="00E4793E" w:rsidRDefault="00E4793E" w:rsidP="00E4793E">
      <w:pPr>
        <w:jc w:val="both"/>
        <w:rPr>
          <w:ins w:id="208" w:author="Fabio Cruz Sanchez" w:date="2026-08-18T08:56:00Z" w16du:dateUtc="2026-08-18T06:56:00Z"/>
          <w:rPrChange w:id="209" w:author="Fabio Cruz Sanchez" w:date="2026-08-18T08:56:00Z" w16du:dateUtc="2026-08-18T06:56:00Z">
            <w:rPr>
              <w:ins w:id="210" w:author="Fabio Cruz Sanchez" w:date="2026-08-18T08:56:00Z" w16du:dateUtc="2026-08-18T06:56:00Z"/>
              <w:rFonts w:ascii="Arial" w:hAnsi="Arial" w:cs="Arial"/>
              <w:sz w:val="28"/>
              <w:szCs w:val="28"/>
            </w:rPr>
          </w:rPrChange>
        </w:rPr>
        <w:pPrChange w:id="211" w:author="Fabio Cruz Sanchez" w:date="2026-08-18T08:57:00Z" w16du:dateUtc="2026-08-18T06:57:00Z">
          <w:pPr/>
        </w:pPrChange>
      </w:pPr>
      <w:ins w:id="212" w:author="Fabio Cruz Sanchez" w:date="2026-08-18T08:56:00Z" w16du:dateUtc="2026-08-18T06:56:00Z">
        <w:r w:rsidRPr="00E4793E">
          <w:rPr>
            <w:rPrChange w:id="213" w:author="Fabio Cruz Sanchez" w:date="2026-08-18T08:56:00Z" w16du:dateUtc="2026-08-18T06:56:00Z">
              <w:rPr>
                <w:rFonts w:ascii="Arial" w:hAnsi="Arial" w:cs="Arial"/>
                <w:sz w:val="28"/>
                <w:szCs w:val="28"/>
              </w:rPr>
            </w:rPrChange>
          </w:rPr>
          <w:t>This project aims to refine the OSTRL framework and extend its use by testing its applicability within CE contexts beyond DRAM ecosystems. Following a practice-oriented approach, the proposal involves potential target users in evaluating real-world OS projects using OSTRLs and collecting structured feedback on their clarity, usability, and limitations. The OSTRLs are refined accordingly, and complementary uses with CE-focused assessment frameworks are evaluated for real-world adoption.</w:t>
        </w:r>
      </w:ins>
    </w:p>
    <w:p w14:paraId="2A26946E" w14:textId="77777777" w:rsidR="00D0329D" w:rsidRDefault="00D0329D" w:rsidP="00E4793E">
      <w:pPr>
        <w:jc w:val="both"/>
        <w:rPr>
          <w:ins w:id="214" w:author="Fabio Cruz Sanchez" w:date="2026-08-18T09:08:00Z" w16du:dateUtc="2026-08-18T07:08:00Z"/>
        </w:rPr>
      </w:pPr>
    </w:p>
    <w:p w14:paraId="219AFF49" w14:textId="465E4915" w:rsidR="00E4793E" w:rsidRPr="00E4793E" w:rsidRDefault="00E4793E" w:rsidP="00E4793E">
      <w:pPr>
        <w:jc w:val="both"/>
        <w:rPr>
          <w:ins w:id="215" w:author="Fabio Cruz Sanchez" w:date="2026-08-18T08:56:00Z" w16du:dateUtc="2026-08-18T06:56:00Z"/>
          <w:rPrChange w:id="216" w:author="Fabio Cruz Sanchez" w:date="2026-08-18T08:56:00Z" w16du:dateUtc="2026-08-18T06:56:00Z">
            <w:rPr>
              <w:ins w:id="217" w:author="Fabio Cruz Sanchez" w:date="2026-08-18T08:56:00Z" w16du:dateUtc="2026-08-18T06:56:00Z"/>
              <w:rFonts w:ascii="Arial" w:hAnsi="Arial" w:cs="Arial"/>
              <w:sz w:val="28"/>
              <w:szCs w:val="28"/>
            </w:rPr>
          </w:rPrChange>
        </w:rPr>
        <w:pPrChange w:id="218" w:author="Fabio Cruz Sanchez" w:date="2026-08-18T08:57:00Z" w16du:dateUtc="2026-08-18T06:57:00Z">
          <w:pPr/>
        </w:pPrChange>
      </w:pPr>
      <w:ins w:id="219" w:author="Fabio Cruz Sanchez" w:date="2026-08-18T08:56:00Z" w16du:dateUtc="2026-08-18T06:56:00Z">
        <w:r w:rsidRPr="00E4793E">
          <w:rPr>
            <w:rPrChange w:id="220" w:author="Fabio Cruz Sanchez" w:date="2026-08-18T08:56:00Z" w16du:dateUtc="2026-08-18T06:56:00Z">
              <w:rPr>
                <w:rFonts w:ascii="Arial" w:hAnsi="Arial" w:cs="Arial"/>
                <w:sz w:val="28"/>
                <w:szCs w:val="28"/>
              </w:rPr>
            </w:rPrChange>
          </w:rPr>
          <w:t>This project aims to refine the OSTRL framework and extend its use by testing its applicability within CE contexts beyond DRAM ecosystems. Following a practice-oriented approach, the proposal involves potential target users in evaluating real-world OS projects using OSTRLs and collecting structured feedback on their clarity, usability, and limitations. The OSTRLs are refined accordingly, and complementary uses with CE-focused assessment frameworks are evaluated for real-world adoption.</w:t>
        </w:r>
      </w:ins>
    </w:p>
    <w:p w14:paraId="76982BAA" w14:textId="77777777" w:rsidR="00D0329D" w:rsidRDefault="00D0329D" w:rsidP="00E4793E">
      <w:pPr>
        <w:jc w:val="both"/>
        <w:rPr>
          <w:ins w:id="221" w:author="Fabio Cruz Sanchez" w:date="2026-08-18T09:08:00Z" w16du:dateUtc="2026-08-18T07:08:00Z"/>
        </w:rPr>
      </w:pPr>
    </w:p>
    <w:p w14:paraId="1C6B4D3F" w14:textId="674FAC76" w:rsidR="00E4793E" w:rsidRPr="00E4793E" w:rsidRDefault="00E4793E" w:rsidP="00E4793E">
      <w:pPr>
        <w:jc w:val="both"/>
        <w:rPr>
          <w:rPrChange w:id="222" w:author="Fabio Cruz Sanchez" w:date="2026-08-18T08:56:00Z" w16du:dateUtc="2026-08-18T06:56:00Z">
            <w:rPr>
              <w:rFonts w:ascii="Arial" w:hAnsi="Arial" w:cs="Arial"/>
              <w:sz w:val="28"/>
              <w:szCs w:val="28"/>
            </w:rPr>
          </w:rPrChange>
        </w:rPr>
        <w:pPrChange w:id="223" w:author="Fabio Cruz Sanchez" w:date="2026-08-18T08:57:00Z" w16du:dateUtc="2026-08-18T06:57:00Z">
          <w:pPr/>
        </w:pPrChange>
      </w:pPr>
      <w:ins w:id="224" w:author="Fabio Cruz Sanchez" w:date="2026-08-18T08:56:00Z" w16du:dateUtc="2026-08-18T06:56:00Z">
        <w:r w:rsidRPr="00E4793E">
          <w:rPr>
            <w:rPrChange w:id="225" w:author="Fabio Cruz Sanchez" w:date="2026-08-18T08:56:00Z" w16du:dateUtc="2026-08-18T06:56:00Z">
              <w:rPr>
                <w:rFonts w:ascii="Arial" w:hAnsi="Arial" w:cs="Arial"/>
                <w:sz w:val="28"/>
                <w:szCs w:val="28"/>
              </w:rPr>
            </w:rPrChange>
          </w:rPr>
          <w:t>The starting activity is a structured workshop organized within the Horizon 2020 LAUDS project (https://lauds.eu/) meeting hosted at ERPI (Fall 2026). Researchers, project partners, and practitioners will apply OSTRLs to selected CE-related case studies from LAUDS through guided activities. The feedback collected during the workshop, together with further feedback at ERPI during the visiting period, will be used to refine the OSTRLs, improving their clarity and applicability. The expected outcomes include: an updated, tested version of the OSTRLs; refined use guidelines and documentation; and additional case studies as examples of OSTRL use. These elements will be included in a peer-reviewed publication and OS repositories for open dissemination and future follow-up.</w:t>
        </w:r>
      </w:ins>
    </w:p>
    <w:p w14:paraId="558C6340" w14:textId="77777777" w:rsidR="00294745" w:rsidRPr="001715FD" w:rsidRDefault="00294745" w:rsidP="00E4793E">
      <w:pPr>
        <w:jc w:val="both"/>
        <w:rPr>
          <w:sz w:val="28"/>
          <w:szCs w:val="28"/>
        </w:rPr>
        <w:pPrChange w:id="226" w:author="Fabio Cruz Sanchez" w:date="2026-08-18T08:57:00Z" w16du:dateUtc="2026-08-18T06:57:00Z">
          <w:pPr>
            <w:jc w:val="center"/>
          </w:pPr>
        </w:pPrChange>
      </w:pPr>
    </w:p>
    <w:p w14:paraId="3A4611B9" w14:textId="5BDA8460" w:rsidR="00C6335D" w:rsidRPr="001715FD" w:rsidRDefault="00ED62EC" w:rsidP="00ED62EC">
      <w:pPr>
        <w:tabs>
          <w:tab w:val="left" w:pos="5529"/>
        </w:tabs>
        <w:rPr>
          <w:rFonts w:ascii="Arial" w:hAnsi="Arial" w:cs="Arial"/>
          <w:sz w:val="28"/>
          <w:szCs w:val="28"/>
        </w:rPr>
      </w:pPr>
      <w:r w:rsidRPr="001715FD">
        <w:rPr>
          <w:rFonts w:ascii="Arial" w:hAnsi="Arial" w:cs="Arial"/>
          <w:sz w:val="28"/>
          <w:szCs w:val="28"/>
        </w:rPr>
        <w:t xml:space="preserve"> </w:t>
      </w:r>
      <w:del w:id="227" w:author="Fabio Cruz Sanchez" w:date="2026-08-18T09:06:00Z" w16du:dateUtc="2026-08-18T07:06:00Z">
        <w:r w:rsidR="005C01D2" w:rsidRPr="005C01D2" w:rsidDel="00D0329D">
          <w:rPr>
            <w:noProof/>
          </w:rPr>
          <w:drawing>
            <wp:inline distT="0" distB="0" distL="0" distR="0" wp14:anchorId="4563CF0D" wp14:editId="69153A74">
              <wp:extent cx="5615940" cy="7254875"/>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5940" cy="7254875"/>
                      </a:xfrm>
                      <a:prstGeom prst="rect">
                        <a:avLst/>
                      </a:prstGeom>
                      <a:noFill/>
                      <a:ln>
                        <a:noFill/>
                      </a:ln>
                    </pic:spPr>
                  </pic:pic>
                </a:graphicData>
              </a:graphic>
            </wp:inline>
          </w:drawing>
        </w:r>
      </w:del>
    </w:p>
    <w:sectPr w:rsidR="00C6335D" w:rsidRPr="001715FD" w:rsidSect="00695693">
      <w:headerReference w:type="default" r:id="rId15"/>
      <w:footerReference w:type="default" r:id="rId16"/>
      <w:headerReference w:type="first" r:id="rId17"/>
      <w:footerReference w:type="first" r:id="rId18"/>
      <w:pgSz w:w="11913" w:h="16834" w:code="9"/>
      <w:pgMar w:top="1134" w:right="1418" w:bottom="1134" w:left="1418" w:header="709" w:footer="709" w:gutter="0"/>
      <w:paperSrc w:first="7"/>
      <w:cols w:space="709"/>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Fabio Cruz Sanchez" w:date="2026-08-18T08:37:00Z" w:initials="FCS">
    <w:p w14:paraId="10DF0FB4" w14:textId="77777777" w:rsidR="00DB477F" w:rsidRDefault="00DB477F" w:rsidP="00DB477F">
      <w:r>
        <w:rPr>
          <w:rStyle w:val="Marquedecommentaire"/>
        </w:rPr>
        <w:annotationRef/>
      </w:r>
      <w:r>
        <w:t>A valider (?)</w:t>
      </w:r>
    </w:p>
  </w:comment>
  <w:comment w:id="70" w:author="UL - Laurine Castenetto" w:date="2026-06-15T07:38:00Z" w:initials="LC">
    <w:p w14:paraId="24A56E20" w14:textId="3F730ED8" w:rsidR="00CC68F4" w:rsidRPr="00CC68F4" w:rsidRDefault="00CC68F4">
      <w:pPr>
        <w:pStyle w:val="Commentaire"/>
        <w:rPr>
          <w:lang w:val="en-US"/>
        </w:rPr>
      </w:pPr>
      <w:r>
        <w:rPr>
          <w:rStyle w:val="Marquedecommentaire"/>
        </w:rPr>
        <w:annotationRef/>
      </w:r>
      <w:r w:rsidRPr="00CC68F4">
        <w:rPr>
          <w:lang w:val="en-US"/>
        </w:rPr>
        <w:t>@UNAL : please complete with th</w:t>
      </w:r>
      <w:r>
        <w:rPr>
          <w:lang w:val="en-US"/>
        </w:rPr>
        <w:t>e UNAL’s information (localization, identification number if possible, representative for the signing...)</w:t>
      </w:r>
    </w:p>
  </w:comment>
  <w:comment w:id="78" w:author="UL - Laurine Castenetto" w:date="2026-06-15T07:42:00Z" w:initials="LC">
    <w:p w14:paraId="4982A027" w14:textId="50BA0912" w:rsidR="007F5EF5" w:rsidRPr="007F5EF5" w:rsidRDefault="007F5EF5">
      <w:pPr>
        <w:pStyle w:val="Commentaire"/>
        <w:rPr>
          <w:lang w:val="en-US"/>
        </w:rPr>
      </w:pPr>
      <w:r>
        <w:rPr>
          <w:rStyle w:val="Marquedecommentaire"/>
        </w:rPr>
        <w:annotationRef/>
      </w:r>
      <w:r w:rsidRPr="007F5EF5">
        <w:rPr>
          <w:lang w:val="en-US"/>
        </w:rPr>
        <w:t>@Mr Lopez Rojas : to co</w:t>
      </w:r>
      <w:r>
        <w:rPr>
          <w:lang w:val="en-US"/>
        </w:rPr>
        <w:t xml:space="preserve">mplete with your city of birth and current address </w:t>
      </w:r>
    </w:p>
  </w:comment>
  <w:comment w:id="134" w:author="UL - Laurine Castenetto" w:date="2026-06-15T07:50:00Z" w:initials="LC">
    <w:p w14:paraId="678F1090" w14:textId="1760A283" w:rsidR="007F5EF5" w:rsidRDefault="007F5EF5">
      <w:pPr>
        <w:pStyle w:val="Commentaire"/>
      </w:pPr>
      <w:r>
        <w:rPr>
          <w:rStyle w:val="Marquedecommentaire"/>
        </w:rPr>
        <w:annotationRef/>
      </w:r>
      <w:r>
        <w:t xml:space="preserve">@UNAL : to be complete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0DF0FB4" w15:done="0"/>
  <w15:commentEx w15:paraId="24A56E20" w15:done="0"/>
  <w15:commentEx w15:paraId="4982A027" w15:done="0"/>
  <w15:commentEx w15:paraId="678F10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1C10810" w16cex:dateUtc="2026-08-18T06:37:00Z"/>
  <w16cex:commentExtensible w16cex:durableId="2DDA2A59" w16cex:dateUtc="2026-06-15T05:38:00Z"/>
  <w16cex:commentExtensible w16cex:durableId="2DDA2B72" w16cex:dateUtc="2026-06-15T05:42:00Z"/>
  <w16cex:commentExtensible w16cex:durableId="2DDA2D5C" w16cex:dateUtc="2026-06-15T0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0DF0FB4" w16cid:durableId="51C10810"/>
  <w16cid:commentId w16cid:paraId="24A56E20" w16cid:durableId="2DDA2A59"/>
  <w16cid:commentId w16cid:paraId="4982A027" w16cid:durableId="2DDA2B72"/>
  <w16cid:commentId w16cid:paraId="678F1090" w16cid:durableId="2DDA2D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CF4081" w14:textId="77777777" w:rsidR="0053695B" w:rsidRDefault="0053695B">
      <w:r>
        <w:separator/>
      </w:r>
    </w:p>
  </w:endnote>
  <w:endnote w:type="continuationSeparator" w:id="0">
    <w:p w14:paraId="17EE205D" w14:textId="77777777" w:rsidR="0053695B" w:rsidRDefault="00536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9679A" w14:textId="0E9001C2" w:rsidR="00C67430" w:rsidRPr="00B66D97" w:rsidRDefault="00C67430">
    <w:pPr>
      <w:pStyle w:val="Pieddepage"/>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66D97">
      <w:rPr>
        <w:rStyle w:val="Numrodepage"/>
        <w:rFonts w:ascii="Times New Roman" w:hAnsi="Times New Roman" w:cs="Times New Roman"/>
      </w:rPr>
      <w:fldChar w:fldCharType="begin"/>
    </w:r>
    <w:r w:rsidRPr="00B66D97">
      <w:rPr>
        <w:rStyle w:val="Numrodepage"/>
        <w:rFonts w:ascii="Times New Roman" w:hAnsi="Times New Roman" w:cs="Times New Roman"/>
      </w:rPr>
      <w:instrText xml:space="preserve"> PAGE </w:instrText>
    </w:r>
    <w:r w:rsidRPr="00B66D97">
      <w:rPr>
        <w:rStyle w:val="Numrodepage"/>
        <w:rFonts w:ascii="Times New Roman" w:hAnsi="Times New Roman" w:cs="Times New Roman"/>
      </w:rPr>
      <w:fldChar w:fldCharType="separate"/>
    </w:r>
    <w:r w:rsidR="00683048">
      <w:rPr>
        <w:rStyle w:val="Numrodepage"/>
        <w:rFonts w:ascii="Times New Roman" w:hAnsi="Times New Roman" w:cs="Times New Roman"/>
        <w:noProof/>
      </w:rPr>
      <w:t>9</w:t>
    </w:r>
    <w:r w:rsidRPr="00B66D97">
      <w:rPr>
        <w:rStyle w:val="Numrodepage"/>
        <w:rFonts w:ascii="Times New Roman" w:hAnsi="Times New Roman" w:cs="Times New Roman"/>
      </w:rPr>
      <w:fldChar w:fldCharType="end"/>
    </w:r>
    <w:r w:rsidRPr="00B66D97">
      <w:rPr>
        <w:rStyle w:val="Numrodepage"/>
        <w:rFonts w:ascii="Times New Roman" w:hAnsi="Times New Roman" w:cs="Times New Roman"/>
      </w:rPr>
      <w:t>/</w:t>
    </w:r>
    <w:r w:rsidRPr="00B66D97">
      <w:rPr>
        <w:rStyle w:val="Numrodepage"/>
        <w:rFonts w:ascii="Times New Roman" w:hAnsi="Times New Roman" w:cs="Times New Roman"/>
      </w:rPr>
      <w:fldChar w:fldCharType="begin"/>
    </w:r>
    <w:r w:rsidRPr="00B66D97">
      <w:rPr>
        <w:rStyle w:val="Numrodepage"/>
        <w:rFonts w:ascii="Times New Roman" w:hAnsi="Times New Roman" w:cs="Times New Roman"/>
      </w:rPr>
      <w:instrText xml:space="preserve"> NUMPAGES </w:instrText>
    </w:r>
    <w:r w:rsidRPr="00B66D97">
      <w:rPr>
        <w:rStyle w:val="Numrodepage"/>
        <w:rFonts w:ascii="Times New Roman" w:hAnsi="Times New Roman" w:cs="Times New Roman"/>
      </w:rPr>
      <w:fldChar w:fldCharType="separate"/>
    </w:r>
    <w:r w:rsidR="00683048">
      <w:rPr>
        <w:rStyle w:val="Numrodepage"/>
        <w:rFonts w:ascii="Times New Roman" w:hAnsi="Times New Roman" w:cs="Times New Roman"/>
        <w:noProof/>
      </w:rPr>
      <w:t>9</w:t>
    </w:r>
    <w:r w:rsidRPr="00B66D97">
      <w:rPr>
        <w:rStyle w:val="Numrodepage"/>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E6563" w14:textId="5097A4C9" w:rsidR="00C67430" w:rsidRDefault="00C67430" w:rsidP="005D34F3">
    <w:pPr>
      <w:pStyle w:val="Pieddepage"/>
      <w:jc w:val="right"/>
    </w:pPr>
    <w:r>
      <w:rPr>
        <w:rStyle w:val="Numrodepage"/>
      </w:rPr>
      <w:fldChar w:fldCharType="begin"/>
    </w:r>
    <w:r>
      <w:rPr>
        <w:rStyle w:val="Numrodepage"/>
      </w:rPr>
      <w:instrText xml:space="preserve"> PAGE </w:instrText>
    </w:r>
    <w:r>
      <w:rPr>
        <w:rStyle w:val="Numrodepage"/>
      </w:rPr>
      <w:fldChar w:fldCharType="separate"/>
    </w:r>
    <w:r w:rsidR="00471556">
      <w:rPr>
        <w:rStyle w:val="Numrodepage"/>
        <w:noProof/>
      </w:rPr>
      <w:t>1</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471556">
      <w:rPr>
        <w:rStyle w:val="Numrodepage"/>
        <w:noProof/>
      </w:rPr>
      <w:t>9</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740A6E" w14:textId="77777777" w:rsidR="0053695B" w:rsidRDefault="0053695B">
      <w:r>
        <w:separator/>
      </w:r>
    </w:p>
  </w:footnote>
  <w:footnote w:type="continuationSeparator" w:id="0">
    <w:p w14:paraId="329C3FEB" w14:textId="77777777" w:rsidR="0053695B" w:rsidRDefault="00536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D58FC" w14:textId="77777777" w:rsidR="00417100" w:rsidRPr="00BA2D9B" w:rsidRDefault="00417100" w:rsidP="00417100">
    <w:pPr>
      <w:pStyle w:val="En-tte"/>
      <w:jc w:val="right"/>
      <w:rPr>
        <w:rFonts w:ascii="Calibri Light" w:hAnsi="Calibri Light" w:cs="Times New Roman"/>
      </w:rPr>
    </w:pPr>
    <w:r w:rsidRPr="00BA2D9B">
      <w:rPr>
        <w:rFonts w:ascii="Calibri Light" w:hAnsi="Calibri Light" w:cs="Times New Roman"/>
      </w:rPr>
      <w:t xml:space="preserve">Référence </w:t>
    </w:r>
    <w:r>
      <w:rPr>
        <w:rFonts w:ascii="Calibri Light" w:hAnsi="Calibri Light" w:cs="Times New Roman"/>
      </w:rPr>
      <w:t>UL : GECO / 2026 -</w:t>
    </w:r>
    <w:r w:rsidRPr="00417100">
      <w:t xml:space="preserve"> </w:t>
    </w:r>
    <w:r w:rsidRPr="00417100">
      <w:rPr>
        <w:rFonts w:ascii="Calibri Light" w:hAnsi="Calibri Light" w:cs="Times New Roman"/>
      </w:rPr>
      <w:t>02587</w:t>
    </w:r>
  </w:p>
  <w:p w14:paraId="79BC05AF" w14:textId="77777777" w:rsidR="00417100" w:rsidRDefault="004171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4175D" w14:textId="2D7FA383" w:rsidR="00C67430" w:rsidRPr="00BA2D9B" w:rsidRDefault="00BA2D9B" w:rsidP="00BA2D9B">
    <w:pPr>
      <w:pStyle w:val="En-tte"/>
      <w:jc w:val="right"/>
      <w:rPr>
        <w:rFonts w:ascii="Calibri Light" w:hAnsi="Calibri Light" w:cs="Times New Roman"/>
      </w:rPr>
    </w:pPr>
    <w:r w:rsidRPr="00BA2D9B">
      <w:rPr>
        <w:rFonts w:ascii="Calibri Light" w:hAnsi="Calibri Light" w:cs="Times New Roman"/>
      </w:rPr>
      <w:t xml:space="preserve">Référence </w:t>
    </w:r>
    <w:r w:rsidR="00144C71">
      <w:rPr>
        <w:rFonts w:ascii="Calibri Light" w:hAnsi="Calibri Light" w:cs="Times New Roman"/>
      </w:rPr>
      <w:t xml:space="preserve">UL : GECO / </w:t>
    </w:r>
    <w:r w:rsidR="00F166A2">
      <w:rPr>
        <w:rFonts w:ascii="Calibri Light" w:hAnsi="Calibri Light" w:cs="Times New Roman"/>
      </w:rPr>
      <w:t>202</w:t>
    </w:r>
    <w:r w:rsidR="00CC68F4">
      <w:rPr>
        <w:rFonts w:ascii="Calibri Light" w:hAnsi="Calibri Light" w:cs="Times New Roman"/>
      </w:rPr>
      <w:t>6 -</w:t>
    </w:r>
    <w:r w:rsidR="00417100" w:rsidRPr="00417100">
      <w:t xml:space="preserve"> </w:t>
    </w:r>
    <w:r w:rsidR="00417100" w:rsidRPr="00417100">
      <w:rPr>
        <w:rFonts w:ascii="Calibri Light" w:hAnsi="Calibri Light" w:cs="Times New Roman"/>
      </w:rPr>
      <w:t>02587</w:t>
    </w:r>
  </w:p>
  <w:p w14:paraId="76911509" w14:textId="77777777" w:rsidR="00C67430" w:rsidRDefault="00C6743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C92810"/>
    <w:multiLevelType w:val="hybridMultilevel"/>
    <w:tmpl w:val="5CB64E0C"/>
    <w:lvl w:ilvl="0" w:tplc="2CAACB36">
      <w:start w:val="10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FA0708F"/>
    <w:multiLevelType w:val="hybridMultilevel"/>
    <w:tmpl w:val="D5A84CCA"/>
    <w:lvl w:ilvl="0" w:tplc="2CAACB36">
      <w:start w:val="10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B54B23"/>
    <w:multiLevelType w:val="hybridMultilevel"/>
    <w:tmpl w:val="D614430C"/>
    <w:lvl w:ilvl="0" w:tplc="18165AC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4166BBA"/>
    <w:multiLevelType w:val="hybridMultilevel"/>
    <w:tmpl w:val="35C4F9F0"/>
    <w:lvl w:ilvl="0" w:tplc="D8861B56">
      <w:numFmt w:val="bullet"/>
      <w:lvlText w:val="-"/>
      <w:lvlJc w:val="left"/>
      <w:pPr>
        <w:ind w:left="420" w:hanging="360"/>
      </w:pPr>
      <w:rPr>
        <w:rFonts w:ascii="Arial" w:eastAsia="Times New Roman"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4" w15:restartNumberingAfterBreak="0">
    <w:nsid w:val="69861187"/>
    <w:multiLevelType w:val="hybridMultilevel"/>
    <w:tmpl w:val="1DB64DBA"/>
    <w:lvl w:ilvl="0" w:tplc="5A50316E">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6D2A2226"/>
    <w:multiLevelType w:val="hybridMultilevel"/>
    <w:tmpl w:val="91365632"/>
    <w:lvl w:ilvl="0" w:tplc="D8861B56">
      <w:numFmt w:val="bullet"/>
      <w:lvlText w:val="-"/>
      <w:lvlJc w:val="left"/>
      <w:pPr>
        <w:ind w:left="4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2267957">
    <w:abstractNumId w:val="4"/>
  </w:num>
  <w:num w:numId="2" w16cid:durableId="1160586051">
    <w:abstractNumId w:val="0"/>
  </w:num>
  <w:num w:numId="3" w16cid:durableId="643121655">
    <w:abstractNumId w:val="3"/>
  </w:num>
  <w:num w:numId="4" w16cid:durableId="2028676788">
    <w:abstractNumId w:val="5"/>
  </w:num>
  <w:num w:numId="5" w16cid:durableId="445081923">
    <w:abstractNumId w:val="2"/>
  </w:num>
  <w:num w:numId="6" w16cid:durableId="1445868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abio Cruz Sanchez">
    <w15:presenceInfo w15:providerId="AD" w15:userId="S::cruzsanc1@univ-lorraine.fr::35c611f6-818e-4a45-9e97-026cf77017cf"/>
  </w15:person>
  <w15:person w15:author="UL - Laurine Castenetto">
    <w15:presenceInfo w15:providerId="None" w15:userId="UL - Laurine Castenetto"/>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95"/>
    <w:rsid w:val="00002C89"/>
    <w:rsid w:val="00007A65"/>
    <w:rsid w:val="00024C94"/>
    <w:rsid w:val="00026BCB"/>
    <w:rsid w:val="000275CE"/>
    <w:rsid w:val="00034DE5"/>
    <w:rsid w:val="0004130D"/>
    <w:rsid w:val="000419C1"/>
    <w:rsid w:val="0004405E"/>
    <w:rsid w:val="0005268F"/>
    <w:rsid w:val="0005422B"/>
    <w:rsid w:val="00061A3F"/>
    <w:rsid w:val="00066851"/>
    <w:rsid w:val="0006715B"/>
    <w:rsid w:val="00070343"/>
    <w:rsid w:val="00071162"/>
    <w:rsid w:val="000728F3"/>
    <w:rsid w:val="00073B62"/>
    <w:rsid w:val="0008022F"/>
    <w:rsid w:val="00085082"/>
    <w:rsid w:val="000A4974"/>
    <w:rsid w:val="000A77B7"/>
    <w:rsid w:val="000B4D5F"/>
    <w:rsid w:val="000C0BDB"/>
    <w:rsid w:val="000D0684"/>
    <w:rsid w:val="000E1AE9"/>
    <w:rsid w:val="000E20E2"/>
    <w:rsid w:val="000E526E"/>
    <w:rsid w:val="000F31AA"/>
    <w:rsid w:val="000F32EB"/>
    <w:rsid w:val="000F4BDC"/>
    <w:rsid w:val="000F6DAE"/>
    <w:rsid w:val="00101203"/>
    <w:rsid w:val="00103DDD"/>
    <w:rsid w:val="001077C0"/>
    <w:rsid w:val="00116AF3"/>
    <w:rsid w:val="00122543"/>
    <w:rsid w:val="00127820"/>
    <w:rsid w:val="00144C71"/>
    <w:rsid w:val="00146459"/>
    <w:rsid w:val="00146EC5"/>
    <w:rsid w:val="00157AFD"/>
    <w:rsid w:val="0016117E"/>
    <w:rsid w:val="00164B51"/>
    <w:rsid w:val="001669FD"/>
    <w:rsid w:val="00167C06"/>
    <w:rsid w:val="001715FD"/>
    <w:rsid w:val="00174BEC"/>
    <w:rsid w:val="001808C8"/>
    <w:rsid w:val="00182280"/>
    <w:rsid w:val="0018429D"/>
    <w:rsid w:val="001916CF"/>
    <w:rsid w:val="0019498D"/>
    <w:rsid w:val="001C7C45"/>
    <w:rsid w:val="001D7397"/>
    <w:rsid w:val="001E4AB0"/>
    <w:rsid w:val="001F35D0"/>
    <w:rsid w:val="001F77F5"/>
    <w:rsid w:val="0020172D"/>
    <w:rsid w:val="00203B12"/>
    <w:rsid w:val="00205B5B"/>
    <w:rsid w:val="002144E9"/>
    <w:rsid w:val="00214C23"/>
    <w:rsid w:val="00223E0C"/>
    <w:rsid w:val="00242E89"/>
    <w:rsid w:val="002553A1"/>
    <w:rsid w:val="0025591C"/>
    <w:rsid w:val="00262308"/>
    <w:rsid w:val="002637DC"/>
    <w:rsid w:val="002743F3"/>
    <w:rsid w:val="00275FCB"/>
    <w:rsid w:val="00280410"/>
    <w:rsid w:val="002805CD"/>
    <w:rsid w:val="00287C89"/>
    <w:rsid w:val="00293E17"/>
    <w:rsid w:val="00294590"/>
    <w:rsid w:val="00294745"/>
    <w:rsid w:val="002A034D"/>
    <w:rsid w:val="002A2354"/>
    <w:rsid w:val="002A4629"/>
    <w:rsid w:val="002A61CB"/>
    <w:rsid w:val="002B06F3"/>
    <w:rsid w:val="002B2D54"/>
    <w:rsid w:val="002B472F"/>
    <w:rsid w:val="002B67F6"/>
    <w:rsid w:val="002B700E"/>
    <w:rsid w:val="002C57E2"/>
    <w:rsid w:val="002C592C"/>
    <w:rsid w:val="002D2F6D"/>
    <w:rsid w:val="002D37A3"/>
    <w:rsid w:val="002D391D"/>
    <w:rsid w:val="002D7EFA"/>
    <w:rsid w:val="002E2479"/>
    <w:rsid w:val="002E4E5D"/>
    <w:rsid w:val="002F10A3"/>
    <w:rsid w:val="002F2AEF"/>
    <w:rsid w:val="002F6D30"/>
    <w:rsid w:val="00301F73"/>
    <w:rsid w:val="00310EAB"/>
    <w:rsid w:val="00315296"/>
    <w:rsid w:val="0032555A"/>
    <w:rsid w:val="003336D2"/>
    <w:rsid w:val="00336C74"/>
    <w:rsid w:val="00336D03"/>
    <w:rsid w:val="00340180"/>
    <w:rsid w:val="003401C4"/>
    <w:rsid w:val="00343DFB"/>
    <w:rsid w:val="00355623"/>
    <w:rsid w:val="00355C40"/>
    <w:rsid w:val="003601E7"/>
    <w:rsid w:val="00360385"/>
    <w:rsid w:val="00362017"/>
    <w:rsid w:val="00363851"/>
    <w:rsid w:val="003648C3"/>
    <w:rsid w:val="00367AC6"/>
    <w:rsid w:val="00372C66"/>
    <w:rsid w:val="00372D7C"/>
    <w:rsid w:val="00376810"/>
    <w:rsid w:val="00385A1D"/>
    <w:rsid w:val="00391072"/>
    <w:rsid w:val="003921A6"/>
    <w:rsid w:val="003A072B"/>
    <w:rsid w:val="003C41E4"/>
    <w:rsid w:val="003C55BE"/>
    <w:rsid w:val="003C59CD"/>
    <w:rsid w:val="003C774E"/>
    <w:rsid w:val="003D2779"/>
    <w:rsid w:val="003D27A8"/>
    <w:rsid w:val="003E055F"/>
    <w:rsid w:val="003E104C"/>
    <w:rsid w:val="003E4A3F"/>
    <w:rsid w:val="003E55B4"/>
    <w:rsid w:val="003F2753"/>
    <w:rsid w:val="003F4652"/>
    <w:rsid w:val="003F7BF6"/>
    <w:rsid w:val="0040112E"/>
    <w:rsid w:val="00404195"/>
    <w:rsid w:val="00411BAB"/>
    <w:rsid w:val="00416116"/>
    <w:rsid w:val="004164F8"/>
    <w:rsid w:val="00417100"/>
    <w:rsid w:val="00422C00"/>
    <w:rsid w:val="00432789"/>
    <w:rsid w:val="004352BB"/>
    <w:rsid w:val="00442AEF"/>
    <w:rsid w:val="00445EEB"/>
    <w:rsid w:val="00446B0F"/>
    <w:rsid w:val="00447C7E"/>
    <w:rsid w:val="00452E0A"/>
    <w:rsid w:val="004540E5"/>
    <w:rsid w:val="004570DC"/>
    <w:rsid w:val="00462E1A"/>
    <w:rsid w:val="00464684"/>
    <w:rsid w:val="00471556"/>
    <w:rsid w:val="0048446C"/>
    <w:rsid w:val="004857E3"/>
    <w:rsid w:val="004909D8"/>
    <w:rsid w:val="00491EEA"/>
    <w:rsid w:val="00494F34"/>
    <w:rsid w:val="004A30AE"/>
    <w:rsid w:val="004A7F43"/>
    <w:rsid w:val="004B066E"/>
    <w:rsid w:val="004B1491"/>
    <w:rsid w:val="004B2373"/>
    <w:rsid w:val="004B4D9E"/>
    <w:rsid w:val="004C78B3"/>
    <w:rsid w:val="004D03F6"/>
    <w:rsid w:val="004D27B5"/>
    <w:rsid w:val="004D397C"/>
    <w:rsid w:val="004D4EF6"/>
    <w:rsid w:val="004D76BD"/>
    <w:rsid w:val="004D7B07"/>
    <w:rsid w:val="004E4D29"/>
    <w:rsid w:val="004F69B1"/>
    <w:rsid w:val="00501CB2"/>
    <w:rsid w:val="00501FC7"/>
    <w:rsid w:val="00503D06"/>
    <w:rsid w:val="00511243"/>
    <w:rsid w:val="0051237F"/>
    <w:rsid w:val="00513F64"/>
    <w:rsid w:val="005210EF"/>
    <w:rsid w:val="00521CAB"/>
    <w:rsid w:val="00525F45"/>
    <w:rsid w:val="0052757D"/>
    <w:rsid w:val="00532F01"/>
    <w:rsid w:val="00533703"/>
    <w:rsid w:val="0053471A"/>
    <w:rsid w:val="0053695B"/>
    <w:rsid w:val="0054058D"/>
    <w:rsid w:val="00543C74"/>
    <w:rsid w:val="00546E45"/>
    <w:rsid w:val="005478A7"/>
    <w:rsid w:val="005577E7"/>
    <w:rsid w:val="0056638E"/>
    <w:rsid w:val="00566EBF"/>
    <w:rsid w:val="00570975"/>
    <w:rsid w:val="00570E18"/>
    <w:rsid w:val="00572598"/>
    <w:rsid w:val="0058211E"/>
    <w:rsid w:val="00583CCF"/>
    <w:rsid w:val="00585B74"/>
    <w:rsid w:val="005862C3"/>
    <w:rsid w:val="00590E07"/>
    <w:rsid w:val="00591735"/>
    <w:rsid w:val="005924FF"/>
    <w:rsid w:val="00595D1E"/>
    <w:rsid w:val="005A063B"/>
    <w:rsid w:val="005A217E"/>
    <w:rsid w:val="005A7D4B"/>
    <w:rsid w:val="005C01D2"/>
    <w:rsid w:val="005C7078"/>
    <w:rsid w:val="005C7A03"/>
    <w:rsid w:val="005D0E00"/>
    <w:rsid w:val="005D2C01"/>
    <w:rsid w:val="005D34F3"/>
    <w:rsid w:val="005E03E3"/>
    <w:rsid w:val="005E0A5E"/>
    <w:rsid w:val="005F2BB8"/>
    <w:rsid w:val="005F6750"/>
    <w:rsid w:val="00602D5B"/>
    <w:rsid w:val="006077EC"/>
    <w:rsid w:val="00611C6C"/>
    <w:rsid w:val="00622B7F"/>
    <w:rsid w:val="00622F00"/>
    <w:rsid w:val="006242A9"/>
    <w:rsid w:val="00625B3C"/>
    <w:rsid w:val="006416CA"/>
    <w:rsid w:val="00644EA3"/>
    <w:rsid w:val="00652D68"/>
    <w:rsid w:val="00660BE0"/>
    <w:rsid w:val="00661792"/>
    <w:rsid w:val="0066188E"/>
    <w:rsid w:val="00663005"/>
    <w:rsid w:val="00664985"/>
    <w:rsid w:val="00670A5C"/>
    <w:rsid w:val="00671CD6"/>
    <w:rsid w:val="00674600"/>
    <w:rsid w:val="00674A21"/>
    <w:rsid w:val="006776BD"/>
    <w:rsid w:val="0068034F"/>
    <w:rsid w:val="0068052B"/>
    <w:rsid w:val="00683048"/>
    <w:rsid w:val="00695693"/>
    <w:rsid w:val="006A1439"/>
    <w:rsid w:val="006B0924"/>
    <w:rsid w:val="006B1598"/>
    <w:rsid w:val="006C01FD"/>
    <w:rsid w:val="006C532B"/>
    <w:rsid w:val="006C735B"/>
    <w:rsid w:val="006D23F8"/>
    <w:rsid w:val="006D4A43"/>
    <w:rsid w:val="006F18B7"/>
    <w:rsid w:val="006F19E2"/>
    <w:rsid w:val="006F26CA"/>
    <w:rsid w:val="00715C3E"/>
    <w:rsid w:val="00720B30"/>
    <w:rsid w:val="00720D72"/>
    <w:rsid w:val="00733C5B"/>
    <w:rsid w:val="00734C33"/>
    <w:rsid w:val="00735F43"/>
    <w:rsid w:val="0073622E"/>
    <w:rsid w:val="00736F27"/>
    <w:rsid w:val="00744353"/>
    <w:rsid w:val="00751E4B"/>
    <w:rsid w:val="00771D94"/>
    <w:rsid w:val="00776617"/>
    <w:rsid w:val="00777206"/>
    <w:rsid w:val="00784761"/>
    <w:rsid w:val="00785661"/>
    <w:rsid w:val="007911F4"/>
    <w:rsid w:val="00796A9F"/>
    <w:rsid w:val="007978C7"/>
    <w:rsid w:val="007A1CAF"/>
    <w:rsid w:val="007A2E25"/>
    <w:rsid w:val="007A44AD"/>
    <w:rsid w:val="007B137B"/>
    <w:rsid w:val="007B2A09"/>
    <w:rsid w:val="007B4E84"/>
    <w:rsid w:val="007C2EA7"/>
    <w:rsid w:val="007C4C4B"/>
    <w:rsid w:val="007C54EF"/>
    <w:rsid w:val="007C6DD5"/>
    <w:rsid w:val="007D182A"/>
    <w:rsid w:val="007D2787"/>
    <w:rsid w:val="007F038A"/>
    <w:rsid w:val="007F1334"/>
    <w:rsid w:val="007F13E0"/>
    <w:rsid w:val="007F5807"/>
    <w:rsid w:val="007F5EF5"/>
    <w:rsid w:val="007F681C"/>
    <w:rsid w:val="007F6D73"/>
    <w:rsid w:val="0080279E"/>
    <w:rsid w:val="008035CC"/>
    <w:rsid w:val="00810C62"/>
    <w:rsid w:val="00811C14"/>
    <w:rsid w:val="0082010B"/>
    <w:rsid w:val="0082165E"/>
    <w:rsid w:val="00827F60"/>
    <w:rsid w:val="008304D5"/>
    <w:rsid w:val="00834C0D"/>
    <w:rsid w:val="008352F5"/>
    <w:rsid w:val="00837377"/>
    <w:rsid w:val="00837DCC"/>
    <w:rsid w:val="00842944"/>
    <w:rsid w:val="0084626F"/>
    <w:rsid w:val="00846C98"/>
    <w:rsid w:val="00847DBA"/>
    <w:rsid w:val="00851B06"/>
    <w:rsid w:val="00855213"/>
    <w:rsid w:val="00855B04"/>
    <w:rsid w:val="00857069"/>
    <w:rsid w:val="00860EA0"/>
    <w:rsid w:val="00863E67"/>
    <w:rsid w:val="00871D16"/>
    <w:rsid w:val="00874690"/>
    <w:rsid w:val="00877942"/>
    <w:rsid w:val="00877C3E"/>
    <w:rsid w:val="00882060"/>
    <w:rsid w:val="00883CBD"/>
    <w:rsid w:val="00883CD0"/>
    <w:rsid w:val="00894450"/>
    <w:rsid w:val="00894705"/>
    <w:rsid w:val="008A319C"/>
    <w:rsid w:val="008A3CA5"/>
    <w:rsid w:val="008A7895"/>
    <w:rsid w:val="008B0513"/>
    <w:rsid w:val="008B0B59"/>
    <w:rsid w:val="008B2376"/>
    <w:rsid w:val="008B28B5"/>
    <w:rsid w:val="008B29D2"/>
    <w:rsid w:val="008C2668"/>
    <w:rsid w:val="008C2A32"/>
    <w:rsid w:val="008D1CC0"/>
    <w:rsid w:val="008D37DE"/>
    <w:rsid w:val="008D694A"/>
    <w:rsid w:val="008E0527"/>
    <w:rsid w:val="008E1F78"/>
    <w:rsid w:val="008E20FF"/>
    <w:rsid w:val="008E47B8"/>
    <w:rsid w:val="008E6421"/>
    <w:rsid w:val="008F53C6"/>
    <w:rsid w:val="00900A39"/>
    <w:rsid w:val="00907101"/>
    <w:rsid w:val="00912DAA"/>
    <w:rsid w:val="009151C8"/>
    <w:rsid w:val="00922F9F"/>
    <w:rsid w:val="0092743D"/>
    <w:rsid w:val="0093236E"/>
    <w:rsid w:val="0093266B"/>
    <w:rsid w:val="009331E3"/>
    <w:rsid w:val="00934DE1"/>
    <w:rsid w:val="009355D1"/>
    <w:rsid w:val="00936CFA"/>
    <w:rsid w:val="00943D3B"/>
    <w:rsid w:val="00957380"/>
    <w:rsid w:val="00957B1C"/>
    <w:rsid w:val="00957CA5"/>
    <w:rsid w:val="0096624C"/>
    <w:rsid w:val="00967FDA"/>
    <w:rsid w:val="00971423"/>
    <w:rsid w:val="00971459"/>
    <w:rsid w:val="00997143"/>
    <w:rsid w:val="009A111E"/>
    <w:rsid w:val="009A1A8E"/>
    <w:rsid w:val="009B6A47"/>
    <w:rsid w:val="009C38DC"/>
    <w:rsid w:val="009C6470"/>
    <w:rsid w:val="009D0ED7"/>
    <w:rsid w:val="009D3C2D"/>
    <w:rsid w:val="009D4510"/>
    <w:rsid w:val="009E09EA"/>
    <w:rsid w:val="009F2E3B"/>
    <w:rsid w:val="00A04F03"/>
    <w:rsid w:val="00A144CA"/>
    <w:rsid w:val="00A17FE9"/>
    <w:rsid w:val="00A21CA9"/>
    <w:rsid w:val="00A25EE5"/>
    <w:rsid w:val="00A279ED"/>
    <w:rsid w:val="00A41947"/>
    <w:rsid w:val="00A42261"/>
    <w:rsid w:val="00A4341A"/>
    <w:rsid w:val="00A456A2"/>
    <w:rsid w:val="00A51ADD"/>
    <w:rsid w:val="00A521DD"/>
    <w:rsid w:val="00A61326"/>
    <w:rsid w:val="00A61A60"/>
    <w:rsid w:val="00A63353"/>
    <w:rsid w:val="00A66DF0"/>
    <w:rsid w:val="00A67FEC"/>
    <w:rsid w:val="00A72667"/>
    <w:rsid w:val="00A73B1D"/>
    <w:rsid w:val="00A76C9F"/>
    <w:rsid w:val="00A777F0"/>
    <w:rsid w:val="00A809B6"/>
    <w:rsid w:val="00A8263A"/>
    <w:rsid w:val="00A94D8B"/>
    <w:rsid w:val="00AA0AFC"/>
    <w:rsid w:val="00AA1B33"/>
    <w:rsid w:val="00AA587B"/>
    <w:rsid w:val="00AA7BAE"/>
    <w:rsid w:val="00AB0F25"/>
    <w:rsid w:val="00AB248E"/>
    <w:rsid w:val="00AB4507"/>
    <w:rsid w:val="00AB669F"/>
    <w:rsid w:val="00AD236C"/>
    <w:rsid w:val="00AD3320"/>
    <w:rsid w:val="00AF38D3"/>
    <w:rsid w:val="00B00E9B"/>
    <w:rsid w:val="00B04F19"/>
    <w:rsid w:val="00B05207"/>
    <w:rsid w:val="00B121A4"/>
    <w:rsid w:val="00B13F83"/>
    <w:rsid w:val="00B2001C"/>
    <w:rsid w:val="00B22FF7"/>
    <w:rsid w:val="00B244D5"/>
    <w:rsid w:val="00B30589"/>
    <w:rsid w:val="00B31D5D"/>
    <w:rsid w:val="00B34AF0"/>
    <w:rsid w:val="00B36580"/>
    <w:rsid w:val="00B418DB"/>
    <w:rsid w:val="00B41CC8"/>
    <w:rsid w:val="00B42599"/>
    <w:rsid w:val="00B448F3"/>
    <w:rsid w:val="00B463C1"/>
    <w:rsid w:val="00B476EB"/>
    <w:rsid w:val="00B47932"/>
    <w:rsid w:val="00B518EC"/>
    <w:rsid w:val="00B642BF"/>
    <w:rsid w:val="00B643EC"/>
    <w:rsid w:val="00B66D97"/>
    <w:rsid w:val="00B739C6"/>
    <w:rsid w:val="00B8082C"/>
    <w:rsid w:val="00B80D8A"/>
    <w:rsid w:val="00B83533"/>
    <w:rsid w:val="00B8615F"/>
    <w:rsid w:val="00B87DF9"/>
    <w:rsid w:val="00B90289"/>
    <w:rsid w:val="00B904D7"/>
    <w:rsid w:val="00B956F0"/>
    <w:rsid w:val="00B9585C"/>
    <w:rsid w:val="00BA033E"/>
    <w:rsid w:val="00BA1C40"/>
    <w:rsid w:val="00BA1D7F"/>
    <w:rsid w:val="00BA2D9B"/>
    <w:rsid w:val="00BB232F"/>
    <w:rsid w:val="00BC515A"/>
    <w:rsid w:val="00BD7898"/>
    <w:rsid w:val="00BE0F50"/>
    <w:rsid w:val="00BF1D24"/>
    <w:rsid w:val="00BF3FD8"/>
    <w:rsid w:val="00BF7D52"/>
    <w:rsid w:val="00C047C8"/>
    <w:rsid w:val="00C07D04"/>
    <w:rsid w:val="00C103EA"/>
    <w:rsid w:val="00C12F03"/>
    <w:rsid w:val="00C2040F"/>
    <w:rsid w:val="00C20A61"/>
    <w:rsid w:val="00C23722"/>
    <w:rsid w:val="00C33C33"/>
    <w:rsid w:val="00C41DF5"/>
    <w:rsid w:val="00C56EEF"/>
    <w:rsid w:val="00C6171A"/>
    <w:rsid w:val="00C6287C"/>
    <w:rsid w:val="00C630E5"/>
    <w:rsid w:val="00C6335D"/>
    <w:rsid w:val="00C65053"/>
    <w:rsid w:val="00C668C6"/>
    <w:rsid w:val="00C67430"/>
    <w:rsid w:val="00C7045B"/>
    <w:rsid w:val="00C70A17"/>
    <w:rsid w:val="00C846A8"/>
    <w:rsid w:val="00C85071"/>
    <w:rsid w:val="00C85B4B"/>
    <w:rsid w:val="00C874DA"/>
    <w:rsid w:val="00C87C6B"/>
    <w:rsid w:val="00C9108C"/>
    <w:rsid w:val="00C9374E"/>
    <w:rsid w:val="00C94F01"/>
    <w:rsid w:val="00C95506"/>
    <w:rsid w:val="00CA0461"/>
    <w:rsid w:val="00CA3F15"/>
    <w:rsid w:val="00CA7591"/>
    <w:rsid w:val="00CB0EAC"/>
    <w:rsid w:val="00CB7E6D"/>
    <w:rsid w:val="00CC1DE2"/>
    <w:rsid w:val="00CC27F7"/>
    <w:rsid w:val="00CC2A58"/>
    <w:rsid w:val="00CC37A4"/>
    <w:rsid w:val="00CC68F4"/>
    <w:rsid w:val="00CD3BD6"/>
    <w:rsid w:val="00CD3ED6"/>
    <w:rsid w:val="00CE04BC"/>
    <w:rsid w:val="00CE387D"/>
    <w:rsid w:val="00CE6C15"/>
    <w:rsid w:val="00CE77F2"/>
    <w:rsid w:val="00CF0BE0"/>
    <w:rsid w:val="00CF6F60"/>
    <w:rsid w:val="00D0329D"/>
    <w:rsid w:val="00D071A8"/>
    <w:rsid w:val="00D0788D"/>
    <w:rsid w:val="00D10E71"/>
    <w:rsid w:val="00D12352"/>
    <w:rsid w:val="00D202DF"/>
    <w:rsid w:val="00D22D4D"/>
    <w:rsid w:val="00D2478B"/>
    <w:rsid w:val="00D249B2"/>
    <w:rsid w:val="00D24D94"/>
    <w:rsid w:val="00D30D1A"/>
    <w:rsid w:val="00D31E02"/>
    <w:rsid w:val="00D4232D"/>
    <w:rsid w:val="00D458A2"/>
    <w:rsid w:val="00D52840"/>
    <w:rsid w:val="00D615F4"/>
    <w:rsid w:val="00D66DE1"/>
    <w:rsid w:val="00D74CAD"/>
    <w:rsid w:val="00D76F7F"/>
    <w:rsid w:val="00D774A9"/>
    <w:rsid w:val="00D80AA2"/>
    <w:rsid w:val="00D81803"/>
    <w:rsid w:val="00D85435"/>
    <w:rsid w:val="00D901B3"/>
    <w:rsid w:val="00D94A4C"/>
    <w:rsid w:val="00D95D04"/>
    <w:rsid w:val="00DA0E9C"/>
    <w:rsid w:val="00DA3B9A"/>
    <w:rsid w:val="00DB2B21"/>
    <w:rsid w:val="00DB477F"/>
    <w:rsid w:val="00DB587E"/>
    <w:rsid w:val="00DC199C"/>
    <w:rsid w:val="00DC39FD"/>
    <w:rsid w:val="00DC4614"/>
    <w:rsid w:val="00DC609E"/>
    <w:rsid w:val="00DE1AE0"/>
    <w:rsid w:val="00DE6E6C"/>
    <w:rsid w:val="00DF19D0"/>
    <w:rsid w:val="00E00E4B"/>
    <w:rsid w:val="00E02874"/>
    <w:rsid w:val="00E048C8"/>
    <w:rsid w:val="00E068C6"/>
    <w:rsid w:val="00E1340B"/>
    <w:rsid w:val="00E13A6E"/>
    <w:rsid w:val="00E13AE4"/>
    <w:rsid w:val="00E1407E"/>
    <w:rsid w:val="00E15846"/>
    <w:rsid w:val="00E22E27"/>
    <w:rsid w:val="00E24378"/>
    <w:rsid w:val="00E259F5"/>
    <w:rsid w:val="00E27272"/>
    <w:rsid w:val="00E310E9"/>
    <w:rsid w:val="00E32FB6"/>
    <w:rsid w:val="00E33C45"/>
    <w:rsid w:val="00E34EE9"/>
    <w:rsid w:val="00E44B77"/>
    <w:rsid w:val="00E47286"/>
    <w:rsid w:val="00E4793E"/>
    <w:rsid w:val="00E5132E"/>
    <w:rsid w:val="00E55D81"/>
    <w:rsid w:val="00E629BB"/>
    <w:rsid w:val="00E63776"/>
    <w:rsid w:val="00E64E60"/>
    <w:rsid w:val="00E70A0F"/>
    <w:rsid w:val="00E7321A"/>
    <w:rsid w:val="00E7642E"/>
    <w:rsid w:val="00E806DD"/>
    <w:rsid w:val="00E820D6"/>
    <w:rsid w:val="00E8289E"/>
    <w:rsid w:val="00E8345A"/>
    <w:rsid w:val="00E84B47"/>
    <w:rsid w:val="00E84C20"/>
    <w:rsid w:val="00E85F49"/>
    <w:rsid w:val="00E951E9"/>
    <w:rsid w:val="00E955DD"/>
    <w:rsid w:val="00E95EF8"/>
    <w:rsid w:val="00E96A64"/>
    <w:rsid w:val="00E96F98"/>
    <w:rsid w:val="00EA38A7"/>
    <w:rsid w:val="00EA4A9F"/>
    <w:rsid w:val="00EB048C"/>
    <w:rsid w:val="00EB209F"/>
    <w:rsid w:val="00EB4A53"/>
    <w:rsid w:val="00EB6A1B"/>
    <w:rsid w:val="00EC21CC"/>
    <w:rsid w:val="00EC5CD5"/>
    <w:rsid w:val="00EC77B5"/>
    <w:rsid w:val="00ED5F30"/>
    <w:rsid w:val="00ED62EC"/>
    <w:rsid w:val="00ED6956"/>
    <w:rsid w:val="00EE0707"/>
    <w:rsid w:val="00EE18B6"/>
    <w:rsid w:val="00EE1FAB"/>
    <w:rsid w:val="00EF03FB"/>
    <w:rsid w:val="00EF19AD"/>
    <w:rsid w:val="00EF2ED8"/>
    <w:rsid w:val="00F04E6F"/>
    <w:rsid w:val="00F11CBA"/>
    <w:rsid w:val="00F12A25"/>
    <w:rsid w:val="00F13BB0"/>
    <w:rsid w:val="00F1655F"/>
    <w:rsid w:val="00F166A2"/>
    <w:rsid w:val="00F176A8"/>
    <w:rsid w:val="00F269DF"/>
    <w:rsid w:val="00F31F11"/>
    <w:rsid w:val="00F321C3"/>
    <w:rsid w:val="00F3552A"/>
    <w:rsid w:val="00F37724"/>
    <w:rsid w:val="00F4040F"/>
    <w:rsid w:val="00F54E2A"/>
    <w:rsid w:val="00F55A11"/>
    <w:rsid w:val="00F718AC"/>
    <w:rsid w:val="00F721D4"/>
    <w:rsid w:val="00F7256B"/>
    <w:rsid w:val="00F757F8"/>
    <w:rsid w:val="00F8704C"/>
    <w:rsid w:val="00F90DF3"/>
    <w:rsid w:val="00FA0896"/>
    <w:rsid w:val="00FD0675"/>
    <w:rsid w:val="00FD2CA6"/>
    <w:rsid w:val="00FD4B3F"/>
    <w:rsid w:val="00FD61F3"/>
    <w:rsid w:val="00FD7AC3"/>
    <w:rsid w:val="00FE6B3D"/>
    <w:rsid w:val="00FE735C"/>
    <w:rsid w:val="00FE787F"/>
    <w:rsid w:val="00FF2951"/>
    <w:rsid w:val="00FF3588"/>
    <w:rsid w:val="00FF78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DD3FE44"/>
  <w15:chartTrackingRefBased/>
  <w15:docId w15:val="{40E22215-51AB-462C-83A3-D559C3D9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ms Rmn" w:hAnsi="Tms Rmn" w:cs="Tms Rmn"/>
    </w:rPr>
  </w:style>
  <w:style w:type="paragraph" w:styleId="Titre1">
    <w:name w:val="heading 1"/>
    <w:basedOn w:val="Normal"/>
    <w:next w:val="Normal"/>
    <w:link w:val="Titre1Car"/>
    <w:uiPriority w:val="9"/>
    <w:qFormat/>
    <w:rsid w:val="00BA2D9B"/>
    <w:pPr>
      <w:keepNext/>
      <w:spacing w:before="240" w:after="60"/>
      <w:outlineLvl w:val="0"/>
    </w:pPr>
    <w:rPr>
      <w:rFonts w:ascii="Cambria" w:hAnsi="Cambria" w:cs="Times New Roman"/>
      <w:b/>
      <w:bCs/>
      <w:kern w:val="32"/>
      <w:sz w:val="32"/>
      <w:szCs w:val="32"/>
    </w:rPr>
  </w:style>
  <w:style w:type="paragraph" w:styleId="Titre2">
    <w:name w:val="heading 2"/>
    <w:basedOn w:val="Normal"/>
    <w:next w:val="Normal"/>
    <w:link w:val="Titre2Car"/>
    <w:uiPriority w:val="9"/>
    <w:semiHidden/>
    <w:unhideWhenUsed/>
    <w:qFormat/>
    <w:rsid w:val="00FF2951"/>
    <w:pPr>
      <w:keepNext/>
      <w:spacing w:before="240" w:after="60"/>
      <w:outlineLvl w:val="1"/>
    </w:pPr>
    <w:rPr>
      <w:rFonts w:ascii="Cambria" w:hAnsi="Cambria" w:cs="Times New Roman"/>
      <w:b/>
      <w:bCs/>
      <w:i/>
      <w:iCs/>
      <w:sz w:val="28"/>
      <w:szCs w:val="28"/>
    </w:rPr>
  </w:style>
  <w:style w:type="paragraph" w:styleId="Titre3">
    <w:name w:val="heading 3"/>
    <w:basedOn w:val="Normal"/>
    <w:next w:val="Normal"/>
    <w:qFormat/>
    <w:rsid w:val="004B066E"/>
    <w:pPr>
      <w:keepNext/>
      <w:autoSpaceDE/>
      <w:autoSpaceDN/>
      <w:spacing w:before="240" w:after="60"/>
      <w:outlineLvl w:val="2"/>
    </w:pPr>
    <w:rPr>
      <w:rFonts w:ascii="Arial" w:hAnsi="Arial" w:cs="Arial"/>
      <w:b/>
      <w:bCs/>
      <w:sz w:val="26"/>
      <w:szCs w:val="26"/>
    </w:rPr>
  </w:style>
  <w:style w:type="paragraph" w:styleId="Titre4">
    <w:name w:val="heading 4"/>
    <w:basedOn w:val="Normal"/>
    <w:next w:val="Normal"/>
    <w:qFormat/>
    <w:rsid w:val="004B066E"/>
    <w:pPr>
      <w:keepNext/>
      <w:autoSpaceDE/>
      <w:autoSpaceDN/>
      <w:spacing w:before="240" w:after="60"/>
      <w:outlineLvl w:val="3"/>
    </w:pPr>
    <w:rPr>
      <w:b/>
      <w:bCs/>
      <w:sz w:val="28"/>
      <w:szCs w:val="28"/>
    </w:rPr>
  </w:style>
  <w:style w:type="paragraph" w:styleId="Titre6">
    <w:name w:val="heading 6"/>
    <w:basedOn w:val="Normal"/>
    <w:next w:val="Normal"/>
    <w:link w:val="Titre6Car"/>
    <w:uiPriority w:val="9"/>
    <w:semiHidden/>
    <w:unhideWhenUsed/>
    <w:qFormat/>
    <w:rsid w:val="00FF2951"/>
    <w:pPr>
      <w:spacing w:before="240" w:after="60"/>
      <w:outlineLvl w:val="5"/>
    </w:pPr>
    <w:rPr>
      <w:rFonts w:ascii="Calibri" w:hAnsi="Calibri" w:cs="Times New Roman"/>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819"/>
        <w:tab w:val="right" w:pos="9071"/>
      </w:tabs>
    </w:pPr>
  </w:style>
  <w:style w:type="paragraph" w:styleId="En-tte">
    <w:name w:val="header"/>
    <w:basedOn w:val="Normal"/>
    <w:link w:val="En-tteCar"/>
    <w:pPr>
      <w:tabs>
        <w:tab w:val="center" w:pos="4536"/>
        <w:tab w:val="right" w:pos="9072"/>
      </w:tabs>
    </w:pPr>
  </w:style>
  <w:style w:type="paragraph" w:styleId="Corpsdetexte">
    <w:name w:val="Body Text"/>
    <w:basedOn w:val="Normal"/>
    <w:pPr>
      <w:spacing w:before="240" w:line="240" w:lineRule="exact"/>
      <w:jc w:val="both"/>
    </w:pPr>
    <w:rPr>
      <w:sz w:val="24"/>
      <w:szCs w:val="24"/>
    </w:rPr>
  </w:style>
  <w:style w:type="paragraph" w:styleId="Retraitcorpsdetexte">
    <w:name w:val="Body Text Indent"/>
    <w:basedOn w:val="Normal"/>
    <w:rPr>
      <w:sz w:val="22"/>
      <w:szCs w:val="22"/>
      <w:u w:val="single"/>
    </w:rPr>
  </w:style>
  <w:style w:type="paragraph" w:styleId="Corpsdetexte3">
    <w:name w:val="Body Text 3"/>
    <w:basedOn w:val="Normal"/>
    <w:pPr>
      <w:spacing w:line="240" w:lineRule="exact"/>
      <w:jc w:val="both"/>
    </w:pPr>
    <w:rPr>
      <w:sz w:val="22"/>
      <w:szCs w:val="22"/>
    </w:rPr>
  </w:style>
  <w:style w:type="character" w:styleId="Numrodepage">
    <w:name w:val="page number"/>
    <w:basedOn w:val="Policepardfaut"/>
    <w:rsid w:val="00B66D97"/>
  </w:style>
  <w:style w:type="paragraph" w:styleId="Textedebulles">
    <w:name w:val="Balloon Text"/>
    <w:basedOn w:val="Normal"/>
    <w:semiHidden/>
    <w:rsid w:val="00127820"/>
    <w:rPr>
      <w:rFonts w:ascii="Tahoma" w:hAnsi="Tahoma" w:cs="Tahoma"/>
      <w:sz w:val="16"/>
      <w:szCs w:val="16"/>
    </w:rPr>
  </w:style>
  <w:style w:type="character" w:styleId="Marquedecommentaire">
    <w:name w:val="annotation reference"/>
    <w:semiHidden/>
    <w:rsid w:val="00D76F7F"/>
    <w:rPr>
      <w:sz w:val="16"/>
      <w:szCs w:val="16"/>
    </w:rPr>
  </w:style>
  <w:style w:type="paragraph" w:styleId="Commentaire">
    <w:name w:val="annotation text"/>
    <w:basedOn w:val="Normal"/>
    <w:rsid w:val="00D76F7F"/>
  </w:style>
  <w:style w:type="paragraph" w:styleId="Objetducommentaire">
    <w:name w:val="annotation subject"/>
    <w:basedOn w:val="Commentaire"/>
    <w:next w:val="Commentaire"/>
    <w:semiHidden/>
    <w:rsid w:val="00D76F7F"/>
    <w:rPr>
      <w:b/>
      <w:bCs/>
    </w:rPr>
  </w:style>
  <w:style w:type="table" w:styleId="Grilledutableau">
    <w:name w:val="Table Grid"/>
    <w:basedOn w:val="TableauNormal"/>
    <w:uiPriority w:val="59"/>
    <w:rsid w:val="00C95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21">
    <w:name w:val="Corps de texte 21"/>
    <w:basedOn w:val="Normal"/>
    <w:rsid w:val="001D7397"/>
    <w:pPr>
      <w:autoSpaceDE/>
      <w:autoSpaceDN/>
      <w:spacing w:line="240" w:lineRule="exact"/>
      <w:ind w:left="709"/>
      <w:jc w:val="both"/>
    </w:pPr>
    <w:rPr>
      <w:rFonts w:ascii="Times New Roman" w:hAnsi="Times New Roman" w:cs="Times New Roman"/>
      <w:sz w:val="24"/>
    </w:rPr>
  </w:style>
  <w:style w:type="character" w:customStyle="1" w:styleId="Titre2Car">
    <w:name w:val="Titre 2 Car"/>
    <w:link w:val="Titre2"/>
    <w:uiPriority w:val="9"/>
    <w:semiHidden/>
    <w:rsid w:val="00FF2951"/>
    <w:rPr>
      <w:rFonts w:ascii="Cambria" w:eastAsia="Times New Roman" w:hAnsi="Cambria" w:cs="Times New Roman"/>
      <w:b/>
      <w:bCs/>
      <w:i/>
      <w:iCs/>
      <w:sz w:val="28"/>
      <w:szCs w:val="28"/>
    </w:rPr>
  </w:style>
  <w:style w:type="character" w:customStyle="1" w:styleId="Titre6Car">
    <w:name w:val="Titre 6 Car"/>
    <w:link w:val="Titre6"/>
    <w:uiPriority w:val="9"/>
    <w:semiHidden/>
    <w:rsid w:val="00FF2951"/>
    <w:rPr>
      <w:rFonts w:ascii="Calibri" w:eastAsia="Times New Roman" w:hAnsi="Calibri" w:cs="Times New Roman"/>
      <w:b/>
      <w:bCs/>
      <w:sz w:val="22"/>
      <w:szCs w:val="22"/>
    </w:rPr>
  </w:style>
  <w:style w:type="paragraph" w:styleId="Retraitcorpsdetexte3">
    <w:name w:val="Body Text Indent 3"/>
    <w:basedOn w:val="Normal"/>
    <w:link w:val="Retraitcorpsdetexte3Car"/>
    <w:uiPriority w:val="99"/>
    <w:semiHidden/>
    <w:unhideWhenUsed/>
    <w:rsid w:val="00FF2951"/>
    <w:pPr>
      <w:spacing w:after="120"/>
      <w:ind w:left="283"/>
    </w:pPr>
    <w:rPr>
      <w:sz w:val="16"/>
      <w:szCs w:val="16"/>
    </w:rPr>
  </w:style>
  <w:style w:type="character" w:customStyle="1" w:styleId="Retraitcorpsdetexte3Car">
    <w:name w:val="Retrait corps de texte 3 Car"/>
    <w:link w:val="Retraitcorpsdetexte3"/>
    <w:uiPriority w:val="99"/>
    <w:semiHidden/>
    <w:rsid w:val="00FF2951"/>
    <w:rPr>
      <w:rFonts w:ascii="Tms Rmn" w:hAnsi="Tms Rmn" w:cs="Tms Rmn"/>
      <w:sz w:val="16"/>
      <w:szCs w:val="16"/>
    </w:rPr>
  </w:style>
  <w:style w:type="character" w:customStyle="1" w:styleId="Titre1Car">
    <w:name w:val="Titre 1 Car"/>
    <w:link w:val="Titre1"/>
    <w:uiPriority w:val="9"/>
    <w:rsid w:val="00BA2D9B"/>
    <w:rPr>
      <w:rFonts w:ascii="Cambria" w:eastAsia="Times New Roman" w:hAnsi="Cambria" w:cs="Times New Roman"/>
      <w:b/>
      <w:bCs/>
      <w:kern w:val="32"/>
      <w:sz w:val="32"/>
      <w:szCs w:val="32"/>
    </w:rPr>
  </w:style>
  <w:style w:type="paragraph" w:styleId="Corpsdetexte2">
    <w:name w:val="Body Text 2"/>
    <w:basedOn w:val="Normal"/>
    <w:link w:val="Corpsdetexte2Car"/>
    <w:uiPriority w:val="99"/>
    <w:unhideWhenUsed/>
    <w:rsid w:val="00AD236C"/>
    <w:pPr>
      <w:spacing w:after="120" w:line="480" w:lineRule="auto"/>
    </w:pPr>
  </w:style>
  <w:style w:type="character" w:customStyle="1" w:styleId="Corpsdetexte2Car">
    <w:name w:val="Corps de texte 2 Car"/>
    <w:link w:val="Corpsdetexte2"/>
    <w:uiPriority w:val="99"/>
    <w:rsid w:val="00AD236C"/>
    <w:rPr>
      <w:rFonts w:ascii="Tms Rmn" w:hAnsi="Tms Rmn" w:cs="Tms Rmn"/>
    </w:rPr>
  </w:style>
  <w:style w:type="character" w:styleId="lev">
    <w:name w:val="Strong"/>
    <w:basedOn w:val="Policepardfaut"/>
    <w:uiPriority w:val="22"/>
    <w:qFormat/>
    <w:rsid w:val="00CC68F4"/>
    <w:rPr>
      <w:b/>
      <w:bCs/>
    </w:rPr>
  </w:style>
  <w:style w:type="character" w:styleId="Lienhypertexte">
    <w:name w:val="Hyperlink"/>
    <w:basedOn w:val="Policepardfaut"/>
    <w:uiPriority w:val="99"/>
    <w:unhideWhenUsed/>
    <w:rsid w:val="007F5EF5"/>
    <w:rPr>
      <w:color w:val="0563C1" w:themeColor="hyperlink"/>
      <w:u w:val="single"/>
    </w:rPr>
  </w:style>
  <w:style w:type="character" w:styleId="Mentionnonrsolue">
    <w:name w:val="Unresolved Mention"/>
    <w:basedOn w:val="Policepardfaut"/>
    <w:uiPriority w:val="99"/>
    <w:semiHidden/>
    <w:unhideWhenUsed/>
    <w:rsid w:val="007F5EF5"/>
    <w:rPr>
      <w:color w:val="605E5C"/>
      <w:shd w:val="clear" w:color="auto" w:fill="E1DFDD"/>
    </w:rPr>
  </w:style>
  <w:style w:type="paragraph" w:styleId="Paragraphedeliste">
    <w:name w:val="List Paragraph"/>
    <w:basedOn w:val="Normal"/>
    <w:uiPriority w:val="34"/>
    <w:qFormat/>
    <w:rsid w:val="005C01D2"/>
    <w:pPr>
      <w:ind w:left="720"/>
      <w:contextualSpacing/>
    </w:pPr>
  </w:style>
  <w:style w:type="character" w:customStyle="1" w:styleId="En-tteCar">
    <w:name w:val="En-tête Car"/>
    <w:basedOn w:val="Policepardfaut"/>
    <w:link w:val="En-tte"/>
    <w:rsid w:val="00417100"/>
    <w:rPr>
      <w:rFonts w:ascii="Tms Rmn" w:hAnsi="Tms Rmn" w:cs="Tms Rmn"/>
    </w:rPr>
  </w:style>
  <w:style w:type="paragraph" w:styleId="Rvision">
    <w:name w:val="Revision"/>
    <w:hidden/>
    <w:uiPriority w:val="99"/>
    <w:semiHidden/>
    <w:rsid w:val="0005422B"/>
    <w:rPr>
      <w:rFonts w:ascii="Tms Rmn" w:hAnsi="Tms Rmn" w:cs="Tms Rmn"/>
    </w:rPr>
  </w:style>
  <w:style w:type="paragraph" w:styleId="Titre">
    <w:name w:val="Title"/>
    <w:basedOn w:val="Normal"/>
    <w:next w:val="Normal"/>
    <w:link w:val="TitreCar"/>
    <w:uiPriority w:val="10"/>
    <w:qFormat/>
    <w:rsid w:val="00E4793E"/>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93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470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mauricio.camargo@univ-lorraine.f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auricio.camargo@univ-lorraine.fr"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883CB0-550A-4683-8FFA-356790640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8</Pages>
  <Words>4376</Words>
  <Characters>24072</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ACCORD DE CONFIDENTIALITE cnrs</vt:lpstr>
    </vt:vector>
  </TitlesOfParts>
  <Company>cnrs</Company>
  <LinksUpToDate>false</LinksUpToDate>
  <CharactersWithSpaces>28392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DE CONFIDENTIALITE cnrs</dc:title>
  <dc:subject/>
  <dc:creator>CNRS</dc:creator>
  <cp:keywords/>
  <cp:lastModifiedBy>Fabio Cruz Sanchez</cp:lastModifiedBy>
  <cp:revision>9</cp:revision>
  <cp:lastPrinted>2014-01-10T06:09:00Z</cp:lastPrinted>
  <dcterms:created xsi:type="dcterms:W3CDTF">2024-09-18T11:46:00Z</dcterms:created>
  <dcterms:modified xsi:type="dcterms:W3CDTF">2026-08-18T07:11:00Z</dcterms:modified>
</cp:coreProperties>
</file>